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5582" w14:textId="77777777" w:rsidR="00D444ED" w:rsidRPr="00323C34" w:rsidRDefault="00D444ED" w:rsidP="0096746F">
      <w:pPr>
        <w:rPr>
          <w:b/>
          <w:sz w:val="32"/>
          <w:szCs w:val="36"/>
        </w:rPr>
      </w:pPr>
    </w:p>
    <w:p w14:paraId="04D3C262" w14:textId="77777777" w:rsidR="00EF4FD9" w:rsidRPr="00323C34" w:rsidRDefault="00EF4FD9" w:rsidP="00715AAC">
      <w:pPr>
        <w:jc w:val="center"/>
        <w:rPr>
          <w:b/>
          <w:sz w:val="32"/>
          <w:szCs w:val="36"/>
        </w:rPr>
      </w:pPr>
    </w:p>
    <w:p w14:paraId="66F33A93" w14:textId="77777777" w:rsidR="00E27334" w:rsidRPr="00323C34" w:rsidRDefault="002A222D" w:rsidP="00715AAC">
      <w:pPr>
        <w:jc w:val="center"/>
        <w:rPr>
          <w:b/>
          <w:sz w:val="32"/>
          <w:szCs w:val="36"/>
        </w:rPr>
      </w:pPr>
      <w:r w:rsidRPr="00323C34">
        <w:rPr>
          <w:b/>
          <w:sz w:val="32"/>
          <w:szCs w:val="36"/>
        </w:rPr>
        <w:t xml:space="preserve">Integrated </w:t>
      </w:r>
      <w:r w:rsidR="00E27334" w:rsidRPr="00323C34">
        <w:rPr>
          <w:b/>
          <w:sz w:val="32"/>
          <w:szCs w:val="36"/>
        </w:rPr>
        <w:t>Security System (ISS)</w:t>
      </w:r>
    </w:p>
    <w:p w14:paraId="41B9B744" w14:textId="29175D4B" w:rsidR="007E1A16" w:rsidRPr="00323C34" w:rsidRDefault="00DD49CA" w:rsidP="00DD49CA">
      <w:pPr>
        <w:jc w:val="center"/>
        <w:rPr>
          <w:bCs/>
          <w:sz w:val="32"/>
          <w:szCs w:val="36"/>
        </w:rPr>
      </w:pPr>
      <w:r w:rsidRPr="00323C34">
        <w:rPr>
          <w:bCs/>
          <w:sz w:val="32"/>
          <w:szCs w:val="36"/>
        </w:rPr>
        <w:t>For</w:t>
      </w:r>
    </w:p>
    <w:p w14:paraId="1AFF4429" w14:textId="3635D398" w:rsidR="008314A0" w:rsidRPr="00323C34" w:rsidRDefault="008314A0" w:rsidP="00DD49CA">
      <w:pPr>
        <w:jc w:val="center"/>
        <w:rPr>
          <w:b/>
          <w:sz w:val="32"/>
          <w:szCs w:val="36"/>
        </w:rPr>
      </w:pPr>
      <w:r w:rsidRPr="00323C34">
        <w:rPr>
          <w:b/>
          <w:sz w:val="32"/>
          <w:szCs w:val="36"/>
        </w:rPr>
        <w:t>Sentosa Development Corporation (SDC)</w:t>
      </w:r>
    </w:p>
    <w:p w14:paraId="3B2AE68E" w14:textId="77777777" w:rsidR="00E02129" w:rsidRPr="00323C34" w:rsidRDefault="00E02129" w:rsidP="009C41F9">
      <w:pPr>
        <w:jc w:val="center"/>
        <w:rPr>
          <w:bCs/>
          <w:sz w:val="32"/>
          <w:szCs w:val="36"/>
        </w:rPr>
      </w:pPr>
    </w:p>
    <w:p w14:paraId="3237D0AC" w14:textId="77777777" w:rsidR="00EF4FD9" w:rsidRPr="00323C34" w:rsidRDefault="00EF4FD9" w:rsidP="009C41F9">
      <w:pPr>
        <w:jc w:val="center"/>
        <w:rPr>
          <w:bCs/>
          <w:sz w:val="32"/>
          <w:szCs w:val="36"/>
        </w:rPr>
      </w:pPr>
    </w:p>
    <w:p w14:paraId="26CF7870" w14:textId="753994FE" w:rsidR="001518DE" w:rsidRPr="00323C34" w:rsidRDefault="001518DE" w:rsidP="009C41F9">
      <w:pPr>
        <w:jc w:val="center"/>
        <w:rPr>
          <w:b/>
          <w:sz w:val="32"/>
          <w:szCs w:val="36"/>
        </w:rPr>
      </w:pPr>
      <w:r w:rsidRPr="00323C34">
        <w:rPr>
          <w:b/>
          <w:sz w:val="32"/>
          <w:szCs w:val="36"/>
        </w:rPr>
        <w:t>Functional Requirements Document</w:t>
      </w:r>
      <w:r w:rsidR="0096746F" w:rsidRPr="00323C34">
        <w:rPr>
          <w:b/>
          <w:sz w:val="32"/>
          <w:szCs w:val="36"/>
        </w:rPr>
        <w:t xml:space="preserve"> (FRD)</w:t>
      </w:r>
    </w:p>
    <w:p w14:paraId="603E920B" w14:textId="202FD0FA" w:rsidR="0096746F" w:rsidRPr="00323C34" w:rsidRDefault="0096746F" w:rsidP="009C41F9">
      <w:pPr>
        <w:jc w:val="center"/>
        <w:rPr>
          <w:b/>
          <w:sz w:val="32"/>
          <w:szCs w:val="36"/>
        </w:rPr>
      </w:pPr>
      <w:r w:rsidRPr="00323C34">
        <w:rPr>
          <w:b/>
          <w:color w:val="0F9ED5" w:themeColor="accent4"/>
          <w:sz w:val="32"/>
          <w:szCs w:val="36"/>
        </w:rPr>
        <w:t>Case Management System</w:t>
      </w:r>
    </w:p>
    <w:p w14:paraId="42A091DD" w14:textId="298DBB8A" w:rsidR="00E02129" w:rsidRPr="00323C34" w:rsidRDefault="00E02129" w:rsidP="009C41F9">
      <w:pPr>
        <w:jc w:val="center"/>
        <w:rPr>
          <w:bCs/>
          <w:sz w:val="32"/>
          <w:szCs w:val="36"/>
        </w:rPr>
      </w:pPr>
      <w:r w:rsidRPr="00323C34">
        <w:rPr>
          <w:bCs/>
          <w:sz w:val="32"/>
          <w:szCs w:val="36"/>
        </w:rPr>
        <w:t>(</w:t>
      </w:r>
      <w:r w:rsidRPr="00323C34">
        <w:rPr>
          <w:bCs/>
          <w:sz w:val="24"/>
          <w:szCs w:val="28"/>
        </w:rPr>
        <w:t>Version 0.</w:t>
      </w:r>
      <w:r w:rsidR="005A02E6">
        <w:rPr>
          <w:bCs/>
          <w:sz w:val="24"/>
          <w:szCs w:val="28"/>
        </w:rPr>
        <w:t>3</w:t>
      </w:r>
      <w:r w:rsidRPr="00323C34">
        <w:rPr>
          <w:bCs/>
          <w:sz w:val="32"/>
          <w:szCs w:val="36"/>
        </w:rPr>
        <w:t>)</w:t>
      </w:r>
    </w:p>
    <w:p w14:paraId="033AC568" w14:textId="77777777" w:rsidR="001A25A1" w:rsidRPr="00323C34" w:rsidRDefault="001A25A1" w:rsidP="009C41F9">
      <w:pPr>
        <w:jc w:val="center"/>
        <w:rPr>
          <w:bCs/>
          <w:sz w:val="32"/>
          <w:szCs w:val="3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8"/>
        <w:gridCol w:w="294"/>
        <w:gridCol w:w="2499"/>
        <w:gridCol w:w="2941"/>
        <w:gridCol w:w="1779"/>
      </w:tblGrid>
      <w:tr w:rsidR="001B5414" w:rsidRPr="00323C34" w14:paraId="564CFF5A" w14:textId="77777777">
        <w:trPr>
          <w:trHeight w:val="70"/>
        </w:trPr>
        <w:tc>
          <w:tcPr>
            <w:tcW w:w="999" w:type="pct"/>
            <w:gridSpan w:val="2"/>
            <w:tcBorders>
              <w:top w:val="nil"/>
              <w:left w:val="nil"/>
              <w:bottom w:val="single" w:sz="4" w:space="0" w:color="auto"/>
              <w:right w:val="single" w:sz="4" w:space="0" w:color="auto"/>
            </w:tcBorders>
            <w:vAlign w:val="center"/>
          </w:tcPr>
          <w:p w14:paraId="7C1550C6" w14:textId="77777777" w:rsidR="00D83F18" w:rsidRPr="00323C34" w:rsidRDefault="00D83F18"/>
        </w:tc>
        <w:tc>
          <w:tcPr>
            <w:tcW w:w="1385" w:type="pct"/>
            <w:tcBorders>
              <w:left w:val="single" w:sz="4" w:space="0" w:color="auto"/>
            </w:tcBorders>
            <w:shd w:val="clear" w:color="auto" w:fill="D9D9D9" w:themeFill="background1" w:themeFillShade="D9"/>
            <w:vAlign w:val="center"/>
          </w:tcPr>
          <w:p w14:paraId="58C8C6EC" w14:textId="77777777" w:rsidR="00D83F18" w:rsidRPr="00323C34" w:rsidRDefault="00D83F18">
            <w:pPr>
              <w:rPr>
                <w:b/>
                <w:bCs/>
              </w:rPr>
            </w:pPr>
            <w:r w:rsidRPr="00323C34">
              <w:rPr>
                <w:b/>
                <w:bCs/>
              </w:rPr>
              <w:t>Name</w:t>
            </w:r>
          </w:p>
        </w:tc>
        <w:tc>
          <w:tcPr>
            <w:tcW w:w="1630" w:type="pct"/>
            <w:shd w:val="clear" w:color="auto" w:fill="D9D9D9" w:themeFill="background1" w:themeFillShade="D9"/>
            <w:vAlign w:val="center"/>
          </w:tcPr>
          <w:p w14:paraId="2984237A" w14:textId="77777777" w:rsidR="00D83F18" w:rsidRPr="00323C34" w:rsidRDefault="00D83F18">
            <w:pPr>
              <w:rPr>
                <w:b/>
                <w:bCs/>
              </w:rPr>
            </w:pPr>
            <w:r w:rsidRPr="00323C34">
              <w:rPr>
                <w:b/>
                <w:bCs/>
              </w:rPr>
              <w:t>Designation / Company</w:t>
            </w:r>
          </w:p>
        </w:tc>
        <w:tc>
          <w:tcPr>
            <w:tcW w:w="986" w:type="pct"/>
            <w:shd w:val="clear" w:color="auto" w:fill="D9D9D9" w:themeFill="background1" w:themeFillShade="D9"/>
            <w:vAlign w:val="center"/>
          </w:tcPr>
          <w:p w14:paraId="4D51CDB2" w14:textId="77777777" w:rsidR="00D83F18" w:rsidRPr="00323C34" w:rsidRDefault="00D83F18">
            <w:pPr>
              <w:rPr>
                <w:b/>
                <w:bCs/>
              </w:rPr>
            </w:pPr>
            <w:r w:rsidRPr="00323C34">
              <w:rPr>
                <w:b/>
                <w:bCs/>
              </w:rPr>
              <w:t>Signature</w:t>
            </w:r>
          </w:p>
        </w:tc>
      </w:tr>
      <w:tr w:rsidR="0088481B" w:rsidRPr="00323C34" w14:paraId="3CCC4B89" w14:textId="77777777">
        <w:trPr>
          <w:trHeight w:val="71"/>
        </w:trPr>
        <w:tc>
          <w:tcPr>
            <w:tcW w:w="836" w:type="pct"/>
            <w:vMerge w:val="restart"/>
            <w:tcBorders>
              <w:top w:val="single" w:sz="4" w:space="0" w:color="auto"/>
              <w:left w:val="single" w:sz="4" w:space="0" w:color="auto"/>
              <w:bottom w:val="double" w:sz="12" w:space="0" w:color="002060"/>
              <w:right w:val="single" w:sz="4" w:space="0" w:color="002060"/>
            </w:tcBorders>
            <w:shd w:val="clear" w:color="auto" w:fill="D9D9D9" w:themeFill="background1" w:themeFillShade="D9"/>
            <w:vAlign w:val="center"/>
          </w:tcPr>
          <w:p w14:paraId="62ED09CB" w14:textId="77777777" w:rsidR="00D83F18" w:rsidRPr="00323C34" w:rsidRDefault="00D83F18">
            <w:pPr>
              <w:rPr>
                <w:b/>
                <w:bCs/>
              </w:rPr>
            </w:pPr>
            <w:r w:rsidRPr="00323C34">
              <w:rPr>
                <w:b/>
                <w:bCs/>
              </w:rPr>
              <w:t>Prepared By</w:t>
            </w:r>
          </w:p>
        </w:tc>
        <w:tc>
          <w:tcPr>
            <w:tcW w:w="163" w:type="pct"/>
            <w:vMerge w:val="restart"/>
            <w:tcBorders>
              <w:top w:val="single" w:sz="4" w:space="0" w:color="auto"/>
              <w:left w:val="single" w:sz="4" w:space="0" w:color="auto"/>
              <w:bottom w:val="double" w:sz="12" w:space="0" w:color="002060"/>
              <w:right w:val="single" w:sz="4" w:space="0" w:color="002060"/>
            </w:tcBorders>
            <w:vAlign w:val="center"/>
          </w:tcPr>
          <w:p w14:paraId="3A9D9261" w14:textId="77777777" w:rsidR="00D83F18" w:rsidRPr="00323C34" w:rsidRDefault="00D83F18">
            <w:r w:rsidRPr="00323C34">
              <w:t>:</w:t>
            </w:r>
          </w:p>
        </w:tc>
        <w:tc>
          <w:tcPr>
            <w:tcW w:w="1385" w:type="pct"/>
            <w:tcBorders>
              <w:left w:val="single" w:sz="4" w:space="0" w:color="auto"/>
            </w:tcBorders>
            <w:vAlign w:val="center"/>
          </w:tcPr>
          <w:p w14:paraId="4A0560B7" w14:textId="705F24C2" w:rsidR="00D83F18" w:rsidRPr="00323C34" w:rsidRDefault="00D60580">
            <w:r w:rsidRPr="00323C34">
              <w:t>Wong Shin Feng</w:t>
            </w:r>
          </w:p>
        </w:tc>
        <w:tc>
          <w:tcPr>
            <w:tcW w:w="1630" w:type="pct"/>
            <w:vAlign w:val="center"/>
          </w:tcPr>
          <w:p w14:paraId="4B5C1F47" w14:textId="60BF510E" w:rsidR="00D83F18" w:rsidRPr="00323C34" w:rsidRDefault="00D83F18">
            <w:r w:rsidRPr="00323C34">
              <w:t>Business Analyst</w:t>
            </w:r>
            <w:r w:rsidR="004D3DCD" w:rsidRPr="00323C34">
              <w:t xml:space="preserve"> (</w:t>
            </w:r>
            <w:r w:rsidR="00D90C3B">
              <w:rPr>
                <w:rFonts w:hint="eastAsia"/>
              </w:rPr>
              <w:t>SJ</w:t>
            </w:r>
            <w:r w:rsidR="004D3DCD" w:rsidRPr="00323C34">
              <w:t>)</w:t>
            </w:r>
          </w:p>
        </w:tc>
        <w:tc>
          <w:tcPr>
            <w:tcW w:w="986" w:type="pct"/>
            <w:vAlign w:val="center"/>
          </w:tcPr>
          <w:p w14:paraId="2828B59F" w14:textId="0D121932" w:rsidR="00D83F18" w:rsidRPr="00323C34" w:rsidRDefault="00D83F18">
            <w:pPr>
              <w:rPr>
                <w:rFonts w:ascii="Brush Script MT" w:hAnsi="Brush Script MT"/>
              </w:rPr>
            </w:pPr>
          </w:p>
        </w:tc>
      </w:tr>
      <w:tr w:rsidR="0088481B" w:rsidRPr="00323C34" w14:paraId="61B9AD26" w14:textId="77777777">
        <w:trPr>
          <w:trHeight w:val="20"/>
        </w:trPr>
        <w:tc>
          <w:tcPr>
            <w:tcW w:w="836" w:type="pct"/>
            <w:vMerge/>
            <w:tcBorders>
              <w:top w:val="double" w:sz="12" w:space="0" w:color="002060"/>
              <w:left w:val="single" w:sz="4" w:space="0" w:color="auto"/>
              <w:bottom w:val="single" w:sz="4" w:space="0" w:color="002060"/>
              <w:right w:val="single" w:sz="4" w:space="0" w:color="002060"/>
            </w:tcBorders>
            <w:shd w:val="clear" w:color="auto" w:fill="D9D9D9" w:themeFill="background1" w:themeFillShade="D9"/>
            <w:vAlign w:val="center"/>
          </w:tcPr>
          <w:p w14:paraId="047A9825" w14:textId="77777777" w:rsidR="00D83F18" w:rsidRPr="00323C34" w:rsidRDefault="00D83F18">
            <w:pPr>
              <w:rPr>
                <w:b/>
                <w:bCs/>
              </w:rPr>
            </w:pPr>
          </w:p>
        </w:tc>
        <w:tc>
          <w:tcPr>
            <w:tcW w:w="163" w:type="pct"/>
            <w:vMerge/>
            <w:tcBorders>
              <w:top w:val="double" w:sz="12" w:space="0" w:color="002060"/>
              <w:left w:val="single" w:sz="4" w:space="0" w:color="auto"/>
              <w:bottom w:val="single" w:sz="4" w:space="0" w:color="002060"/>
              <w:right w:val="single" w:sz="4" w:space="0" w:color="002060"/>
            </w:tcBorders>
            <w:vAlign w:val="center"/>
          </w:tcPr>
          <w:p w14:paraId="6E2B80F4" w14:textId="77777777" w:rsidR="00D83F18" w:rsidRPr="00323C34" w:rsidRDefault="00D83F18"/>
        </w:tc>
        <w:tc>
          <w:tcPr>
            <w:tcW w:w="1385" w:type="pct"/>
            <w:tcBorders>
              <w:left w:val="single" w:sz="4" w:space="0" w:color="auto"/>
            </w:tcBorders>
            <w:vAlign w:val="center"/>
          </w:tcPr>
          <w:p w14:paraId="15FF15B7" w14:textId="77777777" w:rsidR="00D83F18" w:rsidRPr="00323C34" w:rsidRDefault="00D83F18"/>
        </w:tc>
        <w:tc>
          <w:tcPr>
            <w:tcW w:w="1630" w:type="pct"/>
            <w:vAlign w:val="center"/>
          </w:tcPr>
          <w:p w14:paraId="75F0D7BB" w14:textId="77777777" w:rsidR="00D83F18" w:rsidRPr="00323C34" w:rsidRDefault="00D83F18"/>
        </w:tc>
        <w:tc>
          <w:tcPr>
            <w:tcW w:w="986" w:type="pct"/>
            <w:vAlign w:val="center"/>
          </w:tcPr>
          <w:p w14:paraId="3391215D" w14:textId="77777777" w:rsidR="00D83F18" w:rsidRPr="00323C34" w:rsidRDefault="00D83F18"/>
        </w:tc>
      </w:tr>
      <w:tr w:rsidR="0088481B" w:rsidRPr="00323C34" w14:paraId="61EA3981" w14:textId="77777777">
        <w:trPr>
          <w:trHeight w:val="514"/>
        </w:trPr>
        <w:tc>
          <w:tcPr>
            <w:tcW w:w="836" w:type="pct"/>
            <w:vMerge w:val="restart"/>
            <w:tcBorders>
              <w:top w:val="single" w:sz="4" w:space="0" w:color="002060"/>
              <w:left w:val="single" w:sz="4" w:space="0" w:color="auto"/>
              <w:right w:val="single" w:sz="4" w:space="0" w:color="auto"/>
            </w:tcBorders>
            <w:shd w:val="clear" w:color="auto" w:fill="D9D9D9" w:themeFill="background1" w:themeFillShade="D9"/>
            <w:vAlign w:val="center"/>
          </w:tcPr>
          <w:p w14:paraId="2B3465C5" w14:textId="77777777" w:rsidR="00D83F18" w:rsidRPr="00323C34" w:rsidRDefault="00D83F18">
            <w:pPr>
              <w:rPr>
                <w:b/>
                <w:bCs/>
              </w:rPr>
            </w:pPr>
            <w:r w:rsidRPr="00323C34">
              <w:rPr>
                <w:b/>
                <w:bCs/>
              </w:rPr>
              <w:t>Reviewed By</w:t>
            </w:r>
          </w:p>
        </w:tc>
        <w:tc>
          <w:tcPr>
            <w:tcW w:w="163" w:type="pct"/>
            <w:vMerge w:val="restart"/>
            <w:tcBorders>
              <w:top w:val="single" w:sz="4" w:space="0" w:color="002060"/>
              <w:left w:val="single" w:sz="4" w:space="0" w:color="auto"/>
              <w:right w:val="single" w:sz="4" w:space="0" w:color="auto"/>
            </w:tcBorders>
            <w:vAlign w:val="center"/>
          </w:tcPr>
          <w:p w14:paraId="1430FDAD" w14:textId="77777777" w:rsidR="00D83F18" w:rsidRPr="00323C34" w:rsidRDefault="00D83F18">
            <w:r w:rsidRPr="00323C34">
              <w:t>:</w:t>
            </w:r>
          </w:p>
        </w:tc>
        <w:tc>
          <w:tcPr>
            <w:tcW w:w="1385" w:type="pct"/>
            <w:tcBorders>
              <w:left w:val="single" w:sz="4" w:space="0" w:color="auto"/>
            </w:tcBorders>
            <w:vAlign w:val="center"/>
          </w:tcPr>
          <w:p w14:paraId="368097C9" w14:textId="00EE81C6" w:rsidR="00D83F18" w:rsidRPr="00323C34" w:rsidRDefault="00D60580">
            <w:r w:rsidRPr="00323C34">
              <w:t>Gan Kian Teck</w:t>
            </w:r>
          </w:p>
        </w:tc>
        <w:tc>
          <w:tcPr>
            <w:tcW w:w="1630" w:type="pct"/>
            <w:vAlign w:val="center"/>
          </w:tcPr>
          <w:p w14:paraId="7E4BCDDC" w14:textId="20791F53" w:rsidR="00D83F18" w:rsidRPr="00323C34" w:rsidRDefault="00D60580">
            <w:r w:rsidRPr="00323C34">
              <w:t>Application Lead</w:t>
            </w:r>
            <w:r w:rsidR="004D3DCD" w:rsidRPr="00323C34">
              <w:t xml:space="preserve"> (</w:t>
            </w:r>
            <w:r w:rsidR="00D90C3B">
              <w:rPr>
                <w:rFonts w:hint="eastAsia"/>
              </w:rPr>
              <w:t>SJ</w:t>
            </w:r>
            <w:r w:rsidR="004D3DCD" w:rsidRPr="00323C34">
              <w:t>)</w:t>
            </w:r>
          </w:p>
        </w:tc>
        <w:tc>
          <w:tcPr>
            <w:tcW w:w="986" w:type="pct"/>
            <w:vAlign w:val="center"/>
          </w:tcPr>
          <w:p w14:paraId="3D257AF1" w14:textId="77777777" w:rsidR="00D83F18" w:rsidRPr="00323C34" w:rsidRDefault="00D83F18"/>
        </w:tc>
      </w:tr>
      <w:tr w:rsidR="0088481B" w:rsidRPr="00323C34" w14:paraId="7E66A277" w14:textId="77777777">
        <w:trPr>
          <w:trHeight w:val="514"/>
        </w:trPr>
        <w:tc>
          <w:tcPr>
            <w:tcW w:w="836" w:type="pct"/>
            <w:vMerge/>
            <w:tcBorders>
              <w:left w:val="single" w:sz="4" w:space="0" w:color="auto"/>
              <w:right w:val="single" w:sz="4" w:space="0" w:color="auto"/>
            </w:tcBorders>
            <w:shd w:val="clear" w:color="auto" w:fill="D9D9D9" w:themeFill="background1" w:themeFillShade="D9"/>
            <w:vAlign w:val="center"/>
          </w:tcPr>
          <w:p w14:paraId="71ACEE6A" w14:textId="77777777" w:rsidR="00D83F18" w:rsidRPr="00323C34" w:rsidRDefault="00D83F18">
            <w:pPr>
              <w:rPr>
                <w:b/>
                <w:bCs/>
              </w:rPr>
            </w:pPr>
          </w:p>
        </w:tc>
        <w:tc>
          <w:tcPr>
            <w:tcW w:w="163" w:type="pct"/>
            <w:vMerge/>
            <w:tcBorders>
              <w:left w:val="single" w:sz="4" w:space="0" w:color="auto"/>
              <w:right w:val="single" w:sz="4" w:space="0" w:color="auto"/>
            </w:tcBorders>
            <w:vAlign w:val="center"/>
          </w:tcPr>
          <w:p w14:paraId="12434F92" w14:textId="77777777" w:rsidR="00D83F18" w:rsidRPr="00323C34" w:rsidRDefault="00D83F18"/>
        </w:tc>
        <w:tc>
          <w:tcPr>
            <w:tcW w:w="1385" w:type="pct"/>
            <w:tcBorders>
              <w:left w:val="single" w:sz="4" w:space="0" w:color="auto"/>
            </w:tcBorders>
            <w:vAlign w:val="center"/>
          </w:tcPr>
          <w:p w14:paraId="3B505FA4" w14:textId="06304892" w:rsidR="00D83F18" w:rsidRPr="00323C34" w:rsidRDefault="004D3DCD">
            <w:r w:rsidRPr="00323C34">
              <w:t>Valerie Shao</w:t>
            </w:r>
          </w:p>
        </w:tc>
        <w:tc>
          <w:tcPr>
            <w:tcW w:w="1630" w:type="pct"/>
            <w:vAlign w:val="center"/>
          </w:tcPr>
          <w:p w14:paraId="1571FAFC" w14:textId="7DD66D50" w:rsidR="00D83F18" w:rsidRPr="00323C34" w:rsidRDefault="004D3DCD">
            <w:r w:rsidRPr="00323C34">
              <w:t>Project Manager (NCS)</w:t>
            </w:r>
          </w:p>
        </w:tc>
        <w:tc>
          <w:tcPr>
            <w:tcW w:w="986" w:type="pct"/>
            <w:vAlign w:val="center"/>
          </w:tcPr>
          <w:p w14:paraId="50B6584F" w14:textId="77777777" w:rsidR="00D83F18" w:rsidRPr="00323C34" w:rsidRDefault="00D83F18"/>
        </w:tc>
      </w:tr>
      <w:tr w:rsidR="0088481B" w:rsidRPr="00323C34" w14:paraId="098BA895" w14:textId="77777777">
        <w:trPr>
          <w:trHeight w:val="332"/>
        </w:trPr>
        <w:tc>
          <w:tcPr>
            <w:tcW w:w="836" w:type="pct"/>
            <w:vMerge/>
            <w:tcBorders>
              <w:left w:val="single" w:sz="4" w:space="0" w:color="auto"/>
              <w:bottom w:val="single" w:sz="4" w:space="0" w:color="auto"/>
              <w:right w:val="single" w:sz="4" w:space="0" w:color="auto"/>
            </w:tcBorders>
            <w:shd w:val="clear" w:color="auto" w:fill="D9D9D9" w:themeFill="background1" w:themeFillShade="D9"/>
            <w:vAlign w:val="center"/>
          </w:tcPr>
          <w:p w14:paraId="4273B248" w14:textId="77777777" w:rsidR="00D83F18" w:rsidRPr="00323C34" w:rsidRDefault="00D83F18">
            <w:pPr>
              <w:rPr>
                <w:b/>
                <w:bCs/>
              </w:rPr>
            </w:pPr>
          </w:p>
        </w:tc>
        <w:tc>
          <w:tcPr>
            <w:tcW w:w="163" w:type="pct"/>
            <w:vMerge/>
            <w:tcBorders>
              <w:left w:val="single" w:sz="4" w:space="0" w:color="auto"/>
              <w:bottom w:val="single" w:sz="4" w:space="0" w:color="auto"/>
              <w:right w:val="single" w:sz="4" w:space="0" w:color="auto"/>
            </w:tcBorders>
            <w:vAlign w:val="center"/>
          </w:tcPr>
          <w:p w14:paraId="6B8B4227" w14:textId="77777777" w:rsidR="00D83F18" w:rsidRPr="00323C34" w:rsidRDefault="00D83F18"/>
        </w:tc>
        <w:tc>
          <w:tcPr>
            <w:tcW w:w="1385" w:type="pct"/>
            <w:tcBorders>
              <w:left w:val="single" w:sz="4" w:space="0" w:color="auto"/>
            </w:tcBorders>
            <w:vAlign w:val="center"/>
          </w:tcPr>
          <w:p w14:paraId="5875D5BE" w14:textId="3BAFC072" w:rsidR="00D83F18" w:rsidRPr="00323C34" w:rsidRDefault="00D83F18"/>
        </w:tc>
        <w:tc>
          <w:tcPr>
            <w:tcW w:w="1630" w:type="pct"/>
            <w:vAlign w:val="center"/>
          </w:tcPr>
          <w:p w14:paraId="3B95B25D" w14:textId="532B357C" w:rsidR="00D83F18" w:rsidRPr="00323C34" w:rsidRDefault="00D83F18"/>
        </w:tc>
        <w:tc>
          <w:tcPr>
            <w:tcW w:w="986" w:type="pct"/>
            <w:vAlign w:val="center"/>
          </w:tcPr>
          <w:p w14:paraId="78E8798A" w14:textId="77777777" w:rsidR="00D83F18" w:rsidRPr="00323C34" w:rsidRDefault="00D83F18"/>
        </w:tc>
      </w:tr>
      <w:tr w:rsidR="0088481B" w:rsidRPr="00323C34" w14:paraId="62ECA95C" w14:textId="77777777">
        <w:trPr>
          <w:trHeight w:val="501"/>
        </w:trPr>
        <w:tc>
          <w:tcPr>
            <w:tcW w:w="836" w:type="pct"/>
            <w:vMerge w:val="restart"/>
            <w:tcBorders>
              <w:top w:val="single" w:sz="4" w:space="0" w:color="auto"/>
              <w:left w:val="single" w:sz="4" w:space="0" w:color="002060"/>
              <w:right w:val="single" w:sz="4" w:space="0" w:color="auto"/>
            </w:tcBorders>
            <w:shd w:val="clear" w:color="auto" w:fill="D9D9D9" w:themeFill="background1" w:themeFillShade="D9"/>
            <w:vAlign w:val="center"/>
          </w:tcPr>
          <w:p w14:paraId="4DCF22F0" w14:textId="77777777" w:rsidR="00D83F18" w:rsidRPr="00323C34" w:rsidRDefault="00D83F18">
            <w:pPr>
              <w:rPr>
                <w:b/>
                <w:bCs/>
              </w:rPr>
            </w:pPr>
            <w:r w:rsidRPr="00323C34">
              <w:rPr>
                <w:b/>
                <w:bCs/>
              </w:rPr>
              <w:t>Approved By</w:t>
            </w:r>
          </w:p>
        </w:tc>
        <w:tc>
          <w:tcPr>
            <w:tcW w:w="163" w:type="pct"/>
            <w:vMerge w:val="restart"/>
            <w:tcBorders>
              <w:top w:val="single" w:sz="4" w:space="0" w:color="auto"/>
              <w:left w:val="single" w:sz="4" w:space="0" w:color="002060"/>
              <w:right w:val="single" w:sz="4" w:space="0" w:color="auto"/>
            </w:tcBorders>
            <w:vAlign w:val="center"/>
          </w:tcPr>
          <w:p w14:paraId="1E7C1D9E" w14:textId="77777777" w:rsidR="00D83F18" w:rsidRPr="00323C34" w:rsidRDefault="00D83F18">
            <w:r w:rsidRPr="00323C34">
              <w:t>:</w:t>
            </w:r>
          </w:p>
        </w:tc>
        <w:tc>
          <w:tcPr>
            <w:tcW w:w="1385" w:type="pct"/>
            <w:vAlign w:val="center"/>
          </w:tcPr>
          <w:p w14:paraId="1A88F45E" w14:textId="43C6A6F1" w:rsidR="00D83F18" w:rsidRPr="00323C34" w:rsidRDefault="00D83F18"/>
        </w:tc>
        <w:tc>
          <w:tcPr>
            <w:tcW w:w="1630" w:type="pct"/>
            <w:vAlign w:val="center"/>
          </w:tcPr>
          <w:p w14:paraId="131375F2" w14:textId="6076AC8E" w:rsidR="00D83F18" w:rsidRPr="00323C34" w:rsidRDefault="00D83F18"/>
        </w:tc>
        <w:tc>
          <w:tcPr>
            <w:tcW w:w="986" w:type="pct"/>
            <w:vAlign w:val="center"/>
          </w:tcPr>
          <w:p w14:paraId="6CA07670" w14:textId="77777777" w:rsidR="00D83F18" w:rsidRPr="00323C34" w:rsidRDefault="00D83F18"/>
        </w:tc>
      </w:tr>
      <w:tr w:rsidR="0088481B" w:rsidRPr="00323C34" w14:paraId="5EA9599B" w14:textId="77777777">
        <w:trPr>
          <w:trHeight w:val="501"/>
        </w:trPr>
        <w:tc>
          <w:tcPr>
            <w:tcW w:w="836" w:type="pct"/>
            <w:vMerge/>
            <w:tcBorders>
              <w:left w:val="single" w:sz="4" w:space="0" w:color="002060"/>
              <w:right w:val="single" w:sz="4" w:space="0" w:color="auto"/>
            </w:tcBorders>
            <w:shd w:val="clear" w:color="auto" w:fill="D9D9D9" w:themeFill="background1" w:themeFillShade="D9"/>
            <w:vAlign w:val="center"/>
          </w:tcPr>
          <w:p w14:paraId="2C2A263C" w14:textId="77777777" w:rsidR="00D83F18" w:rsidRPr="00323C34" w:rsidRDefault="00D83F18"/>
        </w:tc>
        <w:tc>
          <w:tcPr>
            <w:tcW w:w="163" w:type="pct"/>
            <w:vMerge/>
            <w:tcBorders>
              <w:left w:val="single" w:sz="4" w:space="0" w:color="002060"/>
              <w:right w:val="single" w:sz="4" w:space="0" w:color="auto"/>
            </w:tcBorders>
            <w:vAlign w:val="center"/>
          </w:tcPr>
          <w:p w14:paraId="68099047" w14:textId="77777777" w:rsidR="00D83F18" w:rsidRPr="00323C34" w:rsidRDefault="00D83F18"/>
        </w:tc>
        <w:tc>
          <w:tcPr>
            <w:tcW w:w="1385" w:type="pct"/>
            <w:tcBorders>
              <w:left w:val="single" w:sz="4" w:space="0" w:color="auto"/>
            </w:tcBorders>
            <w:vAlign w:val="center"/>
          </w:tcPr>
          <w:p w14:paraId="51F0F4BE" w14:textId="79412891" w:rsidR="00D83F18" w:rsidRPr="00323C34" w:rsidRDefault="00D83F18"/>
        </w:tc>
        <w:tc>
          <w:tcPr>
            <w:tcW w:w="1630" w:type="pct"/>
            <w:vAlign w:val="center"/>
          </w:tcPr>
          <w:p w14:paraId="23EA0E04" w14:textId="36FF3FD9" w:rsidR="00D83F18" w:rsidRPr="00323C34" w:rsidRDefault="00D83F18"/>
        </w:tc>
        <w:tc>
          <w:tcPr>
            <w:tcW w:w="986" w:type="pct"/>
            <w:vAlign w:val="center"/>
          </w:tcPr>
          <w:p w14:paraId="652885FE" w14:textId="77777777" w:rsidR="00D83F18" w:rsidRPr="00323C34" w:rsidRDefault="00D83F18"/>
        </w:tc>
      </w:tr>
      <w:tr w:rsidR="0088481B" w:rsidRPr="00323C34" w14:paraId="6A6FDCF0" w14:textId="77777777">
        <w:trPr>
          <w:trHeight w:val="485"/>
        </w:trPr>
        <w:tc>
          <w:tcPr>
            <w:tcW w:w="836" w:type="pct"/>
            <w:vMerge/>
            <w:tcBorders>
              <w:left w:val="single" w:sz="4" w:space="0" w:color="002060"/>
              <w:bottom w:val="single" w:sz="4" w:space="0" w:color="002060"/>
              <w:right w:val="single" w:sz="4" w:space="0" w:color="auto"/>
            </w:tcBorders>
            <w:shd w:val="clear" w:color="auto" w:fill="D9D9D9" w:themeFill="background1" w:themeFillShade="D9"/>
            <w:vAlign w:val="center"/>
          </w:tcPr>
          <w:p w14:paraId="21DF8493" w14:textId="77777777" w:rsidR="00D83F18" w:rsidRPr="00323C34" w:rsidRDefault="00D83F18"/>
        </w:tc>
        <w:tc>
          <w:tcPr>
            <w:tcW w:w="163" w:type="pct"/>
            <w:vMerge/>
            <w:tcBorders>
              <w:left w:val="single" w:sz="4" w:space="0" w:color="002060"/>
              <w:bottom w:val="single" w:sz="4" w:space="0" w:color="002060"/>
              <w:right w:val="single" w:sz="4" w:space="0" w:color="auto"/>
            </w:tcBorders>
            <w:vAlign w:val="center"/>
          </w:tcPr>
          <w:p w14:paraId="16EDB925" w14:textId="77777777" w:rsidR="00D83F18" w:rsidRPr="00323C34" w:rsidRDefault="00D83F18"/>
        </w:tc>
        <w:tc>
          <w:tcPr>
            <w:tcW w:w="1385" w:type="pct"/>
            <w:tcBorders>
              <w:left w:val="single" w:sz="4" w:space="0" w:color="auto"/>
            </w:tcBorders>
            <w:vAlign w:val="center"/>
          </w:tcPr>
          <w:p w14:paraId="38E48DB1" w14:textId="44BC87A0" w:rsidR="00D83F18" w:rsidRPr="00323C34" w:rsidRDefault="00D83F18"/>
        </w:tc>
        <w:tc>
          <w:tcPr>
            <w:tcW w:w="1630" w:type="pct"/>
            <w:vAlign w:val="center"/>
          </w:tcPr>
          <w:p w14:paraId="331CA38E" w14:textId="53BE407B" w:rsidR="00D83F18" w:rsidRPr="00323C34" w:rsidRDefault="00D83F18"/>
        </w:tc>
        <w:tc>
          <w:tcPr>
            <w:tcW w:w="986" w:type="pct"/>
            <w:vAlign w:val="center"/>
          </w:tcPr>
          <w:p w14:paraId="6CBB59C5" w14:textId="77777777" w:rsidR="00D83F18" w:rsidRPr="00323C34" w:rsidRDefault="00D83F18"/>
        </w:tc>
      </w:tr>
    </w:tbl>
    <w:p w14:paraId="7ED63DFF" w14:textId="77777777" w:rsidR="00D83F18" w:rsidRPr="00323C34" w:rsidRDefault="00D83F18" w:rsidP="009C41F9">
      <w:pPr>
        <w:jc w:val="center"/>
        <w:rPr>
          <w:bCs/>
          <w:sz w:val="32"/>
          <w:szCs w:val="36"/>
        </w:rPr>
      </w:pPr>
    </w:p>
    <w:p w14:paraId="5F4E76A3" w14:textId="77777777" w:rsidR="000021F8" w:rsidRPr="00323C34" w:rsidRDefault="000021F8" w:rsidP="009C41F9">
      <w:pPr>
        <w:jc w:val="center"/>
        <w:rPr>
          <w:bCs/>
          <w:sz w:val="32"/>
          <w:szCs w:val="36"/>
        </w:rPr>
      </w:pPr>
    </w:p>
    <w:p w14:paraId="23FDD255" w14:textId="77777777" w:rsidR="001518DE" w:rsidRPr="00323C34" w:rsidRDefault="001518DE">
      <w:pPr>
        <w:spacing w:line="278" w:lineRule="auto"/>
        <w:rPr>
          <w:b/>
          <w:sz w:val="32"/>
          <w:szCs w:val="36"/>
        </w:rPr>
      </w:pPr>
      <w:r w:rsidRPr="00323C34">
        <w:rPr>
          <w:b/>
          <w:sz w:val="32"/>
          <w:szCs w:val="36"/>
        </w:rPr>
        <w:br w:type="page"/>
      </w:r>
    </w:p>
    <w:sdt>
      <w:sdtPr>
        <w:rPr>
          <w:rFonts w:ascii="Neue Haas Grotesk Text Pro" w:eastAsiaTheme="minorEastAsia" w:hAnsi="Neue Haas Grotesk Text Pro" w:cstheme="minorBidi"/>
          <w:color w:val="auto"/>
          <w:kern w:val="2"/>
          <w:sz w:val="22"/>
          <w:szCs w:val="22"/>
          <w:lang w:val="en-SG" w:eastAsia="ja-JP"/>
          <w14:ligatures w14:val="standardContextual"/>
        </w:rPr>
        <w:id w:val="1815374560"/>
        <w:docPartObj>
          <w:docPartGallery w:val="Table of Contents"/>
          <w:docPartUnique/>
        </w:docPartObj>
      </w:sdtPr>
      <w:sdtEndPr>
        <w:rPr>
          <w:rFonts w:ascii="Arial" w:hAnsi="Arial"/>
          <w:b/>
          <w:bCs/>
        </w:rPr>
      </w:sdtEndPr>
      <w:sdtContent>
        <w:p w14:paraId="05921004" w14:textId="145321A9" w:rsidR="001518DE" w:rsidRPr="00323C34" w:rsidRDefault="0081655B">
          <w:pPr>
            <w:pStyle w:val="TOCHeading"/>
            <w:rPr>
              <w:b/>
              <w:bCs/>
              <w:lang w:val="en-SG"/>
            </w:rPr>
          </w:pPr>
          <w:r w:rsidRPr="00323C34">
            <w:rPr>
              <w:rFonts w:hint="eastAsia"/>
              <w:b/>
              <w:bCs/>
              <w:lang w:val="en-SG" w:eastAsia="ja-JP"/>
            </w:rPr>
            <w:t>Table of Contents</w:t>
          </w:r>
        </w:p>
        <w:p w14:paraId="68983111" w14:textId="52CF9066" w:rsidR="0078561B" w:rsidRDefault="001518DE">
          <w:pPr>
            <w:pStyle w:val="TOC1"/>
            <w:tabs>
              <w:tab w:val="left" w:pos="440"/>
              <w:tab w:val="right" w:leader="dot" w:pos="9016"/>
            </w:tabs>
            <w:rPr>
              <w:rFonts w:asciiTheme="minorHAnsi" w:hAnsiTheme="minorHAnsi"/>
              <w:noProof/>
              <w:sz w:val="24"/>
            </w:rPr>
          </w:pPr>
          <w:r w:rsidRPr="00323C34">
            <w:fldChar w:fldCharType="begin"/>
          </w:r>
          <w:r w:rsidRPr="00323C34">
            <w:instrText xml:space="preserve"> TOC \o "1-3" \h \z \u </w:instrText>
          </w:r>
          <w:r w:rsidRPr="00323C34">
            <w:fldChar w:fldCharType="separate"/>
          </w:r>
          <w:hyperlink w:anchor="_Toc232496751" w:history="1">
            <w:r w:rsidR="0078561B" w:rsidRPr="00662C4C">
              <w:rPr>
                <w:rStyle w:val="Hyperlink"/>
                <w:noProof/>
              </w:rPr>
              <w:t>1.</w:t>
            </w:r>
            <w:r w:rsidR="0078561B">
              <w:rPr>
                <w:rFonts w:asciiTheme="minorHAnsi" w:hAnsiTheme="minorHAnsi"/>
                <w:noProof/>
                <w:sz w:val="24"/>
              </w:rPr>
              <w:tab/>
            </w:r>
            <w:r w:rsidR="0078561B" w:rsidRPr="00662C4C">
              <w:rPr>
                <w:rStyle w:val="Hyperlink"/>
                <w:noProof/>
              </w:rPr>
              <w:t>Document Control</w:t>
            </w:r>
            <w:r w:rsidR="0078561B">
              <w:rPr>
                <w:noProof/>
                <w:webHidden/>
              </w:rPr>
              <w:tab/>
            </w:r>
            <w:r w:rsidR="0078561B">
              <w:rPr>
                <w:noProof/>
                <w:webHidden/>
              </w:rPr>
              <w:fldChar w:fldCharType="begin"/>
            </w:r>
            <w:r w:rsidR="0078561B">
              <w:rPr>
                <w:noProof/>
                <w:webHidden/>
              </w:rPr>
              <w:instrText xml:space="preserve"> PAGEREF _Toc232496751 \h </w:instrText>
            </w:r>
            <w:r w:rsidR="0078561B">
              <w:rPr>
                <w:noProof/>
                <w:webHidden/>
              </w:rPr>
            </w:r>
            <w:r w:rsidR="0078561B">
              <w:rPr>
                <w:noProof/>
                <w:webHidden/>
              </w:rPr>
              <w:fldChar w:fldCharType="separate"/>
            </w:r>
            <w:r w:rsidR="0078561B">
              <w:rPr>
                <w:noProof/>
                <w:webHidden/>
              </w:rPr>
              <w:t>7</w:t>
            </w:r>
            <w:r w:rsidR="0078561B">
              <w:rPr>
                <w:noProof/>
                <w:webHidden/>
              </w:rPr>
              <w:fldChar w:fldCharType="end"/>
            </w:r>
          </w:hyperlink>
        </w:p>
        <w:p w14:paraId="319F5961" w14:textId="56C0CA13" w:rsidR="0078561B" w:rsidRDefault="0078561B">
          <w:pPr>
            <w:pStyle w:val="TOC2"/>
            <w:tabs>
              <w:tab w:val="left" w:pos="960"/>
              <w:tab w:val="right" w:leader="dot" w:pos="9016"/>
            </w:tabs>
            <w:rPr>
              <w:rFonts w:asciiTheme="minorHAnsi" w:hAnsiTheme="minorHAnsi"/>
              <w:noProof/>
              <w:sz w:val="24"/>
            </w:rPr>
          </w:pPr>
          <w:hyperlink w:anchor="_Toc232496752" w:history="1">
            <w:r w:rsidRPr="00662C4C">
              <w:rPr>
                <w:rStyle w:val="Hyperlink"/>
                <w:noProof/>
              </w:rPr>
              <w:t>1.1</w:t>
            </w:r>
            <w:r>
              <w:rPr>
                <w:rFonts w:asciiTheme="minorHAnsi" w:hAnsiTheme="minorHAnsi"/>
                <w:noProof/>
                <w:sz w:val="24"/>
              </w:rPr>
              <w:tab/>
            </w:r>
            <w:r w:rsidRPr="00662C4C">
              <w:rPr>
                <w:rStyle w:val="Hyperlink"/>
                <w:noProof/>
              </w:rPr>
              <w:t>Version History</w:t>
            </w:r>
            <w:r>
              <w:rPr>
                <w:noProof/>
                <w:webHidden/>
              </w:rPr>
              <w:tab/>
            </w:r>
            <w:r>
              <w:rPr>
                <w:noProof/>
                <w:webHidden/>
              </w:rPr>
              <w:fldChar w:fldCharType="begin"/>
            </w:r>
            <w:r>
              <w:rPr>
                <w:noProof/>
                <w:webHidden/>
              </w:rPr>
              <w:instrText xml:space="preserve"> PAGEREF _Toc232496752 \h </w:instrText>
            </w:r>
            <w:r>
              <w:rPr>
                <w:noProof/>
                <w:webHidden/>
              </w:rPr>
            </w:r>
            <w:r>
              <w:rPr>
                <w:noProof/>
                <w:webHidden/>
              </w:rPr>
              <w:fldChar w:fldCharType="separate"/>
            </w:r>
            <w:r>
              <w:rPr>
                <w:noProof/>
                <w:webHidden/>
              </w:rPr>
              <w:t>7</w:t>
            </w:r>
            <w:r>
              <w:rPr>
                <w:noProof/>
                <w:webHidden/>
              </w:rPr>
              <w:fldChar w:fldCharType="end"/>
            </w:r>
          </w:hyperlink>
        </w:p>
        <w:p w14:paraId="4934AFE9" w14:textId="6D53887C" w:rsidR="0078561B" w:rsidRDefault="0078561B">
          <w:pPr>
            <w:pStyle w:val="TOC2"/>
            <w:tabs>
              <w:tab w:val="left" w:pos="960"/>
              <w:tab w:val="right" w:leader="dot" w:pos="9016"/>
            </w:tabs>
            <w:rPr>
              <w:rFonts w:asciiTheme="minorHAnsi" w:hAnsiTheme="minorHAnsi"/>
              <w:noProof/>
              <w:sz w:val="24"/>
            </w:rPr>
          </w:pPr>
          <w:hyperlink w:anchor="_Toc232496753" w:history="1">
            <w:r w:rsidRPr="00662C4C">
              <w:rPr>
                <w:rStyle w:val="Hyperlink"/>
                <w:noProof/>
              </w:rPr>
              <w:t>1.2</w:t>
            </w:r>
            <w:r>
              <w:rPr>
                <w:rFonts w:asciiTheme="minorHAnsi" w:hAnsiTheme="minorHAnsi"/>
                <w:noProof/>
                <w:sz w:val="24"/>
              </w:rPr>
              <w:tab/>
            </w:r>
            <w:r w:rsidRPr="00662C4C">
              <w:rPr>
                <w:rStyle w:val="Hyperlink"/>
                <w:noProof/>
              </w:rPr>
              <w:t>Definitions, Abbreviations, Acronyms</w:t>
            </w:r>
            <w:r>
              <w:rPr>
                <w:noProof/>
                <w:webHidden/>
              </w:rPr>
              <w:tab/>
            </w:r>
            <w:r>
              <w:rPr>
                <w:noProof/>
                <w:webHidden/>
              </w:rPr>
              <w:fldChar w:fldCharType="begin"/>
            </w:r>
            <w:r>
              <w:rPr>
                <w:noProof/>
                <w:webHidden/>
              </w:rPr>
              <w:instrText xml:space="preserve"> PAGEREF _Toc232496753 \h </w:instrText>
            </w:r>
            <w:r>
              <w:rPr>
                <w:noProof/>
                <w:webHidden/>
              </w:rPr>
            </w:r>
            <w:r>
              <w:rPr>
                <w:noProof/>
                <w:webHidden/>
              </w:rPr>
              <w:fldChar w:fldCharType="separate"/>
            </w:r>
            <w:r>
              <w:rPr>
                <w:noProof/>
                <w:webHidden/>
              </w:rPr>
              <w:t>7</w:t>
            </w:r>
            <w:r>
              <w:rPr>
                <w:noProof/>
                <w:webHidden/>
              </w:rPr>
              <w:fldChar w:fldCharType="end"/>
            </w:r>
          </w:hyperlink>
        </w:p>
        <w:p w14:paraId="054D570A" w14:textId="1EB41D1F" w:rsidR="0078561B" w:rsidRDefault="0078561B">
          <w:pPr>
            <w:pStyle w:val="TOC1"/>
            <w:tabs>
              <w:tab w:val="left" w:pos="440"/>
              <w:tab w:val="right" w:leader="dot" w:pos="9016"/>
            </w:tabs>
            <w:rPr>
              <w:rFonts w:asciiTheme="minorHAnsi" w:hAnsiTheme="minorHAnsi"/>
              <w:noProof/>
              <w:sz w:val="24"/>
            </w:rPr>
          </w:pPr>
          <w:hyperlink w:anchor="_Toc232496754" w:history="1">
            <w:r w:rsidRPr="00662C4C">
              <w:rPr>
                <w:rStyle w:val="Hyperlink"/>
                <w:noProof/>
              </w:rPr>
              <w:t>2.</w:t>
            </w:r>
            <w:r>
              <w:rPr>
                <w:rFonts w:asciiTheme="minorHAnsi" w:hAnsiTheme="minorHAnsi"/>
                <w:noProof/>
                <w:sz w:val="24"/>
              </w:rPr>
              <w:tab/>
            </w:r>
            <w:r w:rsidRPr="00662C4C">
              <w:rPr>
                <w:rStyle w:val="Hyperlink"/>
                <w:noProof/>
              </w:rPr>
              <w:t>Overview</w:t>
            </w:r>
            <w:r>
              <w:rPr>
                <w:noProof/>
                <w:webHidden/>
              </w:rPr>
              <w:tab/>
            </w:r>
            <w:r>
              <w:rPr>
                <w:noProof/>
                <w:webHidden/>
              </w:rPr>
              <w:fldChar w:fldCharType="begin"/>
            </w:r>
            <w:r>
              <w:rPr>
                <w:noProof/>
                <w:webHidden/>
              </w:rPr>
              <w:instrText xml:space="preserve"> PAGEREF _Toc232496754 \h </w:instrText>
            </w:r>
            <w:r>
              <w:rPr>
                <w:noProof/>
                <w:webHidden/>
              </w:rPr>
            </w:r>
            <w:r>
              <w:rPr>
                <w:noProof/>
                <w:webHidden/>
              </w:rPr>
              <w:fldChar w:fldCharType="separate"/>
            </w:r>
            <w:r>
              <w:rPr>
                <w:noProof/>
                <w:webHidden/>
              </w:rPr>
              <w:t>10</w:t>
            </w:r>
            <w:r>
              <w:rPr>
                <w:noProof/>
                <w:webHidden/>
              </w:rPr>
              <w:fldChar w:fldCharType="end"/>
            </w:r>
          </w:hyperlink>
        </w:p>
        <w:p w14:paraId="0310C280" w14:textId="3DB2A64E" w:rsidR="0078561B" w:rsidRDefault="0078561B">
          <w:pPr>
            <w:pStyle w:val="TOC2"/>
            <w:tabs>
              <w:tab w:val="left" w:pos="960"/>
              <w:tab w:val="right" w:leader="dot" w:pos="9016"/>
            </w:tabs>
            <w:rPr>
              <w:rFonts w:asciiTheme="minorHAnsi" w:hAnsiTheme="minorHAnsi"/>
              <w:noProof/>
              <w:sz w:val="24"/>
            </w:rPr>
          </w:pPr>
          <w:hyperlink w:anchor="_Toc232496755" w:history="1">
            <w:r w:rsidRPr="00662C4C">
              <w:rPr>
                <w:rStyle w:val="Hyperlink"/>
                <w:noProof/>
              </w:rPr>
              <w:t>2.1</w:t>
            </w:r>
            <w:r>
              <w:rPr>
                <w:rFonts w:asciiTheme="minorHAnsi" w:hAnsiTheme="minorHAnsi"/>
                <w:noProof/>
                <w:sz w:val="24"/>
              </w:rPr>
              <w:tab/>
            </w:r>
            <w:r w:rsidRPr="00662C4C">
              <w:rPr>
                <w:rStyle w:val="Hyperlink"/>
                <w:noProof/>
              </w:rPr>
              <w:t>Purpose and Scope</w:t>
            </w:r>
            <w:r>
              <w:rPr>
                <w:noProof/>
                <w:webHidden/>
              </w:rPr>
              <w:tab/>
            </w:r>
            <w:r>
              <w:rPr>
                <w:noProof/>
                <w:webHidden/>
              </w:rPr>
              <w:fldChar w:fldCharType="begin"/>
            </w:r>
            <w:r>
              <w:rPr>
                <w:noProof/>
                <w:webHidden/>
              </w:rPr>
              <w:instrText xml:space="preserve"> PAGEREF _Toc232496755 \h </w:instrText>
            </w:r>
            <w:r>
              <w:rPr>
                <w:noProof/>
                <w:webHidden/>
              </w:rPr>
            </w:r>
            <w:r>
              <w:rPr>
                <w:noProof/>
                <w:webHidden/>
              </w:rPr>
              <w:fldChar w:fldCharType="separate"/>
            </w:r>
            <w:r>
              <w:rPr>
                <w:noProof/>
                <w:webHidden/>
              </w:rPr>
              <w:t>10</w:t>
            </w:r>
            <w:r>
              <w:rPr>
                <w:noProof/>
                <w:webHidden/>
              </w:rPr>
              <w:fldChar w:fldCharType="end"/>
            </w:r>
          </w:hyperlink>
        </w:p>
        <w:p w14:paraId="35024DE4" w14:textId="44A5A68A" w:rsidR="0078561B" w:rsidRDefault="0078561B">
          <w:pPr>
            <w:pStyle w:val="TOC2"/>
            <w:tabs>
              <w:tab w:val="left" w:pos="960"/>
              <w:tab w:val="right" w:leader="dot" w:pos="9016"/>
            </w:tabs>
            <w:rPr>
              <w:rFonts w:asciiTheme="minorHAnsi" w:hAnsiTheme="minorHAnsi"/>
              <w:noProof/>
              <w:sz w:val="24"/>
            </w:rPr>
          </w:pPr>
          <w:hyperlink w:anchor="_Toc232496756" w:history="1">
            <w:r w:rsidRPr="00662C4C">
              <w:rPr>
                <w:rStyle w:val="Hyperlink"/>
                <w:noProof/>
              </w:rPr>
              <w:t>2.2</w:t>
            </w:r>
            <w:r>
              <w:rPr>
                <w:rFonts w:asciiTheme="minorHAnsi" w:hAnsiTheme="minorHAnsi"/>
                <w:noProof/>
                <w:sz w:val="24"/>
              </w:rPr>
              <w:tab/>
            </w:r>
            <w:r w:rsidRPr="00662C4C">
              <w:rPr>
                <w:rStyle w:val="Hyperlink"/>
                <w:noProof/>
              </w:rPr>
              <w:t>CMS Modules</w:t>
            </w:r>
            <w:r>
              <w:rPr>
                <w:noProof/>
                <w:webHidden/>
              </w:rPr>
              <w:tab/>
            </w:r>
            <w:r>
              <w:rPr>
                <w:noProof/>
                <w:webHidden/>
              </w:rPr>
              <w:fldChar w:fldCharType="begin"/>
            </w:r>
            <w:r>
              <w:rPr>
                <w:noProof/>
                <w:webHidden/>
              </w:rPr>
              <w:instrText xml:space="preserve"> PAGEREF _Toc232496756 \h </w:instrText>
            </w:r>
            <w:r>
              <w:rPr>
                <w:noProof/>
                <w:webHidden/>
              </w:rPr>
            </w:r>
            <w:r>
              <w:rPr>
                <w:noProof/>
                <w:webHidden/>
              </w:rPr>
              <w:fldChar w:fldCharType="separate"/>
            </w:r>
            <w:r>
              <w:rPr>
                <w:noProof/>
                <w:webHidden/>
              </w:rPr>
              <w:t>10</w:t>
            </w:r>
            <w:r>
              <w:rPr>
                <w:noProof/>
                <w:webHidden/>
              </w:rPr>
              <w:fldChar w:fldCharType="end"/>
            </w:r>
          </w:hyperlink>
        </w:p>
        <w:p w14:paraId="3472EFCF" w14:textId="7DFBAC9F" w:rsidR="0078561B" w:rsidRDefault="0078561B">
          <w:pPr>
            <w:pStyle w:val="TOC2"/>
            <w:tabs>
              <w:tab w:val="left" w:pos="960"/>
              <w:tab w:val="right" w:leader="dot" w:pos="9016"/>
            </w:tabs>
            <w:rPr>
              <w:rFonts w:asciiTheme="minorHAnsi" w:hAnsiTheme="minorHAnsi"/>
              <w:noProof/>
              <w:sz w:val="24"/>
            </w:rPr>
          </w:pPr>
          <w:hyperlink w:anchor="_Toc232496757" w:history="1">
            <w:r w:rsidRPr="00662C4C">
              <w:rPr>
                <w:rStyle w:val="Hyperlink"/>
                <w:noProof/>
              </w:rPr>
              <w:t>2.3</w:t>
            </w:r>
            <w:r>
              <w:rPr>
                <w:rFonts w:asciiTheme="minorHAnsi" w:hAnsiTheme="minorHAnsi"/>
                <w:noProof/>
                <w:sz w:val="24"/>
              </w:rPr>
              <w:tab/>
            </w:r>
            <w:r w:rsidRPr="00662C4C">
              <w:rPr>
                <w:rStyle w:val="Hyperlink"/>
                <w:noProof/>
              </w:rPr>
              <w:t>Authentication and Access Control</w:t>
            </w:r>
            <w:r>
              <w:rPr>
                <w:noProof/>
                <w:webHidden/>
              </w:rPr>
              <w:tab/>
            </w:r>
            <w:r>
              <w:rPr>
                <w:noProof/>
                <w:webHidden/>
              </w:rPr>
              <w:fldChar w:fldCharType="begin"/>
            </w:r>
            <w:r>
              <w:rPr>
                <w:noProof/>
                <w:webHidden/>
              </w:rPr>
              <w:instrText xml:space="preserve"> PAGEREF _Toc232496757 \h </w:instrText>
            </w:r>
            <w:r>
              <w:rPr>
                <w:noProof/>
                <w:webHidden/>
              </w:rPr>
            </w:r>
            <w:r>
              <w:rPr>
                <w:noProof/>
                <w:webHidden/>
              </w:rPr>
              <w:fldChar w:fldCharType="separate"/>
            </w:r>
            <w:r>
              <w:rPr>
                <w:noProof/>
                <w:webHidden/>
              </w:rPr>
              <w:t>12</w:t>
            </w:r>
            <w:r>
              <w:rPr>
                <w:noProof/>
                <w:webHidden/>
              </w:rPr>
              <w:fldChar w:fldCharType="end"/>
            </w:r>
          </w:hyperlink>
        </w:p>
        <w:p w14:paraId="3866A9B9" w14:textId="7D2F74D1" w:rsidR="0078561B" w:rsidRDefault="0078561B">
          <w:pPr>
            <w:pStyle w:val="TOC3"/>
            <w:tabs>
              <w:tab w:val="left" w:pos="1200"/>
              <w:tab w:val="right" w:leader="dot" w:pos="9016"/>
            </w:tabs>
            <w:rPr>
              <w:rFonts w:asciiTheme="minorHAnsi" w:hAnsiTheme="minorHAnsi"/>
              <w:noProof/>
              <w:sz w:val="24"/>
            </w:rPr>
          </w:pPr>
          <w:hyperlink w:anchor="_Toc232496758" w:history="1">
            <w:r w:rsidRPr="00662C4C">
              <w:rPr>
                <w:rStyle w:val="Hyperlink"/>
                <w:noProof/>
              </w:rPr>
              <w:t>2.3.1</w:t>
            </w:r>
            <w:r>
              <w:rPr>
                <w:rFonts w:asciiTheme="minorHAnsi" w:hAnsiTheme="minorHAnsi"/>
                <w:noProof/>
                <w:sz w:val="24"/>
              </w:rPr>
              <w:tab/>
            </w:r>
            <w:r w:rsidRPr="00662C4C">
              <w:rPr>
                <w:rStyle w:val="Hyperlink"/>
                <w:noProof/>
              </w:rPr>
              <w:t>Authentication Method</w:t>
            </w:r>
            <w:r>
              <w:rPr>
                <w:noProof/>
                <w:webHidden/>
              </w:rPr>
              <w:tab/>
            </w:r>
            <w:r>
              <w:rPr>
                <w:noProof/>
                <w:webHidden/>
              </w:rPr>
              <w:fldChar w:fldCharType="begin"/>
            </w:r>
            <w:r>
              <w:rPr>
                <w:noProof/>
                <w:webHidden/>
              </w:rPr>
              <w:instrText xml:space="preserve"> PAGEREF _Toc232496758 \h </w:instrText>
            </w:r>
            <w:r>
              <w:rPr>
                <w:noProof/>
                <w:webHidden/>
              </w:rPr>
            </w:r>
            <w:r>
              <w:rPr>
                <w:noProof/>
                <w:webHidden/>
              </w:rPr>
              <w:fldChar w:fldCharType="separate"/>
            </w:r>
            <w:r>
              <w:rPr>
                <w:noProof/>
                <w:webHidden/>
              </w:rPr>
              <w:t>12</w:t>
            </w:r>
            <w:r>
              <w:rPr>
                <w:noProof/>
                <w:webHidden/>
              </w:rPr>
              <w:fldChar w:fldCharType="end"/>
            </w:r>
          </w:hyperlink>
        </w:p>
        <w:p w14:paraId="5589E9A9" w14:textId="6C54CC48" w:rsidR="0078561B" w:rsidRDefault="0078561B">
          <w:pPr>
            <w:pStyle w:val="TOC2"/>
            <w:tabs>
              <w:tab w:val="left" w:pos="960"/>
              <w:tab w:val="right" w:leader="dot" w:pos="9016"/>
            </w:tabs>
            <w:rPr>
              <w:rFonts w:asciiTheme="minorHAnsi" w:hAnsiTheme="minorHAnsi"/>
              <w:noProof/>
              <w:sz w:val="24"/>
            </w:rPr>
          </w:pPr>
          <w:hyperlink w:anchor="_Toc232496759" w:history="1">
            <w:r w:rsidRPr="00662C4C">
              <w:rPr>
                <w:rStyle w:val="Hyperlink"/>
                <w:noProof/>
              </w:rPr>
              <w:t>2.4</w:t>
            </w:r>
            <w:r>
              <w:rPr>
                <w:rFonts w:asciiTheme="minorHAnsi" w:hAnsiTheme="minorHAnsi"/>
                <w:noProof/>
                <w:sz w:val="24"/>
              </w:rPr>
              <w:tab/>
            </w:r>
            <w:r w:rsidRPr="00662C4C">
              <w:rPr>
                <w:rStyle w:val="Hyperlink"/>
                <w:noProof/>
              </w:rPr>
              <w:t>CMS Dashboard</w:t>
            </w:r>
            <w:r>
              <w:rPr>
                <w:noProof/>
                <w:webHidden/>
              </w:rPr>
              <w:tab/>
            </w:r>
            <w:r>
              <w:rPr>
                <w:noProof/>
                <w:webHidden/>
              </w:rPr>
              <w:fldChar w:fldCharType="begin"/>
            </w:r>
            <w:r>
              <w:rPr>
                <w:noProof/>
                <w:webHidden/>
              </w:rPr>
              <w:instrText xml:space="preserve"> PAGEREF _Toc232496759 \h </w:instrText>
            </w:r>
            <w:r>
              <w:rPr>
                <w:noProof/>
                <w:webHidden/>
              </w:rPr>
            </w:r>
            <w:r>
              <w:rPr>
                <w:noProof/>
                <w:webHidden/>
              </w:rPr>
              <w:fldChar w:fldCharType="separate"/>
            </w:r>
            <w:r>
              <w:rPr>
                <w:noProof/>
                <w:webHidden/>
              </w:rPr>
              <w:t>12</w:t>
            </w:r>
            <w:r>
              <w:rPr>
                <w:noProof/>
                <w:webHidden/>
              </w:rPr>
              <w:fldChar w:fldCharType="end"/>
            </w:r>
          </w:hyperlink>
        </w:p>
        <w:p w14:paraId="26D5CEDD" w14:textId="5838C5C0" w:rsidR="0078561B" w:rsidRDefault="0078561B">
          <w:pPr>
            <w:pStyle w:val="TOC3"/>
            <w:tabs>
              <w:tab w:val="left" w:pos="1200"/>
              <w:tab w:val="right" w:leader="dot" w:pos="9016"/>
            </w:tabs>
            <w:rPr>
              <w:rFonts w:asciiTheme="minorHAnsi" w:hAnsiTheme="minorHAnsi"/>
              <w:noProof/>
              <w:sz w:val="24"/>
            </w:rPr>
          </w:pPr>
          <w:hyperlink w:anchor="_Toc232496760" w:history="1">
            <w:r w:rsidRPr="00662C4C">
              <w:rPr>
                <w:rStyle w:val="Hyperlink"/>
                <w:noProof/>
              </w:rPr>
              <w:t>2.4.1</w:t>
            </w:r>
            <w:r>
              <w:rPr>
                <w:rFonts w:asciiTheme="minorHAnsi" w:hAnsiTheme="minorHAnsi"/>
                <w:noProof/>
                <w:sz w:val="24"/>
              </w:rPr>
              <w:tab/>
            </w:r>
            <w:r w:rsidRPr="00662C4C">
              <w:rPr>
                <w:rStyle w:val="Hyperlink"/>
                <w:noProof/>
              </w:rPr>
              <w:t>Landing Page and Navigation</w:t>
            </w:r>
            <w:r>
              <w:rPr>
                <w:noProof/>
                <w:webHidden/>
              </w:rPr>
              <w:tab/>
            </w:r>
            <w:r>
              <w:rPr>
                <w:noProof/>
                <w:webHidden/>
              </w:rPr>
              <w:fldChar w:fldCharType="begin"/>
            </w:r>
            <w:r>
              <w:rPr>
                <w:noProof/>
                <w:webHidden/>
              </w:rPr>
              <w:instrText xml:space="preserve"> PAGEREF _Toc232496760 \h </w:instrText>
            </w:r>
            <w:r>
              <w:rPr>
                <w:noProof/>
                <w:webHidden/>
              </w:rPr>
            </w:r>
            <w:r>
              <w:rPr>
                <w:noProof/>
                <w:webHidden/>
              </w:rPr>
              <w:fldChar w:fldCharType="separate"/>
            </w:r>
            <w:r>
              <w:rPr>
                <w:noProof/>
                <w:webHidden/>
              </w:rPr>
              <w:t>12</w:t>
            </w:r>
            <w:r>
              <w:rPr>
                <w:noProof/>
                <w:webHidden/>
              </w:rPr>
              <w:fldChar w:fldCharType="end"/>
            </w:r>
          </w:hyperlink>
        </w:p>
        <w:p w14:paraId="736DBF49" w14:textId="5277E4A7" w:rsidR="0078561B" w:rsidRDefault="0078561B">
          <w:pPr>
            <w:pStyle w:val="TOC3"/>
            <w:tabs>
              <w:tab w:val="left" w:pos="1200"/>
              <w:tab w:val="right" w:leader="dot" w:pos="9016"/>
            </w:tabs>
            <w:rPr>
              <w:rFonts w:asciiTheme="minorHAnsi" w:hAnsiTheme="minorHAnsi"/>
              <w:noProof/>
              <w:sz w:val="24"/>
            </w:rPr>
          </w:pPr>
          <w:hyperlink w:anchor="_Toc232496761" w:history="1">
            <w:r w:rsidRPr="00662C4C">
              <w:rPr>
                <w:rStyle w:val="Hyperlink"/>
                <w:noProof/>
              </w:rPr>
              <w:t>2.4.2</w:t>
            </w:r>
            <w:r>
              <w:rPr>
                <w:rFonts w:asciiTheme="minorHAnsi" w:hAnsiTheme="minorHAnsi"/>
                <w:noProof/>
                <w:sz w:val="24"/>
              </w:rPr>
              <w:tab/>
            </w:r>
            <w:r w:rsidRPr="00662C4C">
              <w:rPr>
                <w:rStyle w:val="Hyperlink"/>
                <w:noProof/>
              </w:rPr>
              <w:t>Summary Metrics</w:t>
            </w:r>
            <w:r>
              <w:rPr>
                <w:noProof/>
                <w:webHidden/>
              </w:rPr>
              <w:tab/>
            </w:r>
            <w:r>
              <w:rPr>
                <w:noProof/>
                <w:webHidden/>
              </w:rPr>
              <w:fldChar w:fldCharType="begin"/>
            </w:r>
            <w:r>
              <w:rPr>
                <w:noProof/>
                <w:webHidden/>
              </w:rPr>
              <w:instrText xml:space="preserve"> PAGEREF _Toc232496761 \h </w:instrText>
            </w:r>
            <w:r>
              <w:rPr>
                <w:noProof/>
                <w:webHidden/>
              </w:rPr>
            </w:r>
            <w:r>
              <w:rPr>
                <w:noProof/>
                <w:webHidden/>
              </w:rPr>
              <w:fldChar w:fldCharType="separate"/>
            </w:r>
            <w:r>
              <w:rPr>
                <w:noProof/>
                <w:webHidden/>
              </w:rPr>
              <w:t>13</w:t>
            </w:r>
            <w:r>
              <w:rPr>
                <w:noProof/>
                <w:webHidden/>
              </w:rPr>
              <w:fldChar w:fldCharType="end"/>
            </w:r>
          </w:hyperlink>
        </w:p>
        <w:p w14:paraId="54504CE7" w14:textId="77988563" w:rsidR="0078561B" w:rsidRDefault="0078561B">
          <w:pPr>
            <w:pStyle w:val="TOC3"/>
            <w:tabs>
              <w:tab w:val="left" w:pos="1200"/>
              <w:tab w:val="right" w:leader="dot" w:pos="9016"/>
            </w:tabs>
            <w:rPr>
              <w:rFonts w:asciiTheme="minorHAnsi" w:hAnsiTheme="minorHAnsi"/>
              <w:noProof/>
              <w:sz w:val="24"/>
            </w:rPr>
          </w:pPr>
          <w:hyperlink w:anchor="_Toc232496762" w:history="1">
            <w:r w:rsidRPr="00662C4C">
              <w:rPr>
                <w:rStyle w:val="Hyperlink"/>
                <w:noProof/>
              </w:rPr>
              <w:t>2.4.3</w:t>
            </w:r>
            <w:r>
              <w:rPr>
                <w:rFonts w:asciiTheme="minorHAnsi" w:hAnsiTheme="minorHAnsi"/>
                <w:noProof/>
                <w:sz w:val="24"/>
              </w:rPr>
              <w:tab/>
            </w:r>
            <w:r w:rsidRPr="00662C4C">
              <w:rPr>
                <w:rStyle w:val="Hyperlink"/>
                <w:noProof/>
              </w:rPr>
              <w:t>Events Master List</w:t>
            </w:r>
            <w:r>
              <w:rPr>
                <w:noProof/>
                <w:webHidden/>
              </w:rPr>
              <w:tab/>
            </w:r>
            <w:r>
              <w:rPr>
                <w:noProof/>
                <w:webHidden/>
              </w:rPr>
              <w:fldChar w:fldCharType="begin"/>
            </w:r>
            <w:r>
              <w:rPr>
                <w:noProof/>
                <w:webHidden/>
              </w:rPr>
              <w:instrText xml:space="preserve"> PAGEREF _Toc232496762 \h </w:instrText>
            </w:r>
            <w:r>
              <w:rPr>
                <w:noProof/>
                <w:webHidden/>
              </w:rPr>
            </w:r>
            <w:r>
              <w:rPr>
                <w:noProof/>
                <w:webHidden/>
              </w:rPr>
              <w:fldChar w:fldCharType="separate"/>
            </w:r>
            <w:r>
              <w:rPr>
                <w:noProof/>
                <w:webHidden/>
              </w:rPr>
              <w:t>14</w:t>
            </w:r>
            <w:r>
              <w:rPr>
                <w:noProof/>
                <w:webHidden/>
              </w:rPr>
              <w:fldChar w:fldCharType="end"/>
            </w:r>
          </w:hyperlink>
        </w:p>
        <w:p w14:paraId="27A31DA6" w14:textId="4E9B3456" w:rsidR="0078561B" w:rsidRDefault="0078561B">
          <w:pPr>
            <w:pStyle w:val="TOC3"/>
            <w:tabs>
              <w:tab w:val="left" w:pos="1200"/>
              <w:tab w:val="right" w:leader="dot" w:pos="9016"/>
            </w:tabs>
            <w:rPr>
              <w:rFonts w:asciiTheme="minorHAnsi" w:hAnsiTheme="minorHAnsi"/>
              <w:noProof/>
              <w:sz w:val="24"/>
            </w:rPr>
          </w:pPr>
          <w:hyperlink w:anchor="_Toc232496763" w:history="1">
            <w:r w:rsidRPr="00662C4C">
              <w:rPr>
                <w:rStyle w:val="Hyperlink"/>
                <w:noProof/>
              </w:rPr>
              <w:t>2.4.4</w:t>
            </w:r>
            <w:r>
              <w:rPr>
                <w:rFonts w:asciiTheme="minorHAnsi" w:hAnsiTheme="minorHAnsi"/>
                <w:noProof/>
                <w:sz w:val="24"/>
              </w:rPr>
              <w:tab/>
            </w:r>
            <w:r w:rsidRPr="00662C4C">
              <w:rPr>
                <w:rStyle w:val="Hyperlink"/>
                <w:noProof/>
              </w:rPr>
              <w:t>2D Island Map</w:t>
            </w:r>
            <w:r>
              <w:rPr>
                <w:noProof/>
                <w:webHidden/>
              </w:rPr>
              <w:tab/>
            </w:r>
            <w:r>
              <w:rPr>
                <w:noProof/>
                <w:webHidden/>
              </w:rPr>
              <w:fldChar w:fldCharType="begin"/>
            </w:r>
            <w:r>
              <w:rPr>
                <w:noProof/>
                <w:webHidden/>
              </w:rPr>
              <w:instrText xml:space="preserve"> PAGEREF _Toc232496763 \h </w:instrText>
            </w:r>
            <w:r>
              <w:rPr>
                <w:noProof/>
                <w:webHidden/>
              </w:rPr>
            </w:r>
            <w:r>
              <w:rPr>
                <w:noProof/>
                <w:webHidden/>
              </w:rPr>
              <w:fldChar w:fldCharType="separate"/>
            </w:r>
            <w:r>
              <w:rPr>
                <w:noProof/>
                <w:webHidden/>
              </w:rPr>
              <w:t>15</w:t>
            </w:r>
            <w:r>
              <w:rPr>
                <w:noProof/>
                <w:webHidden/>
              </w:rPr>
              <w:fldChar w:fldCharType="end"/>
            </w:r>
          </w:hyperlink>
        </w:p>
        <w:p w14:paraId="37B53A14" w14:textId="5DB79FCF" w:rsidR="0078561B" w:rsidRDefault="0078561B">
          <w:pPr>
            <w:pStyle w:val="TOC2"/>
            <w:tabs>
              <w:tab w:val="left" w:pos="960"/>
              <w:tab w:val="right" w:leader="dot" w:pos="9016"/>
            </w:tabs>
            <w:rPr>
              <w:rFonts w:asciiTheme="minorHAnsi" w:hAnsiTheme="minorHAnsi"/>
              <w:noProof/>
              <w:sz w:val="24"/>
            </w:rPr>
          </w:pPr>
          <w:hyperlink w:anchor="_Toc232496764" w:history="1">
            <w:r w:rsidRPr="00662C4C">
              <w:rPr>
                <w:rStyle w:val="Hyperlink"/>
                <w:noProof/>
              </w:rPr>
              <w:t>2.5</w:t>
            </w:r>
            <w:r>
              <w:rPr>
                <w:rFonts w:asciiTheme="minorHAnsi" w:hAnsiTheme="minorHAnsi"/>
                <w:noProof/>
                <w:sz w:val="24"/>
              </w:rPr>
              <w:tab/>
            </w:r>
            <w:r w:rsidRPr="00662C4C">
              <w:rPr>
                <w:rStyle w:val="Hyperlink"/>
                <w:noProof/>
              </w:rPr>
              <w:t>Integration with Unified Command System</w:t>
            </w:r>
            <w:r>
              <w:rPr>
                <w:noProof/>
                <w:webHidden/>
              </w:rPr>
              <w:tab/>
            </w:r>
            <w:r>
              <w:rPr>
                <w:noProof/>
                <w:webHidden/>
              </w:rPr>
              <w:fldChar w:fldCharType="begin"/>
            </w:r>
            <w:r>
              <w:rPr>
                <w:noProof/>
                <w:webHidden/>
              </w:rPr>
              <w:instrText xml:space="preserve"> PAGEREF _Toc232496764 \h </w:instrText>
            </w:r>
            <w:r>
              <w:rPr>
                <w:noProof/>
                <w:webHidden/>
              </w:rPr>
            </w:r>
            <w:r>
              <w:rPr>
                <w:noProof/>
                <w:webHidden/>
              </w:rPr>
              <w:fldChar w:fldCharType="separate"/>
            </w:r>
            <w:r>
              <w:rPr>
                <w:noProof/>
                <w:webHidden/>
              </w:rPr>
              <w:t>17</w:t>
            </w:r>
            <w:r>
              <w:rPr>
                <w:noProof/>
                <w:webHidden/>
              </w:rPr>
              <w:fldChar w:fldCharType="end"/>
            </w:r>
          </w:hyperlink>
        </w:p>
        <w:p w14:paraId="3E81E3C3" w14:textId="46CEE6F7" w:rsidR="0078561B" w:rsidRDefault="0078561B">
          <w:pPr>
            <w:pStyle w:val="TOC3"/>
            <w:tabs>
              <w:tab w:val="left" w:pos="1200"/>
              <w:tab w:val="right" w:leader="dot" w:pos="9016"/>
            </w:tabs>
            <w:rPr>
              <w:rFonts w:asciiTheme="minorHAnsi" w:hAnsiTheme="minorHAnsi"/>
              <w:noProof/>
              <w:sz w:val="24"/>
            </w:rPr>
          </w:pPr>
          <w:hyperlink w:anchor="_Toc232496765" w:history="1">
            <w:r w:rsidRPr="00662C4C">
              <w:rPr>
                <w:rStyle w:val="Hyperlink"/>
                <w:noProof/>
              </w:rPr>
              <w:t>2.5.1</w:t>
            </w:r>
            <w:r>
              <w:rPr>
                <w:rFonts w:asciiTheme="minorHAnsi" w:hAnsiTheme="minorHAnsi"/>
                <w:noProof/>
                <w:sz w:val="24"/>
              </w:rPr>
              <w:tab/>
            </w:r>
            <w:r w:rsidRPr="00662C4C">
              <w:rPr>
                <w:rStyle w:val="Hyperlink"/>
                <w:noProof/>
              </w:rPr>
              <w:t>Live Metric Feed to UCS Dashboard</w:t>
            </w:r>
            <w:r>
              <w:rPr>
                <w:noProof/>
                <w:webHidden/>
              </w:rPr>
              <w:tab/>
            </w:r>
            <w:r>
              <w:rPr>
                <w:noProof/>
                <w:webHidden/>
              </w:rPr>
              <w:fldChar w:fldCharType="begin"/>
            </w:r>
            <w:r>
              <w:rPr>
                <w:noProof/>
                <w:webHidden/>
              </w:rPr>
              <w:instrText xml:space="preserve"> PAGEREF _Toc232496765 \h </w:instrText>
            </w:r>
            <w:r>
              <w:rPr>
                <w:noProof/>
                <w:webHidden/>
              </w:rPr>
            </w:r>
            <w:r>
              <w:rPr>
                <w:noProof/>
                <w:webHidden/>
              </w:rPr>
              <w:fldChar w:fldCharType="separate"/>
            </w:r>
            <w:r>
              <w:rPr>
                <w:noProof/>
                <w:webHidden/>
              </w:rPr>
              <w:t>17</w:t>
            </w:r>
            <w:r>
              <w:rPr>
                <w:noProof/>
                <w:webHidden/>
              </w:rPr>
              <w:fldChar w:fldCharType="end"/>
            </w:r>
          </w:hyperlink>
        </w:p>
        <w:p w14:paraId="180B8928" w14:textId="542C3EC6" w:rsidR="0078561B" w:rsidRDefault="0078561B">
          <w:pPr>
            <w:pStyle w:val="TOC3"/>
            <w:tabs>
              <w:tab w:val="left" w:pos="1200"/>
              <w:tab w:val="right" w:leader="dot" w:pos="9016"/>
            </w:tabs>
            <w:rPr>
              <w:rFonts w:asciiTheme="minorHAnsi" w:hAnsiTheme="minorHAnsi"/>
              <w:noProof/>
              <w:sz w:val="24"/>
            </w:rPr>
          </w:pPr>
          <w:hyperlink w:anchor="_Toc232496766" w:history="1">
            <w:r w:rsidRPr="00662C4C">
              <w:rPr>
                <w:rStyle w:val="Hyperlink"/>
                <w:noProof/>
              </w:rPr>
              <w:t>2.5.2</w:t>
            </w:r>
            <w:r>
              <w:rPr>
                <w:rFonts w:asciiTheme="minorHAnsi" w:hAnsiTheme="minorHAnsi"/>
                <w:noProof/>
                <w:sz w:val="24"/>
              </w:rPr>
              <w:tab/>
            </w:r>
            <w:r w:rsidRPr="00662C4C">
              <w:rPr>
                <w:rStyle w:val="Hyperlink"/>
                <w:noProof/>
              </w:rPr>
              <w:t>Embedded CMS Functions within UCS</w:t>
            </w:r>
            <w:r>
              <w:rPr>
                <w:noProof/>
                <w:webHidden/>
              </w:rPr>
              <w:tab/>
            </w:r>
            <w:r>
              <w:rPr>
                <w:noProof/>
                <w:webHidden/>
              </w:rPr>
              <w:fldChar w:fldCharType="begin"/>
            </w:r>
            <w:r>
              <w:rPr>
                <w:noProof/>
                <w:webHidden/>
              </w:rPr>
              <w:instrText xml:space="preserve"> PAGEREF _Toc232496766 \h </w:instrText>
            </w:r>
            <w:r>
              <w:rPr>
                <w:noProof/>
                <w:webHidden/>
              </w:rPr>
            </w:r>
            <w:r>
              <w:rPr>
                <w:noProof/>
                <w:webHidden/>
              </w:rPr>
              <w:fldChar w:fldCharType="separate"/>
            </w:r>
            <w:r>
              <w:rPr>
                <w:noProof/>
                <w:webHidden/>
              </w:rPr>
              <w:t>17</w:t>
            </w:r>
            <w:r>
              <w:rPr>
                <w:noProof/>
                <w:webHidden/>
              </w:rPr>
              <w:fldChar w:fldCharType="end"/>
            </w:r>
          </w:hyperlink>
        </w:p>
        <w:p w14:paraId="0D998ACB" w14:textId="4AEEC0F9" w:rsidR="0078561B" w:rsidRDefault="0078561B">
          <w:pPr>
            <w:pStyle w:val="TOC3"/>
            <w:tabs>
              <w:tab w:val="left" w:pos="1200"/>
              <w:tab w:val="right" w:leader="dot" w:pos="9016"/>
            </w:tabs>
            <w:rPr>
              <w:rFonts w:asciiTheme="minorHAnsi" w:hAnsiTheme="minorHAnsi"/>
              <w:noProof/>
              <w:sz w:val="24"/>
            </w:rPr>
          </w:pPr>
          <w:hyperlink w:anchor="_Toc232496767" w:history="1">
            <w:r w:rsidRPr="00662C4C">
              <w:rPr>
                <w:rStyle w:val="Hyperlink"/>
                <w:noProof/>
              </w:rPr>
              <w:t>2.5.3</w:t>
            </w:r>
            <w:r>
              <w:rPr>
                <w:rFonts w:asciiTheme="minorHAnsi" w:hAnsiTheme="minorHAnsi"/>
                <w:noProof/>
                <w:sz w:val="24"/>
              </w:rPr>
              <w:tab/>
            </w:r>
            <w:r w:rsidRPr="00662C4C">
              <w:rPr>
                <w:rStyle w:val="Hyperlink"/>
                <w:noProof/>
              </w:rPr>
              <w:t>Navigation from UCS to CMS</w:t>
            </w:r>
            <w:r>
              <w:rPr>
                <w:noProof/>
                <w:webHidden/>
              </w:rPr>
              <w:tab/>
            </w:r>
            <w:r>
              <w:rPr>
                <w:noProof/>
                <w:webHidden/>
              </w:rPr>
              <w:fldChar w:fldCharType="begin"/>
            </w:r>
            <w:r>
              <w:rPr>
                <w:noProof/>
                <w:webHidden/>
              </w:rPr>
              <w:instrText xml:space="preserve"> PAGEREF _Toc232496767 \h </w:instrText>
            </w:r>
            <w:r>
              <w:rPr>
                <w:noProof/>
                <w:webHidden/>
              </w:rPr>
            </w:r>
            <w:r>
              <w:rPr>
                <w:noProof/>
                <w:webHidden/>
              </w:rPr>
              <w:fldChar w:fldCharType="separate"/>
            </w:r>
            <w:r>
              <w:rPr>
                <w:noProof/>
                <w:webHidden/>
              </w:rPr>
              <w:t>18</w:t>
            </w:r>
            <w:r>
              <w:rPr>
                <w:noProof/>
                <w:webHidden/>
              </w:rPr>
              <w:fldChar w:fldCharType="end"/>
            </w:r>
          </w:hyperlink>
        </w:p>
        <w:p w14:paraId="566E3741" w14:textId="47355D9E" w:rsidR="0078561B" w:rsidRDefault="0078561B">
          <w:pPr>
            <w:pStyle w:val="TOC3"/>
            <w:tabs>
              <w:tab w:val="left" w:pos="1200"/>
              <w:tab w:val="right" w:leader="dot" w:pos="9016"/>
            </w:tabs>
            <w:rPr>
              <w:rFonts w:asciiTheme="minorHAnsi" w:hAnsiTheme="minorHAnsi"/>
              <w:noProof/>
              <w:sz w:val="24"/>
            </w:rPr>
          </w:pPr>
          <w:hyperlink w:anchor="_Toc232496768" w:history="1">
            <w:r w:rsidRPr="00662C4C">
              <w:rPr>
                <w:rStyle w:val="Hyperlink"/>
                <w:noProof/>
              </w:rPr>
              <w:t>2.5.4</w:t>
            </w:r>
            <w:r>
              <w:rPr>
                <w:rFonts w:asciiTheme="minorHAnsi" w:hAnsiTheme="minorHAnsi"/>
                <w:noProof/>
                <w:sz w:val="24"/>
              </w:rPr>
              <w:tab/>
            </w:r>
            <w:r w:rsidRPr="00662C4C">
              <w:rPr>
                <w:rStyle w:val="Hyperlink"/>
                <w:noProof/>
              </w:rPr>
              <w:t>Incident Creation from UCS</w:t>
            </w:r>
            <w:r>
              <w:rPr>
                <w:noProof/>
                <w:webHidden/>
              </w:rPr>
              <w:tab/>
            </w:r>
            <w:r>
              <w:rPr>
                <w:noProof/>
                <w:webHidden/>
              </w:rPr>
              <w:fldChar w:fldCharType="begin"/>
            </w:r>
            <w:r>
              <w:rPr>
                <w:noProof/>
                <w:webHidden/>
              </w:rPr>
              <w:instrText xml:space="preserve"> PAGEREF _Toc232496768 \h </w:instrText>
            </w:r>
            <w:r>
              <w:rPr>
                <w:noProof/>
                <w:webHidden/>
              </w:rPr>
            </w:r>
            <w:r>
              <w:rPr>
                <w:noProof/>
                <w:webHidden/>
              </w:rPr>
              <w:fldChar w:fldCharType="separate"/>
            </w:r>
            <w:r>
              <w:rPr>
                <w:noProof/>
                <w:webHidden/>
              </w:rPr>
              <w:t>18</w:t>
            </w:r>
            <w:r>
              <w:rPr>
                <w:noProof/>
                <w:webHidden/>
              </w:rPr>
              <w:fldChar w:fldCharType="end"/>
            </w:r>
          </w:hyperlink>
        </w:p>
        <w:p w14:paraId="5D4AAA94" w14:textId="1666D527" w:rsidR="0078561B" w:rsidRDefault="0078561B">
          <w:pPr>
            <w:pStyle w:val="TOC3"/>
            <w:tabs>
              <w:tab w:val="left" w:pos="1200"/>
              <w:tab w:val="right" w:leader="dot" w:pos="9016"/>
            </w:tabs>
            <w:rPr>
              <w:rFonts w:asciiTheme="minorHAnsi" w:hAnsiTheme="minorHAnsi"/>
              <w:noProof/>
              <w:sz w:val="24"/>
            </w:rPr>
          </w:pPr>
          <w:hyperlink w:anchor="_Toc232496769" w:history="1">
            <w:r w:rsidRPr="00662C4C">
              <w:rPr>
                <w:rStyle w:val="Hyperlink"/>
                <w:noProof/>
              </w:rPr>
              <w:t>2.5.5</w:t>
            </w:r>
            <w:r>
              <w:rPr>
                <w:rFonts w:asciiTheme="minorHAnsi" w:hAnsiTheme="minorHAnsi"/>
                <w:noProof/>
                <w:sz w:val="24"/>
              </w:rPr>
              <w:tab/>
            </w:r>
            <w:r w:rsidRPr="00662C4C">
              <w:rPr>
                <w:rStyle w:val="Hyperlink"/>
                <w:noProof/>
              </w:rPr>
              <w:t>External Weather Alert Forwarding</w:t>
            </w:r>
            <w:r>
              <w:rPr>
                <w:noProof/>
                <w:webHidden/>
              </w:rPr>
              <w:tab/>
            </w:r>
            <w:r>
              <w:rPr>
                <w:noProof/>
                <w:webHidden/>
              </w:rPr>
              <w:fldChar w:fldCharType="begin"/>
            </w:r>
            <w:r>
              <w:rPr>
                <w:noProof/>
                <w:webHidden/>
              </w:rPr>
              <w:instrText xml:space="preserve"> PAGEREF _Toc232496769 \h </w:instrText>
            </w:r>
            <w:r>
              <w:rPr>
                <w:noProof/>
                <w:webHidden/>
              </w:rPr>
            </w:r>
            <w:r>
              <w:rPr>
                <w:noProof/>
                <w:webHidden/>
              </w:rPr>
              <w:fldChar w:fldCharType="separate"/>
            </w:r>
            <w:r>
              <w:rPr>
                <w:noProof/>
                <w:webHidden/>
              </w:rPr>
              <w:t>19</w:t>
            </w:r>
            <w:r>
              <w:rPr>
                <w:noProof/>
                <w:webHidden/>
              </w:rPr>
              <w:fldChar w:fldCharType="end"/>
            </w:r>
          </w:hyperlink>
        </w:p>
        <w:p w14:paraId="147ED42C" w14:textId="1F42DEF3" w:rsidR="0078561B" w:rsidRDefault="0078561B">
          <w:pPr>
            <w:pStyle w:val="TOC3"/>
            <w:tabs>
              <w:tab w:val="left" w:pos="1200"/>
              <w:tab w:val="right" w:leader="dot" w:pos="9016"/>
            </w:tabs>
            <w:rPr>
              <w:rFonts w:asciiTheme="minorHAnsi" w:hAnsiTheme="minorHAnsi"/>
              <w:noProof/>
              <w:sz w:val="24"/>
            </w:rPr>
          </w:pPr>
          <w:hyperlink w:anchor="_Toc232496770" w:history="1">
            <w:r w:rsidRPr="00662C4C">
              <w:rPr>
                <w:rStyle w:val="Hyperlink"/>
                <w:noProof/>
              </w:rPr>
              <w:t>2.5.6</w:t>
            </w:r>
            <w:r>
              <w:rPr>
                <w:rFonts w:asciiTheme="minorHAnsi" w:hAnsiTheme="minorHAnsi"/>
                <w:noProof/>
                <w:sz w:val="24"/>
              </w:rPr>
              <w:tab/>
            </w:r>
            <w:r w:rsidRPr="00662C4C">
              <w:rPr>
                <w:rStyle w:val="Hyperlink"/>
                <w:noProof/>
              </w:rPr>
              <w:t>Last 10 Actions from CMS to UCS Widget</w:t>
            </w:r>
            <w:r>
              <w:rPr>
                <w:noProof/>
                <w:webHidden/>
              </w:rPr>
              <w:tab/>
            </w:r>
            <w:r>
              <w:rPr>
                <w:noProof/>
                <w:webHidden/>
              </w:rPr>
              <w:fldChar w:fldCharType="begin"/>
            </w:r>
            <w:r>
              <w:rPr>
                <w:noProof/>
                <w:webHidden/>
              </w:rPr>
              <w:instrText xml:space="preserve"> PAGEREF _Toc232496770 \h </w:instrText>
            </w:r>
            <w:r>
              <w:rPr>
                <w:noProof/>
                <w:webHidden/>
              </w:rPr>
            </w:r>
            <w:r>
              <w:rPr>
                <w:noProof/>
                <w:webHidden/>
              </w:rPr>
              <w:fldChar w:fldCharType="separate"/>
            </w:r>
            <w:r>
              <w:rPr>
                <w:noProof/>
                <w:webHidden/>
              </w:rPr>
              <w:t>19</w:t>
            </w:r>
            <w:r>
              <w:rPr>
                <w:noProof/>
                <w:webHidden/>
              </w:rPr>
              <w:fldChar w:fldCharType="end"/>
            </w:r>
          </w:hyperlink>
        </w:p>
        <w:p w14:paraId="609E5EBE" w14:textId="5641D769" w:rsidR="0078561B" w:rsidRDefault="0078561B">
          <w:pPr>
            <w:pStyle w:val="TOC3"/>
            <w:tabs>
              <w:tab w:val="left" w:pos="1200"/>
              <w:tab w:val="right" w:leader="dot" w:pos="9016"/>
            </w:tabs>
            <w:rPr>
              <w:rFonts w:asciiTheme="minorHAnsi" w:hAnsiTheme="minorHAnsi"/>
              <w:noProof/>
              <w:sz w:val="24"/>
            </w:rPr>
          </w:pPr>
          <w:hyperlink w:anchor="_Toc232496771" w:history="1">
            <w:r w:rsidRPr="00662C4C">
              <w:rPr>
                <w:rStyle w:val="Hyperlink"/>
                <w:noProof/>
              </w:rPr>
              <w:t>2.5.7</w:t>
            </w:r>
            <w:r>
              <w:rPr>
                <w:rFonts w:asciiTheme="minorHAnsi" w:hAnsiTheme="minorHAnsi"/>
                <w:noProof/>
                <w:sz w:val="24"/>
              </w:rPr>
              <w:tab/>
            </w:r>
            <w:r w:rsidRPr="00662C4C">
              <w:rPr>
                <w:rStyle w:val="Hyperlink"/>
                <w:noProof/>
              </w:rPr>
              <w:t>Broadcast Integration with UCS</w:t>
            </w:r>
            <w:r>
              <w:rPr>
                <w:noProof/>
                <w:webHidden/>
              </w:rPr>
              <w:tab/>
            </w:r>
            <w:r>
              <w:rPr>
                <w:noProof/>
                <w:webHidden/>
              </w:rPr>
              <w:fldChar w:fldCharType="begin"/>
            </w:r>
            <w:r>
              <w:rPr>
                <w:noProof/>
                <w:webHidden/>
              </w:rPr>
              <w:instrText xml:space="preserve"> PAGEREF _Toc232496771 \h </w:instrText>
            </w:r>
            <w:r>
              <w:rPr>
                <w:noProof/>
                <w:webHidden/>
              </w:rPr>
            </w:r>
            <w:r>
              <w:rPr>
                <w:noProof/>
                <w:webHidden/>
              </w:rPr>
              <w:fldChar w:fldCharType="separate"/>
            </w:r>
            <w:r>
              <w:rPr>
                <w:noProof/>
                <w:webHidden/>
              </w:rPr>
              <w:t>19</w:t>
            </w:r>
            <w:r>
              <w:rPr>
                <w:noProof/>
                <w:webHidden/>
              </w:rPr>
              <w:fldChar w:fldCharType="end"/>
            </w:r>
          </w:hyperlink>
        </w:p>
        <w:p w14:paraId="36A59928" w14:textId="7289B4EC" w:rsidR="0078561B" w:rsidRDefault="0078561B">
          <w:pPr>
            <w:pStyle w:val="TOC1"/>
            <w:tabs>
              <w:tab w:val="left" w:pos="440"/>
              <w:tab w:val="right" w:leader="dot" w:pos="9016"/>
            </w:tabs>
            <w:rPr>
              <w:rFonts w:asciiTheme="minorHAnsi" w:hAnsiTheme="minorHAnsi"/>
              <w:noProof/>
              <w:sz w:val="24"/>
            </w:rPr>
          </w:pPr>
          <w:hyperlink w:anchor="_Toc232496772" w:history="1">
            <w:r w:rsidRPr="00662C4C">
              <w:rPr>
                <w:rStyle w:val="Hyperlink"/>
                <w:noProof/>
              </w:rPr>
              <w:t>3.</w:t>
            </w:r>
            <w:r>
              <w:rPr>
                <w:rFonts w:asciiTheme="minorHAnsi" w:hAnsiTheme="minorHAnsi"/>
                <w:noProof/>
                <w:sz w:val="24"/>
              </w:rPr>
              <w:tab/>
            </w:r>
            <w:r w:rsidRPr="00662C4C">
              <w:rPr>
                <w:rStyle w:val="Hyperlink"/>
                <w:noProof/>
              </w:rPr>
              <w:t>User Roles and Permissions</w:t>
            </w:r>
            <w:r>
              <w:rPr>
                <w:noProof/>
                <w:webHidden/>
              </w:rPr>
              <w:tab/>
            </w:r>
            <w:r>
              <w:rPr>
                <w:noProof/>
                <w:webHidden/>
              </w:rPr>
              <w:fldChar w:fldCharType="begin"/>
            </w:r>
            <w:r>
              <w:rPr>
                <w:noProof/>
                <w:webHidden/>
              </w:rPr>
              <w:instrText xml:space="preserve"> PAGEREF _Toc232496772 \h </w:instrText>
            </w:r>
            <w:r>
              <w:rPr>
                <w:noProof/>
                <w:webHidden/>
              </w:rPr>
            </w:r>
            <w:r>
              <w:rPr>
                <w:noProof/>
                <w:webHidden/>
              </w:rPr>
              <w:fldChar w:fldCharType="separate"/>
            </w:r>
            <w:r>
              <w:rPr>
                <w:noProof/>
                <w:webHidden/>
              </w:rPr>
              <w:t>20</w:t>
            </w:r>
            <w:r>
              <w:rPr>
                <w:noProof/>
                <w:webHidden/>
              </w:rPr>
              <w:fldChar w:fldCharType="end"/>
            </w:r>
          </w:hyperlink>
        </w:p>
        <w:p w14:paraId="09F17039" w14:textId="0A6E0A26" w:rsidR="0078561B" w:rsidRDefault="0078561B">
          <w:pPr>
            <w:pStyle w:val="TOC2"/>
            <w:tabs>
              <w:tab w:val="left" w:pos="960"/>
              <w:tab w:val="right" w:leader="dot" w:pos="9016"/>
            </w:tabs>
            <w:rPr>
              <w:rFonts w:asciiTheme="minorHAnsi" w:hAnsiTheme="minorHAnsi"/>
              <w:noProof/>
              <w:sz w:val="24"/>
            </w:rPr>
          </w:pPr>
          <w:hyperlink w:anchor="_Toc232496773" w:history="1">
            <w:r w:rsidRPr="00662C4C">
              <w:rPr>
                <w:rStyle w:val="Hyperlink"/>
                <w:noProof/>
              </w:rPr>
              <w:t>3.1</w:t>
            </w:r>
            <w:r>
              <w:rPr>
                <w:rFonts w:asciiTheme="minorHAnsi" w:hAnsiTheme="minorHAnsi"/>
                <w:noProof/>
                <w:sz w:val="24"/>
              </w:rPr>
              <w:tab/>
            </w:r>
            <w:r w:rsidRPr="00662C4C">
              <w:rPr>
                <w:rStyle w:val="Hyperlink"/>
                <w:noProof/>
              </w:rPr>
              <w:t>System Level Role Definitions</w:t>
            </w:r>
            <w:r>
              <w:rPr>
                <w:noProof/>
                <w:webHidden/>
              </w:rPr>
              <w:tab/>
            </w:r>
            <w:r>
              <w:rPr>
                <w:noProof/>
                <w:webHidden/>
              </w:rPr>
              <w:fldChar w:fldCharType="begin"/>
            </w:r>
            <w:r>
              <w:rPr>
                <w:noProof/>
                <w:webHidden/>
              </w:rPr>
              <w:instrText xml:space="preserve"> PAGEREF _Toc232496773 \h </w:instrText>
            </w:r>
            <w:r>
              <w:rPr>
                <w:noProof/>
                <w:webHidden/>
              </w:rPr>
            </w:r>
            <w:r>
              <w:rPr>
                <w:noProof/>
                <w:webHidden/>
              </w:rPr>
              <w:fldChar w:fldCharType="separate"/>
            </w:r>
            <w:r>
              <w:rPr>
                <w:noProof/>
                <w:webHidden/>
              </w:rPr>
              <w:t>20</w:t>
            </w:r>
            <w:r>
              <w:rPr>
                <w:noProof/>
                <w:webHidden/>
              </w:rPr>
              <w:fldChar w:fldCharType="end"/>
            </w:r>
          </w:hyperlink>
        </w:p>
        <w:p w14:paraId="0E6AE246" w14:textId="10F93668" w:rsidR="0078561B" w:rsidRDefault="0078561B">
          <w:pPr>
            <w:pStyle w:val="TOC2"/>
            <w:tabs>
              <w:tab w:val="left" w:pos="960"/>
              <w:tab w:val="right" w:leader="dot" w:pos="9016"/>
            </w:tabs>
            <w:rPr>
              <w:rFonts w:asciiTheme="minorHAnsi" w:hAnsiTheme="minorHAnsi"/>
              <w:noProof/>
              <w:sz w:val="24"/>
            </w:rPr>
          </w:pPr>
          <w:hyperlink w:anchor="_Toc232496774" w:history="1">
            <w:r w:rsidRPr="00662C4C">
              <w:rPr>
                <w:rStyle w:val="Hyperlink"/>
                <w:noProof/>
              </w:rPr>
              <w:t>3.2</w:t>
            </w:r>
            <w:r>
              <w:rPr>
                <w:rFonts w:asciiTheme="minorHAnsi" w:hAnsiTheme="minorHAnsi"/>
                <w:noProof/>
                <w:sz w:val="24"/>
              </w:rPr>
              <w:tab/>
            </w:r>
            <w:r w:rsidRPr="00662C4C">
              <w:rPr>
                <w:rStyle w:val="Hyperlink"/>
                <w:noProof/>
              </w:rPr>
              <w:t>Duty Officer Role Elevation</w:t>
            </w:r>
            <w:r>
              <w:rPr>
                <w:noProof/>
                <w:webHidden/>
              </w:rPr>
              <w:tab/>
            </w:r>
            <w:r>
              <w:rPr>
                <w:noProof/>
                <w:webHidden/>
              </w:rPr>
              <w:fldChar w:fldCharType="begin"/>
            </w:r>
            <w:r>
              <w:rPr>
                <w:noProof/>
                <w:webHidden/>
              </w:rPr>
              <w:instrText xml:space="preserve"> PAGEREF _Toc232496774 \h </w:instrText>
            </w:r>
            <w:r>
              <w:rPr>
                <w:noProof/>
                <w:webHidden/>
              </w:rPr>
            </w:r>
            <w:r>
              <w:rPr>
                <w:noProof/>
                <w:webHidden/>
              </w:rPr>
              <w:fldChar w:fldCharType="separate"/>
            </w:r>
            <w:r>
              <w:rPr>
                <w:noProof/>
                <w:webHidden/>
              </w:rPr>
              <w:t>22</w:t>
            </w:r>
            <w:r>
              <w:rPr>
                <w:noProof/>
                <w:webHidden/>
              </w:rPr>
              <w:fldChar w:fldCharType="end"/>
            </w:r>
          </w:hyperlink>
        </w:p>
        <w:p w14:paraId="3577474F" w14:textId="43B969C2" w:rsidR="0078561B" w:rsidRDefault="0078561B">
          <w:pPr>
            <w:pStyle w:val="TOC2"/>
            <w:tabs>
              <w:tab w:val="left" w:pos="960"/>
              <w:tab w:val="right" w:leader="dot" w:pos="9016"/>
            </w:tabs>
            <w:rPr>
              <w:rFonts w:asciiTheme="minorHAnsi" w:hAnsiTheme="minorHAnsi"/>
              <w:noProof/>
              <w:sz w:val="24"/>
            </w:rPr>
          </w:pPr>
          <w:hyperlink w:anchor="_Toc232496775" w:history="1">
            <w:r w:rsidRPr="00662C4C">
              <w:rPr>
                <w:rStyle w:val="Hyperlink"/>
                <w:noProof/>
              </w:rPr>
              <w:t>3.3</w:t>
            </w:r>
            <w:r>
              <w:rPr>
                <w:rFonts w:asciiTheme="minorHAnsi" w:hAnsiTheme="minorHAnsi"/>
                <w:noProof/>
                <w:sz w:val="24"/>
              </w:rPr>
              <w:tab/>
            </w:r>
            <w:r w:rsidRPr="00662C4C">
              <w:rPr>
                <w:rStyle w:val="Hyperlink"/>
                <w:noProof/>
              </w:rPr>
              <w:t>Role and Status Action Matrix</w:t>
            </w:r>
            <w:r>
              <w:rPr>
                <w:noProof/>
                <w:webHidden/>
              </w:rPr>
              <w:tab/>
            </w:r>
            <w:r>
              <w:rPr>
                <w:noProof/>
                <w:webHidden/>
              </w:rPr>
              <w:fldChar w:fldCharType="begin"/>
            </w:r>
            <w:r>
              <w:rPr>
                <w:noProof/>
                <w:webHidden/>
              </w:rPr>
              <w:instrText xml:space="preserve"> PAGEREF _Toc232496775 \h </w:instrText>
            </w:r>
            <w:r>
              <w:rPr>
                <w:noProof/>
                <w:webHidden/>
              </w:rPr>
            </w:r>
            <w:r>
              <w:rPr>
                <w:noProof/>
                <w:webHidden/>
              </w:rPr>
              <w:fldChar w:fldCharType="separate"/>
            </w:r>
            <w:r>
              <w:rPr>
                <w:noProof/>
                <w:webHidden/>
              </w:rPr>
              <w:t>23</w:t>
            </w:r>
            <w:r>
              <w:rPr>
                <w:noProof/>
                <w:webHidden/>
              </w:rPr>
              <w:fldChar w:fldCharType="end"/>
            </w:r>
          </w:hyperlink>
        </w:p>
        <w:p w14:paraId="3BF77E29" w14:textId="184EC3C8" w:rsidR="0078561B" w:rsidRDefault="0078561B">
          <w:pPr>
            <w:pStyle w:val="TOC3"/>
            <w:tabs>
              <w:tab w:val="left" w:pos="1200"/>
              <w:tab w:val="right" w:leader="dot" w:pos="9016"/>
            </w:tabs>
            <w:rPr>
              <w:rFonts w:asciiTheme="minorHAnsi" w:hAnsiTheme="minorHAnsi"/>
              <w:noProof/>
              <w:sz w:val="24"/>
            </w:rPr>
          </w:pPr>
          <w:hyperlink w:anchor="_Toc232496776" w:history="1">
            <w:r w:rsidRPr="00662C4C">
              <w:rPr>
                <w:rStyle w:val="Hyperlink"/>
                <w:noProof/>
              </w:rPr>
              <w:t>3.3.1</w:t>
            </w:r>
            <w:r>
              <w:rPr>
                <w:rFonts w:asciiTheme="minorHAnsi" w:hAnsiTheme="minorHAnsi"/>
                <w:noProof/>
                <w:sz w:val="24"/>
              </w:rPr>
              <w:tab/>
            </w:r>
            <w:r w:rsidRPr="00662C4C">
              <w:rPr>
                <w:rStyle w:val="Hyperlink"/>
                <w:noProof/>
              </w:rPr>
              <w:t>Incident Management</w:t>
            </w:r>
            <w:r>
              <w:rPr>
                <w:noProof/>
                <w:webHidden/>
              </w:rPr>
              <w:tab/>
            </w:r>
            <w:r>
              <w:rPr>
                <w:noProof/>
                <w:webHidden/>
              </w:rPr>
              <w:fldChar w:fldCharType="begin"/>
            </w:r>
            <w:r>
              <w:rPr>
                <w:noProof/>
                <w:webHidden/>
              </w:rPr>
              <w:instrText xml:space="preserve"> PAGEREF _Toc232496776 \h </w:instrText>
            </w:r>
            <w:r>
              <w:rPr>
                <w:noProof/>
                <w:webHidden/>
              </w:rPr>
            </w:r>
            <w:r>
              <w:rPr>
                <w:noProof/>
                <w:webHidden/>
              </w:rPr>
              <w:fldChar w:fldCharType="separate"/>
            </w:r>
            <w:r>
              <w:rPr>
                <w:noProof/>
                <w:webHidden/>
              </w:rPr>
              <w:t>23</w:t>
            </w:r>
            <w:r>
              <w:rPr>
                <w:noProof/>
                <w:webHidden/>
              </w:rPr>
              <w:fldChar w:fldCharType="end"/>
            </w:r>
          </w:hyperlink>
        </w:p>
        <w:p w14:paraId="20AFCA48" w14:textId="0A1EC78D" w:rsidR="0078561B" w:rsidRDefault="0078561B">
          <w:pPr>
            <w:pStyle w:val="TOC3"/>
            <w:tabs>
              <w:tab w:val="left" w:pos="1200"/>
              <w:tab w:val="right" w:leader="dot" w:pos="9016"/>
            </w:tabs>
            <w:rPr>
              <w:rFonts w:asciiTheme="minorHAnsi" w:hAnsiTheme="minorHAnsi"/>
              <w:noProof/>
              <w:sz w:val="24"/>
            </w:rPr>
          </w:pPr>
          <w:hyperlink w:anchor="_Toc232496777" w:history="1">
            <w:r w:rsidRPr="00662C4C">
              <w:rPr>
                <w:rStyle w:val="Hyperlink"/>
                <w:noProof/>
              </w:rPr>
              <w:t>3.3.2</w:t>
            </w:r>
            <w:r>
              <w:rPr>
                <w:rFonts w:asciiTheme="minorHAnsi" w:hAnsiTheme="minorHAnsi"/>
                <w:noProof/>
                <w:sz w:val="24"/>
              </w:rPr>
              <w:tab/>
            </w:r>
            <w:r w:rsidRPr="00662C4C">
              <w:rPr>
                <w:rStyle w:val="Hyperlink"/>
                <w:noProof/>
              </w:rPr>
              <w:t>Task Management</w:t>
            </w:r>
            <w:r>
              <w:rPr>
                <w:noProof/>
                <w:webHidden/>
              </w:rPr>
              <w:tab/>
            </w:r>
            <w:r>
              <w:rPr>
                <w:noProof/>
                <w:webHidden/>
              </w:rPr>
              <w:fldChar w:fldCharType="begin"/>
            </w:r>
            <w:r>
              <w:rPr>
                <w:noProof/>
                <w:webHidden/>
              </w:rPr>
              <w:instrText xml:space="preserve"> PAGEREF _Toc232496777 \h </w:instrText>
            </w:r>
            <w:r>
              <w:rPr>
                <w:noProof/>
                <w:webHidden/>
              </w:rPr>
            </w:r>
            <w:r>
              <w:rPr>
                <w:noProof/>
                <w:webHidden/>
              </w:rPr>
              <w:fldChar w:fldCharType="separate"/>
            </w:r>
            <w:r>
              <w:rPr>
                <w:noProof/>
                <w:webHidden/>
              </w:rPr>
              <w:t>26</w:t>
            </w:r>
            <w:r>
              <w:rPr>
                <w:noProof/>
                <w:webHidden/>
              </w:rPr>
              <w:fldChar w:fldCharType="end"/>
            </w:r>
          </w:hyperlink>
        </w:p>
        <w:p w14:paraId="12EFE867" w14:textId="1EFF1336" w:rsidR="0078561B" w:rsidRDefault="0078561B">
          <w:pPr>
            <w:pStyle w:val="TOC3"/>
            <w:tabs>
              <w:tab w:val="left" w:pos="1200"/>
              <w:tab w:val="right" w:leader="dot" w:pos="9016"/>
            </w:tabs>
            <w:rPr>
              <w:rFonts w:asciiTheme="minorHAnsi" w:hAnsiTheme="minorHAnsi"/>
              <w:noProof/>
              <w:sz w:val="24"/>
            </w:rPr>
          </w:pPr>
          <w:hyperlink w:anchor="_Toc232496778" w:history="1">
            <w:r w:rsidRPr="00662C4C">
              <w:rPr>
                <w:rStyle w:val="Hyperlink"/>
                <w:noProof/>
              </w:rPr>
              <w:t>3.3.3</w:t>
            </w:r>
            <w:r>
              <w:rPr>
                <w:rFonts w:asciiTheme="minorHAnsi" w:hAnsiTheme="minorHAnsi"/>
                <w:noProof/>
                <w:sz w:val="24"/>
              </w:rPr>
              <w:tab/>
            </w:r>
            <w:r w:rsidRPr="00662C4C">
              <w:rPr>
                <w:rStyle w:val="Hyperlink"/>
                <w:noProof/>
              </w:rPr>
              <w:t>e-Diary Management</w:t>
            </w:r>
            <w:r>
              <w:rPr>
                <w:noProof/>
                <w:webHidden/>
              </w:rPr>
              <w:tab/>
            </w:r>
            <w:r>
              <w:rPr>
                <w:noProof/>
                <w:webHidden/>
              </w:rPr>
              <w:fldChar w:fldCharType="begin"/>
            </w:r>
            <w:r>
              <w:rPr>
                <w:noProof/>
                <w:webHidden/>
              </w:rPr>
              <w:instrText xml:space="preserve"> PAGEREF _Toc232496778 \h </w:instrText>
            </w:r>
            <w:r>
              <w:rPr>
                <w:noProof/>
                <w:webHidden/>
              </w:rPr>
            </w:r>
            <w:r>
              <w:rPr>
                <w:noProof/>
                <w:webHidden/>
              </w:rPr>
              <w:fldChar w:fldCharType="separate"/>
            </w:r>
            <w:r>
              <w:rPr>
                <w:noProof/>
                <w:webHidden/>
              </w:rPr>
              <w:t>28</w:t>
            </w:r>
            <w:r>
              <w:rPr>
                <w:noProof/>
                <w:webHidden/>
              </w:rPr>
              <w:fldChar w:fldCharType="end"/>
            </w:r>
          </w:hyperlink>
        </w:p>
        <w:p w14:paraId="18B36C65" w14:textId="5F34D00C" w:rsidR="0078561B" w:rsidRDefault="0078561B">
          <w:pPr>
            <w:pStyle w:val="TOC2"/>
            <w:tabs>
              <w:tab w:val="left" w:pos="960"/>
              <w:tab w:val="right" w:leader="dot" w:pos="9016"/>
            </w:tabs>
            <w:rPr>
              <w:rFonts w:asciiTheme="minorHAnsi" w:hAnsiTheme="minorHAnsi"/>
              <w:noProof/>
              <w:sz w:val="24"/>
            </w:rPr>
          </w:pPr>
          <w:hyperlink w:anchor="_Toc232496779" w:history="1">
            <w:r w:rsidRPr="00662C4C">
              <w:rPr>
                <w:rStyle w:val="Hyperlink"/>
                <w:noProof/>
              </w:rPr>
              <w:t>3.4</w:t>
            </w:r>
            <w:r>
              <w:rPr>
                <w:rFonts w:asciiTheme="minorHAnsi" w:hAnsiTheme="minorHAnsi"/>
                <w:noProof/>
                <w:sz w:val="24"/>
              </w:rPr>
              <w:tab/>
            </w:r>
            <w:r w:rsidRPr="00662C4C">
              <w:rPr>
                <w:rStyle w:val="Hyperlink"/>
                <w:noProof/>
              </w:rPr>
              <w:t>Record Data Retention</w:t>
            </w:r>
            <w:r>
              <w:rPr>
                <w:noProof/>
                <w:webHidden/>
              </w:rPr>
              <w:tab/>
            </w:r>
            <w:r>
              <w:rPr>
                <w:noProof/>
                <w:webHidden/>
              </w:rPr>
              <w:fldChar w:fldCharType="begin"/>
            </w:r>
            <w:r>
              <w:rPr>
                <w:noProof/>
                <w:webHidden/>
              </w:rPr>
              <w:instrText xml:space="preserve"> PAGEREF _Toc232496779 \h </w:instrText>
            </w:r>
            <w:r>
              <w:rPr>
                <w:noProof/>
                <w:webHidden/>
              </w:rPr>
            </w:r>
            <w:r>
              <w:rPr>
                <w:noProof/>
                <w:webHidden/>
              </w:rPr>
              <w:fldChar w:fldCharType="separate"/>
            </w:r>
            <w:r>
              <w:rPr>
                <w:noProof/>
                <w:webHidden/>
              </w:rPr>
              <w:t>28</w:t>
            </w:r>
            <w:r>
              <w:rPr>
                <w:noProof/>
                <w:webHidden/>
              </w:rPr>
              <w:fldChar w:fldCharType="end"/>
            </w:r>
          </w:hyperlink>
        </w:p>
        <w:p w14:paraId="36522247" w14:textId="0EAF7F0D" w:rsidR="0078561B" w:rsidRDefault="0078561B">
          <w:pPr>
            <w:pStyle w:val="TOC2"/>
            <w:tabs>
              <w:tab w:val="left" w:pos="960"/>
              <w:tab w:val="right" w:leader="dot" w:pos="9016"/>
            </w:tabs>
            <w:rPr>
              <w:rFonts w:asciiTheme="minorHAnsi" w:hAnsiTheme="minorHAnsi"/>
              <w:noProof/>
              <w:sz w:val="24"/>
            </w:rPr>
          </w:pPr>
          <w:hyperlink w:anchor="_Toc232496780" w:history="1">
            <w:r w:rsidRPr="00662C4C">
              <w:rPr>
                <w:rStyle w:val="Hyperlink"/>
                <w:noProof/>
              </w:rPr>
              <w:t>3.5</w:t>
            </w:r>
            <w:r>
              <w:rPr>
                <w:rFonts w:asciiTheme="minorHAnsi" w:hAnsiTheme="minorHAnsi"/>
                <w:noProof/>
                <w:sz w:val="24"/>
              </w:rPr>
              <w:tab/>
            </w:r>
            <w:r w:rsidRPr="00662C4C">
              <w:rPr>
                <w:rStyle w:val="Hyperlink"/>
                <w:noProof/>
              </w:rPr>
              <w:t>Stakeholder Incident Record Access</w:t>
            </w:r>
            <w:r>
              <w:rPr>
                <w:noProof/>
                <w:webHidden/>
              </w:rPr>
              <w:tab/>
            </w:r>
            <w:r>
              <w:rPr>
                <w:noProof/>
                <w:webHidden/>
              </w:rPr>
              <w:fldChar w:fldCharType="begin"/>
            </w:r>
            <w:r>
              <w:rPr>
                <w:noProof/>
                <w:webHidden/>
              </w:rPr>
              <w:instrText xml:space="preserve"> PAGEREF _Toc232496780 \h </w:instrText>
            </w:r>
            <w:r>
              <w:rPr>
                <w:noProof/>
                <w:webHidden/>
              </w:rPr>
            </w:r>
            <w:r>
              <w:rPr>
                <w:noProof/>
                <w:webHidden/>
              </w:rPr>
              <w:fldChar w:fldCharType="separate"/>
            </w:r>
            <w:r>
              <w:rPr>
                <w:noProof/>
                <w:webHidden/>
              </w:rPr>
              <w:t>28</w:t>
            </w:r>
            <w:r>
              <w:rPr>
                <w:noProof/>
                <w:webHidden/>
              </w:rPr>
              <w:fldChar w:fldCharType="end"/>
            </w:r>
          </w:hyperlink>
        </w:p>
        <w:p w14:paraId="07F9D17E" w14:textId="74A9E5EE" w:rsidR="0078561B" w:rsidRDefault="0078561B">
          <w:pPr>
            <w:pStyle w:val="TOC1"/>
            <w:tabs>
              <w:tab w:val="left" w:pos="440"/>
              <w:tab w:val="right" w:leader="dot" w:pos="9016"/>
            </w:tabs>
            <w:rPr>
              <w:rFonts w:asciiTheme="minorHAnsi" w:hAnsiTheme="minorHAnsi"/>
              <w:noProof/>
              <w:sz w:val="24"/>
            </w:rPr>
          </w:pPr>
          <w:hyperlink w:anchor="_Toc232496781" w:history="1">
            <w:r w:rsidRPr="00662C4C">
              <w:rPr>
                <w:rStyle w:val="Hyperlink"/>
                <w:noProof/>
              </w:rPr>
              <w:t>4.</w:t>
            </w:r>
            <w:r>
              <w:rPr>
                <w:rFonts w:asciiTheme="minorHAnsi" w:hAnsiTheme="minorHAnsi"/>
                <w:noProof/>
                <w:sz w:val="24"/>
              </w:rPr>
              <w:tab/>
            </w:r>
            <w:r w:rsidRPr="00662C4C">
              <w:rPr>
                <w:rStyle w:val="Hyperlink"/>
                <w:noProof/>
              </w:rPr>
              <w:t>Case Data Model</w:t>
            </w:r>
            <w:r>
              <w:rPr>
                <w:noProof/>
                <w:webHidden/>
              </w:rPr>
              <w:tab/>
            </w:r>
            <w:r>
              <w:rPr>
                <w:noProof/>
                <w:webHidden/>
              </w:rPr>
              <w:fldChar w:fldCharType="begin"/>
            </w:r>
            <w:r>
              <w:rPr>
                <w:noProof/>
                <w:webHidden/>
              </w:rPr>
              <w:instrText xml:space="preserve"> PAGEREF _Toc232496781 \h </w:instrText>
            </w:r>
            <w:r>
              <w:rPr>
                <w:noProof/>
                <w:webHidden/>
              </w:rPr>
            </w:r>
            <w:r>
              <w:rPr>
                <w:noProof/>
                <w:webHidden/>
              </w:rPr>
              <w:fldChar w:fldCharType="separate"/>
            </w:r>
            <w:r>
              <w:rPr>
                <w:noProof/>
                <w:webHidden/>
              </w:rPr>
              <w:t>29</w:t>
            </w:r>
            <w:r>
              <w:rPr>
                <w:noProof/>
                <w:webHidden/>
              </w:rPr>
              <w:fldChar w:fldCharType="end"/>
            </w:r>
          </w:hyperlink>
        </w:p>
        <w:p w14:paraId="15E67E22" w14:textId="16FBE0B7" w:rsidR="0078561B" w:rsidRDefault="0078561B">
          <w:pPr>
            <w:pStyle w:val="TOC2"/>
            <w:tabs>
              <w:tab w:val="left" w:pos="960"/>
              <w:tab w:val="right" w:leader="dot" w:pos="9016"/>
            </w:tabs>
            <w:rPr>
              <w:rFonts w:asciiTheme="minorHAnsi" w:hAnsiTheme="minorHAnsi"/>
              <w:noProof/>
              <w:sz w:val="24"/>
            </w:rPr>
          </w:pPr>
          <w:hyperlink w:anchor="_Toc232496782" w:history="1">
            <w:r w:rsidRPr="00662C4C">
              <w:rPr>
                <w:rStyle w:val="Hyperlink"/>
                <w:noProof/>
              </w:rPr>
              <w:t>4.1</w:t>
            </w:r>
            <w:r>
              <w:rPr>
                <w:rFonts w:asciiTheme="minorHAnsi" w:hAnsiTheme="minorHAnsi"/>
                <w:noProof/>
                <w:sz w:val="24"/>
              </w:rPr>
              <w:tab/>
            </w:r>
            <w:r w:rsidRPr="00662C4C">
              <w:rPr>
                <w:rStyle w:val="Hyperlink"/>
                <w:noProof/>
              </w:rPr>
              <w:t>Entity Structure and Relationships</w:t>
            </w:r>
            <w:r>
              <w:rPr>
                <w:noProof/>
                <w:webHidden/>
              </w:rPr>
              <w:tab/>
            </w:r>
            <w:r>
              <w:rPr>
                <w:noProof/>
                <w:webHidden/>
              </w:rPr>
              <w:fldChar w:fldCharType="begin"/>
            </w:r>
            <w:r>
              <w:rPr>
                <w:noProof/>
                <w:webHidden/>
              </w:rPr>
              <w:instrText xml:space="preserve"> PAGEREF _Toc232496782 \h </w:instrText>
            </w:r>
            <w:r>
              <w:rPr>
                <w:noProof/>
                <w:webHidden/>
              </w:rPr>
            </w:r>
            <w:r>
              <w:rPr>
                <w:noProof/>
                <w:webHidden/>
              </w:rPr>
              <w:fldChar w:fldCharType="separate"/>
            </w:r>
            <w:r>
              <w:rPr>
                <w:noProof/>
                <w:webHidden/>
              </w:rPr>
              <w:t>29</w:t>
            </w:r>
            <w:r>
              <w:rPr>
                <w:noProof/>
                <w:webHidden/>
              </w:rPr>
              <w:fldChar w:fldCharType="end"/>
            </w:r>
          </w:hyperlink>
        </w:p>
        <w:p w14:paraId="46818A09" w14:textId="0F61B615" w:rsidR="0078561B" w:rsidRDefault="0078561B">
          <w:pPr>
            <w:pStyle w:val="TOC2"/>
            <w:tabs>
              <w:tab w:val="left" w:pos="960"/>
              <w:tab w:val="right" w:leader="dot" w:pos="9016"/>
            </w:tabs>
            <w:rPr>
              <w:rFonts w:asciiTheme="minorHAnsi" w:hAnsiTheme="minorHAnsi"/>
              <w:noProof/>
              <w:sz w:val="24"/>
            </w:rPr>
          </w:pPr>
          <w:hyperlink w:anchor="_Toc232496783" w:history="1">
            <w:r w:rsidRPr="00662C4C">
              <w:rPr>
                <w:rStyle w:val="Hyperlink"/>
                <w:noProof/>
              </w:rPr>
              <w:t>4.2</w:t>
            </w:r>
            <w:r>
              <w:rPr>
                <w:rFonts w:asciiTheme="minorHAnsi" w:hAnsiTheme="minorHAnsi"/>
                <w:noProof/>
                <w:sz w:val="24"/>
              </w:rPr>
              <w:tab/>
            </w:r>
            <w:r w:rsidRPr="00662C4C">
              <w:rPr>
                <w:rStyle w:val="Hyperlink"/>
                <w:noProof/>
              </w:rPr>
              <w:t>Case Entity Relationship</w:t>
            </w:r>
            <w:r>
              <w:rPr>
                <w:noProof/>
                <w:webHidden/>
              </w:rPr>
              <w:tab/>
            </w:r>
            <w:r>
              <w:rPr>
                <w:noProof/>
                <w:webHidden/>
              </w:rPr>
              <w:fldChar w:fldCharType="begin"/>
            </w:r>
            <w:r>
              <w:rPr>
                <w:noProof/>
                <w:webHidden/>
              </w:rPr>
              <w:instrText xml:space="preserve"> PAGEREF _Toc232496783 \h </w:instrText>
            </w:r>
            <w:r>
              <w:rPr>
                <w:noProof/>
                <w:webHidden/>
              </w:rPr>
            </w:r>
            <w:r>
              <w:rPr>
                <w:noProof/>
                <w:webHidden/>
              </w:rPr>
              <w:fldChar w:fldCharType="separate"/>
            </w:r>
            <w:r>
              <w:rPr>
                <w:noProof/>
                <w:webHidden/>
              </w:rPr>
              <w:t>30</w:t>
            </w:r>
            <w:r>
              <w:rPr>
                <w:noProof/>
                <w:webHidden/>
              </w:rPr>
              <w:fldChar w:fldCharType="end"/>
            </w:r>
          </w:hyperlink>
        </w:p>
        <w:p w14:paraId="72995122" w14:textId="4B66753F" w:rsidR="0078561B" w:rsidRDefault="0078561B">
          <w:pPr>
            <w:pStyle w:val="TOC2"/>
            <w:tabs>
              <w:tab w:val="left" w:pos="960"/>
              <w:tab w:val="right" w:leader="dot" w:pos="9016"/>
            </w:tabs>
            <w:rPr>
              <w:rFonts w:asciiTheme="minorHAnsi" w:hAnsiTheme="minorHAnsi"/>
              <w:noProof/>
              <w:sz w:val="24"/>
            </w:rPr>
          </w:pPr>
          <w:hyperlink w:anchor="_Toc232496784" w:history="1">
            <w:r w:rsidRPr="00662C4C">
              <w:rPr>
                <w:rStyle w:val="Hyperlink"/>
                <w:noProof/>
              </w:rPr>
              <w:t>4.3</w:t>
            </w:r>
            <w:r>
              <w:rPr>
                <w:rFonts w:asciiTheme="minorHAnsi" w:hAnsiTheme="minorHAnsi"/>
                <w:noProof/>
                <w:sz w:val="24"/>
              </w:rPr>
              <w:tab/>
            </w:r>
            <w:r w:rsidRPr="00662C4C">
              <w:rPr>
                <w:rStyle w:val="Hyperlink"/>
                <w:noProof/>
              </w:rPr>
              <w:t>Case Creation</w:t>
            </w:r>
            <w:r>
              <w:rPr>
                <w:noProof/>
                <w:webHidden/>
              </w:rPr>
              <w:tab/>
            </w:r>
            <w:r>
              <w:rPr>
                <w:noProof/>
                <w:webHidden/>
              </w:rPr>
              <w:fldChar w:fldCharType="begin"/>
            </w:r>
            <w:r>
              <w:rPr>
                <w:noProof/>
                <w:webHidden/>
              </w:rPr>
              <w:instrText xml:space="preserve"> PAGEREF _Toc232496784 \h </w:instrText>
            </w:r>
            <w:r>
              <w:rPr>
                <w:noProof/>
                <w:webHidden/>
              </w:rPr>
            </w:r>
            <w:r>
              <w:rPr>
                <w:noProof/>
                <w:webHidden/>
              </w:rPr>
              <w:fldChar w:fldCharType="separate"/>
            </w:r>
            <w:r>
              <w:rPr>
                <w:noProof/>
                <w:webHidden/>
              </w:rPr>
              <w:t>31</w:t>
            </w:r>
            <w:r>
              <w:rPr>
                <w:noProof/>
                <w:webHidden/>
              </w:rPr>
              <w:fldChar w:fldCharType="end"/>
            </w:r>
          </w:hyperlink>
        </w:p>
        <w:p w14:paraId="7ECA8BB2" w14:textId="65CDFC32" w:rsidR="0078561B" w:rsidRDefault="0078561B">
          <w:pPr>
            <w:pStyle w:val="TOC3"/>
            <w:tabs>
              <w:tab w:val="left" w:pos="1200"/>
              <w:tab w:val="right" w:leader="dot" w:pos="9016"/>
            </w:tabs>
            <w:rPr>
              <w:rFonts w:asciiTheme="minorHAnsi" w:hAnsiTheme="minorHAnsi"/>
              <w:noProof/>
              <w:sz w:val="24"/>
            </w:rPr>
          </w:pPr>
          <w:hyperlink w:anchor="_Toc232496785" w:history="1">
            <w:r w:rsidRPr="00662C4C">
              <w:rPr>
                <w:rStyle w:val="Hyperlink"/>
                <w:noProof/>
              </w:rPr>
              <w:t>4.3.1</w:t>
            </w:r>
            <w:r>
              <w:rPr>
                <w:rFonts w:asciiTheme="minorHAnsi" w:hAnsiTheme="minorHAnsi"/>
                <w:noProof/>
                <w:sz w:val="24"/>
              </w:rPr>
              <w:tab/>
            </w:r>
            <w:r w:rsidRPr="00662C4C">
              <w:rPr>
                <w:rStyle w:val="Hyperlink"/>
                <w:noProof/>
              </w:rPr>
              <w:t>Case Field Design</w:t>
            </w:r>
            <w:r>
              <w:rPr>
                <w:noProof/>
                <w:webHidden/>
              </w:rPr>
              <w:tab/>
            </w:r>
            <w:r>
              <w:rPr>
                <w:noProof/>
                <w:webHidden/>
              </w:rPr>
              <w:fldChar w:fldCharType="begin"/>
            </w:r>
            <w:r>
              <w:rPr>
                <w:noProof/>
                <w:webHidden/>
              </w:rPr>
              <w:instrText xml:space="preserve"> PAGEREF _Toc232496785 \h </w:instrText>
            </w:r>
            <w:r>
              <w:rPr>
                <w:noProof/>
                <w:webHidden/>
              </w:rPr>
            </w:r>
            <w:r>
              <w:rPr>
                <w:noProof/>
                <w:webHidden/>
              </w:rPr>
              <w:fldChar w:fldCharType="separate"/>
            </w:r>
            <w:r>
              <w:rPr>
                <w:noProof/>
                <w:webHidden/>
              </w:rPr>
              <w:t>31</w:t>
            </w:r>
            <w:r>
              <w:rPr>
                <w:noProof/>
                <w:webHidden/>
              </w:rPr>
              <w:fldChar w:fldCharType="end"/>
            </w:r>
          </w:hyperlink>
        </w:p>
        <w:p w14:paraId="3B5E1FBB" w14:textId="7E3915A9" w:rsidR="0078561B" w:rsidRDefault="0078561B">
          <w:pPr>
            <w:pStyle w:val="TOC3"/>
            <w:tabs>
              <w:tab w:val="left" w:pos="1200"/>
              <w:tab w:val="right" w:leader="dot" w:pos="9016"/>
            </w:tabs>
            <w:rPr>
              <w:rFonts w:asciiTheme="minorHAnsi" w:hAnsiTheme="minorHAnsi"/>
              <w:noProof/>
              <w:sz w:val="24"/>
            </w:rPr>
          </w:pPr>
          <w:hyperlink w:anchor="_Toc232496786" w:history="1">
            <w:r w:rsidRPr="00662C4C">
              <w:rPr>
                <w:rStyle w:val="Hyperlink"/>
                <w:noProof/>
              </w:rPr>
              <w:t>4.3.2</w:t>
            </w:r>
            <w:r>
              <w:rPr>
                <w:rFonts w:asciiTheme="minorHAnsi" w:hAnsiTheme="minorHAnsi"/>
                <w:noProof/>
                <w:sz w:val="24"/>
              </w:rPr>
              <w:tab/>
            </w:r>
            <w:r w:rsidRPr="00662C4C">
              <w:rPr>
                <w:rStyle w:val="Hyperlink"/>
                <w:noProof/>
              </w:rPr>
              <w:t>Case Status Definitions</w:t>
            </w:r>
            <w:r>
              <w:rPr>
                <w:noProof/>
                <w:webHidden/>
              </w:rPr>
              <w:tab/>
            </w:r>
            <w:r>
              <w:rPr>
                <w:noProof/>
                <w:webHidden/>
              </w:rPr>
              <w:fldChar w:fldCharType="begin"/>
            </w:r>
            <w:r>
              <w:rPr>
                <w:noProof/>
                <w:webHidden/>
              </w:rPr>
              <w:instrText xml:space="preserve"> PAGEREF _Toc232496786 \h </w:instrText>
            </w:r>
            <w:r>
              <w:rPr>
                <w:noProof/>
                <w:webHidden/>
              </w:rPr>
            </w:r>
            <w:r>
              <w:rPr>
                <w:noProof/>
                <w:webHidden/>
              </w:rPr>
              <w:fldChar w:fldCharType="separate"/>
            </w:r>
            <w:r>
              <w:rPr>
                <w:noProof/>
                <w:webHidden/>
              </w:rPr>
              <w:t>31</w:t>
            </w:r>
            <w:r>
              <w:rPr>
                <w:noProof/>
                <w:webHidden/>
              </w:rPr>
              <w:fldChar w:fldCharType="end"/>
            </w:r>
          </w:hyperlink>
        </w:p>
        <w:p w14:paraId="24F40A59" w14:textId="0F47AADA" w:rsidR="0078561B" w:rsidRDefault="0078561B">
          <w:pPr>
            <w:pStyle w:val="TOC3"/>
            <w:tabs>
              <w:tab w:val="left" w:pos="1200"/>
              <w:tab w:val="right" w:leader="dot" w:pos="9016"/>
            </w:tabs>
            <w:rPr>
              <w:rFonts w:asciiTheme="minorHAnsi" w:hAnsiTheme="minorHAnsi"/>
              <w:noProof/>
              <w:sz w:val="24"/>
            </w:rPr>
          </w:pPr>
          <w:hyperlink w:anchor="_Toc232496787" w:history="1">
            <w:r w:rsidRPr="00662C4C">
              <w:rPr>
                <w:rStyle w:val="Hyperlink"/>
                <w:noProof/>
              </w:rPr>
              <w:t>4.3.3</w:t>
            </w:r>
            <w:r>
              <w:rPr>
                <w:rFonts w:asciiTheme="minorHAnsi" w:hAnsiTheme="minorHAnsi"/>
                <w:noProof/>
                <w:sz w:val="24"/>
              </w:rPr>
              <w:tab/>
            </w:r>
            <w:r w:rsidRPr="00662C4C">
              <w:rPr>
                <w:rStyle w:val="Hyperlink"/>
                <w:noProof/>
              </w:rPr>
              <w:t>High-Level Case Process Flow</w:t>
            </w:r>
            <w:r>
              <w:rPr>
                <w:noProof/>
                <w:webHidden/>
              </w:rPr>
              <w:tab/>
            </w:r>
            <w:r>
              <w:rPr>
                <w:noProof/>
                <w:webHidden/>
              </w:rPr>
              <w:fldChar w:fldCharType="begin"/>
            </w:r>
            <w:r>
              <w:rPr>
                <w:noProof/>
                <w:webHidden/>
              </w:rPr>
              <w:instrText xml:space="preserve"> PAGEREF _Toc232496787 \h </w:instrText>
            </w:r>
            <w:r>
              <w:rPr>
                <w:noProof/>
                <w:webHidden/>
              </w:rPr>
            </w:r>
            <w:r>
              <w:rPr>
                <w:noProof/>
                <w:webHidden/>
              </w:rPr>
              <w:fldChar w:fldCharType="separate"/>
            </w:r>
            <w:r>
              <w:rPr>
                <w:noProof/>
                <w:webHidden/>
              </w:rPr>
              <w:t>32</w:t>
            </w:r>
            <w:r>
              <w:rPr>
                <w:noProof/>
                <w:webHidden/>
              </w:rPr>
              <w:fldChar w:fldCharType="end"/>
            </w:r>
          </w:hyperlink>
        </w:p>
        <w:p w14:paraId="413DC1C3" w14:textId="7508B065" w:rsidR="0078561B" w:rsidRDefault="0078561B">
          <w:pPr>
            <w:pStyle w:val="TOC1"/>
            <w:tabs>
              <w:tab w:val="left" w:pos="440"/>
              <w:tab w:val="right" w:leader="dot" w:pos="9016"/>
            </w:tabs>
            <w:rPr>
              <w:rFonts w:asciiTheme="minorHAnsi" w:hAnsiTheme="minorHAnsi"/>
              <w:noProof/>
              <w:sz w:val="24"/>
            </w:rPr>
          </w:pPr>
          <w:hyperlink w:anchor="_Toc232496788" w:history="1">
            <w:r w:rsidRPr="00662C4C">
              <w:rPr>
                <w:rStyle w:val="Hyperlink"/>
                <w:noProof/>
              </w:rPr>
              <w:t>5.</w:t>
            </w:r>
            <w:r>
              <w:rPr>
                <w:rFonts w:asciiTheme="minorHAnsi" w:hAnsiTheme="minorHAnsi"/>
                <w:noProof/>
                <w:sz w:val="24"/>
              </w:rPr>
              <w:tab/>
            </w:r>
            <w:r w:rsidRPr="00662C4C">
              <w:rPr>
                <w:rStyle w:val="Hyperlink"/>
                <w:noProof/>
              </w:rPr>
              <w:t>Incident Management Module</w:t>
            </w:r>
            <w:r>
              <w:rPr>
                <w:noProof/>
                <w:webHidden/>
              </w:rPr>
              <w:tab/>
            </w:r>
            <w:r>
              <w:rPr>
                <w:noProof/>
                <w:webHidden/>
              </w:rPr>
              <w:fldChar w:fldCharType="begin"/>
            </w:r>
            <w:r>
              <w:rPr>
                <w:noProof/>
                <w:webHidden/>
              </w:rPr>
              <w:instrText xml:space="preserve"> PAGEREF _Toc232496788 \h </w:instrText>
            </w:r>
            <w:r>
              <w:rPr>
                <w:noProof/>
                <w:webHidden/>
              </w:rPr>
            </w:r>
            <w:r>
              <w:rPr>
                <w:noProof/>
                <w:webHidden/>
              </w:rPr>
              <w:fldChar w:fldCharType="separate"/>
            </w:r>
            <w:r>
              <w:rPr>
                <w:noProof/>
                <w:webHidden/>
              </w:rPr>
              <w:t>33</w:t>
            </w:r>
            <w:r>
              <w:rPr>
                <w:noProof/>
                <w:webHidden/>
              </w:rPr>
              <w:fldChar w:fldCharType="end"/>
            </w:r>
          </w:hyperlink>
        </w:p>
        <w:p w14:paraId="793F2FFA" w14:textId="3C950B33" w:rsidR="0078561B" w:rsidRDefault="0078561B">
          <w:pPr>
            <w:pStyle w:val="TOC2"/>
            <w:tabs>
              <w:tab w:val="left" w:pos="960"/>
              <w:tab w:val="right" w:leader="dot" w:pos="9016"/>
            </w:tabs>
            <w:rPr>
              <w:rFonts w:asciiTheme="minorHAnsi" w:hAnsiTheme="minorHAnsi"/>
              <w:noProof/>
              <w:sz w:val="24"/>
            </w:rPr>
          </w:pPr>
          <w:hyperlink w:anchor="_Toc232496789" w:history="1">
            <w:r w:rsidRPr="00662C4C">
              <w:rPr>
                <w:rStyle w:val="Hyperlink"/>
                <w:noProof/>
              </w:rPr>
              <w:t>5.1</w:t>
            </w:r>
            <w:r>
              <w:rPr>
                <w:rFonts w:asciiTheme="minorHAnsi" w:hAnsiTheme="minorHAnsi"/>
                <w:noProof/>
                <w:sz w:val="24"/>
              </w:rPr>
              <w:tab/>
            </w:r>
            <w:r w:rsidRPr="00662C4C">
              <w:rPr>
                <w:rStyle w:val="Hyperlink"/>
                <w:noProof/>
              </w:rPr>
              <w:t>Incident Classification</w:t>
            </w:r>
            <w:r>
              <w:rPr>
                <w:noProof/>
                <w:webHidden/>
              </w:rPr>
              <w:tab/>
            </w:r>
            <w:r>
              <w:rPr>
                <w:noProof/>
                <w:webHidden/>
              </w:rPr>
              <w:fldChar w:fldCharType="begin"/>
            </w:r>
            <w:r>
              <w:rPr>
                <w:noProof/>
                <w:webHidden/>
              </w:rPr>
              <w:instrText xml:space="preserve"> PAGEREF _Toc232496789 \h </w:instrText>
            </w:r>
            <w:r>
              <w:rPr>
                <w:noProof/>
                <w:webHidden/>
              </w:rPr>
            </w:r>
            <w:r>
              <w:rPr>
                <w:noProof/>
                <w:webHidden/>
              </w:rPr>
              <w:fldChar w:fldCharType="separate"/>
            </w:r>
            <w:r>
              <w:rPr>
                <w:noProof/>
                <w:webHidden/>
              </w:rPr>
              <w:t>33</w:t>
            </w:r>
            <w:r>
              <w:rPr>
                <w:noProof/>
                <w:webHidden/>
              </w:rPr>
              <w:fldChar w:fldCharType="end"/>
            </w:r>
          </w:hyperlink>
        </w:p>
        <w:p w14:paraId="0820775F" w14:textId="4D289C84" w:rsidR="0078561B" w:rsidRDefault="0078561B">
          <w:pPr>
            <w:pStyle w:val="TOC3"/>
            <w:tabs>
              <w:tab w:val="left" w:pos="1200"/>
              <w:tab w:val="right" w:leader="dot" w:pos="9016"/>
            </w:tabs>
            <w:rPr>
              <w:rFonts w:asciiTheme="minorHAnsi" w:hAnsiTheme="minorHAnsi"/>
              <w:noProof/>
              <w:sz w:val="24"/>
            </w:rPr>
          </w:pPr>
          <w:hyperlink w:anchor="_Toc232496790" w:history="1">
            <w:r w:rsidRPr="00662C4C">
              <w:rPr>
                <w:rStyle w:val="Hyperlink"/>
                <w:noProof/>
              </w:rPr>
              <w:t>5.1.1</w:t>
            </w:r>
            <w:r>
              <w:rPr>
                <w:rFonts w:asciiTheme="minorHAnsi" w:hAnsiTheme="minorHAnsi"/>
                <w:noProof/>
                <w:sz w:val="24"/>
              </w:rPr>
              <w:tab/>
            </w:r>
            <w:r w:rsidRPr="00662C4C">
              <w:rPr>
                <w:rStyle w:val="Hyperlink"/>
                <w:noProof/>
              </w:rPr>
              <w:t>Incident Types</w:t>
            </w:r>
            <w:r>
              <w:rPr>
                <w:noProof/>
                <w:webHidden/>
              </w:rPr>
              <w:tab/>
            </w:r>
            <w:r>
              <w:rPr>
                <w:noProof/>
                <w:webHidden/>
              </w:rPr>
              <w:fldChar w:fldCharType="begin"/>
            </w:r>
            <w:r>
              <w:rPr>
                <w:noProof/>
                <w:webHidden/>
              </w:rPr>
              <w:instrText xml:space="preserve"> PAGEREF _Toc232496790 \h </w:instrText>
            </w:r>
            <w:r>
              <w:rPr>
                <w:noProof/>
                <w:webHidden/>
              </w:rPr>
            </w:r>
            <w:r>
              <w:rPr>
                <w:noProof/>
                <w:webHidden/>
              </w:rPr>
              <w:fldChar w:fldCharType="separate"/>
            </w:r>
            <w:r>
              <w:rPr>
                <w:noProof/>
                <w:webHidden/>
              </w:rPr>
              <w:t>33</w:t>
            </w:r>
            <w:r>
              <w:rPr>
                <w:noProof/>
                <w:webHidden/>
              </w:rPr>
              <w:fldChar w:fldCharType="end"/>
            </w:r>
          </w:hyperlink>
        </w:p>
        <w:p w14:paraId="60901A34" w14:textId="42AF4E45" w:rsidR="0078561B" w:rsidRDefault="0078561B">
          <w:pPr>
            <w:pStyle w:val="TOC3"/>
            <w:tabs>
              <w:tab w:val="left" w:pos="1200"/>
              <w:tab w:val="right" w:leader="dot" w:pos="9016"/>
            </w:tabs>
            <w:rPr>
              <w:rFonts w:asciiTheme="minorHAnsi" w:hAnsiTheme="minorHAnsi"/>
              <w:noProof/>
              <w:sz w:val="24"/>
            </w:rPr>
          </w:pPr>
          <w:hyperlink w:anchor="_Toc232496791" w:history="1">
            <w:r w:rsidRPr="00662C4C">
              <w:rPr>
                <w:rStyle w:val="Hyperlink"/>
                <w:noProof/>
              </w:rPr>
              <w:t>5.1.2</w:t>
            </w:r>
            <w:r>
              <w:rPr>
                <w:rFonts w:asciiTheme="minorHAnsi" w:hAnsiTheme="minorHAnsi"/>
                <w:noProof/>
                <w:sz w:val="24"/>
              </w:rPr>
              <w:tab/>
            </w:r>
            <w:r w:rsidRPr="00662C4C">
              <w:rPr>
                <w:rStyle w:val="Hyperlink"/>
                <w:noProof/>
              </w:rPr>
              <w:t>Incident Categories</w:t>
            </w:r>
            <w:r>
              <w:rPr>
                <w:noProof/>
                <w:webHidden/>
              </w:rPr>
              <w:tab/>
            </w:r>
            <w:r>
              <w:rPr>
                <w:noProof/>
                <w:webHidden/>
              </w:rPr>
              <w:fldChar w:fldCharType="begin"/>
            </w:r>
            <w:r>
              <w:rPr>
                <w:noProof/>
                <w:webHidden/>
              </w:rPr>
              <w:instrText xml:space="preserve"> PAGEREF _Toc232496791 \h </w:instrText>
            </w:r>
            <w:r>
              <w:rPr>
                <w:noProof/>
                <w:webHidden/>
              </w:rPr>
            </w:r>
            <w:r>
              <w:rPr>
                <w:noProof/>
                <w:webHidden/>
              </w:rPr>
              <w:fldChar w:fldCharType="separate"/>
            </w:r>
            <w:r>
              <w:rPr>
                <w:noProof/>
                <w:webHidden/>
              </w:rPr>
              <w:t>33</w:t>
            </w:r>
            <w:r>
              <w:rPr>
                <w:noProof/>
                <w:webHidden/>
              </w:rPr>
              <w:fldChar w:fldCharType="end"/>
            </w:r>
          </w:hyperlink>
        </w:p>
        <w:p w14:paraId="134A1A8E" w14:textId="5F3B1556" w:rsidR="0078561B" w:rsidRDefault="0078561B">
          <w:pPr>
            <w:pStyle w:val="TOC2"/>
            <w:tabs>
              <w:tab w:val="left" w:pos="960"/>
              <w:tab w:val="right" w:leader="dot" w:pos="9016"/>
            </w:tabs>
            <w:rPr>
              <w:rFonts w:asciiTheme="minorHAnsi" w:hAnsiTheme="minorHAnsi"/>
              <w:noProof/>
              <w:sz w:val="24"/>
            </w:rPr>
          </w:pPr>
          <w:hyperlink w:anchor="_Toc232496792" w:history="1">
            <w:r w:rsidRPr="00662C4C">
              <w:rPr>
                <w:rStyle w:val="Hyperlink"/>
                <w:noProof/>
              </w:rPr>
              <w:t>5.2</w:t>
            </w:r>
            <w:r>
              <w:rPr>
                <w:rFonts w:asciiTheme="minorHAnsi" w:hAnsiTheme="minorHAnsi"/>
                <w:noProof/>
                <w:sz w:val="24"/>
              </w:rPr>
              <w:tab/>
            </w:r>
            <w:r w:rsidRPr="00662C4C">
              <w:rPr>
                <w:rStyle w:val="Hyperlink"/>
                <w:noProof/>
              </w:rPr>
              <w:t>Crisis Incident Level Classification</w:t>
            </w:r>
            <w:r>
              <w:rPr>
                <w:noProof/>
                <w:webHidden/>
              </w:rPr>
              <w:tab/>
            </w:r>
            <w:r>
              <w:rPr>
                <w:noProof/>
                <w:webHidden/>
              </w:rPr>
              <w:fldChar w:fldCharType="begin"/>
            </w:r>
            <w:r>
              <w:rPr>
                <w:noProof/>
                <w:webHidden/>
              </w:rPr>
              <w:instrText xml:space="preserve"> PAGEREF _Toc232496792 \h </w:instrText>
            </w:r>
            <w:r>
              <w:rPr>
                <w:noProof/>
                <w:webHidden/>
              </w:rPr>
            </w:r>
            <w:r>
              <w:rPr>
                <w:noProof/>
                <w:webHidden/>
              </w:rPr>
              <w:fldChar w:fldCharType="separate"/>
            </w:r>
            <w:r>
              <w:rPr>
                <w:noProof/>
                <w:webHidden/>
              </w:rPr>
              <w:t>34</w:t>
            </w:r>
            <w:r>
              <w:rPr>
                <w:noProof/>
                <w:webHidden/>
              </w:rPr>
              <w:fldChar w:fldCharType="end"/>
            </w:r>
          </w:hyperlink>
        </w:p>
        <w:p w14:paraId="1CE96F03" w14:textId="593E850B" w:rsidR="0078561B" w:rsidRDefault="0078561B">
          <w:pPr>
            <w:pStyle w:val="TOC2"/>
            <w:tabs>
              <w:tab w:val="left" w:pos="960"/>
              <w:tab w:val="right" w:leader="dot" w:pos="9016"/>
            </w:tabs>
            <w:rPr>
              <w:rFonts w:asciiTheme="minorHAnsi" w:hAnsiTheme="minorHAnsi"/>
              <w:noProof/>
              <w:sz w:val="24"/>
            </w:rPr>
          </w:pPr>
          <w:hyperlink w:anchor="_Toc232496793" w:history="1">
            <w:r w:rsidRPr="00662C4C">
              <w:rPr>
                <w:rStyle w:val="Hyperlink"/>
                <w:noProof/>
              </w:rPr>
              <w:t>5.3</w:t>
            </w:r>
            <w:r>
              <w:rPr>
                <w:rFonts w:asciiTheme="minorHAnsi" w:hAnsiTheme="minorHAnsi"/>
                <w:noProof/>
                <w:sz w:val="24"/>
              </w:rPr>
              <w:tab/>
            </w:r>
            <w:r w:rsidRPr="00662C4C">
              <w:rPr>
                <w:rStyle w:val="Hyperlink"/>
                <w:noProof/>
              </w:rPr>
              <w:t>Incident Field Design</w:t>
            </w:r>
            <w:r>
              <w:rPr>
                <w:noProof/>
                <w:webHidden/>
              </w:rPr>
              <w:tab/>
            </w:r>
            <w:r>
              <w:rPr>
                <w:noProof/>
                <w:webHidden/>
              </w:rPr>
              <w:fldChar w:fldCharType="begin"/>
            </w:r>
            <w:r>
              <w:rPr>
                <w:noProof/>
                <w:webHidden/>
              </w:rPr>
              <w:instrText xml:space="preserve"> PAGEREF _Toc232496793 \h </w:instrText>
            </w:r>
            <w:r>
              <w:rPr>
                <w:noProof/>
                <w:webHidden/>
              </w:rPr>
            </w:r>
            <w:r>
              <w:rPr>
                <w:noProof/>
                <w:webHidden/>
              </w:rPr>
              <w:fldChar w:fldCharType="separate"/>
            </w:r>
            <w:r>
              <w:rPr>
                <w:noProof/>
                <w:webHidden/>
              </w:rPr>
              <w:t>34</w:t>
            </w:r>
            <w:r>
              <w:rPr>
                <w:noProof/>
                <w:webHidden/>
              </w:rPr>
              <w:fldChar w:fldCharType="end"/>
            </w:r>
          </w:hyperlink>
        </w:p>
        <w:p w14:paraId="42548D1F" w14:textId="0D13A216" w:rsidR="0078561B" w:rsidRDefault="0078561B">
          <w:pPr>
            <w:pStyle w:val="TOC3"/>
            <w:tabs>
              <w:tab w:val="left" w:pos="1200"/>
              <w:tab w:val="right" w:leader="dot" w:pos="9016"/>
            </w:tabs>
            <w:rPr>
              <w:rFonts w:asciiTheme="minorHAnsi" w:hAnsiTheme="minorHAnsi"/>
              <w:noProof/>
              <w:sz w:val="24"/>
            </w:rPr>
          </w:pPr>
          <w:hyperlink w:anchor="_Toc232496794" w:history="1">
            <w:r w:rsidRPr="00662C4C">
              <w:rPr>
                <w:rStyle w:val="Hyperlink"/>
                <w:noProof/>
              </w:rPr>
              <w:t>5.3.1</w:t>
            </w:r>
            <w:r>
              <w:rPr>
                <w:rFonts w:asciiTheme="minorHAnsi" w:hAnsiTheme="minorHAnsi"/>
                <w:noProof/>
                <w:sz w:val="24"/>
              </w:rPr>
              <w:tab/>
            </w:r>
            <w:r w:rsidRPr="00662C4C">
              <w:rPr>
                <w:rStyle w:val="Hyperlink"/>
                <w:noProof/>
              </w:rPr>
              <w:t>General Information</w:t>
            </w:r>
            <w:r>
              <w:rPr>
                <w:noProof/>
                <w:webHidden/>
              </w:rPr>
              <w:tab/>
            </w:r>
            <w:r>
              <w:rPr>
                <w:noProof/>
                <w:webHidden/>
              </w:rPr>
              <w:fldChar w:fldCharType="begin"/>
            </w:r>
            <w:r>
              <w:rPr>
                <w:noProof/>
                <w:webHidden/>
              </w:rPr>
              <w:instrText xml:space="preserve"> PAGEREF _Toc232496794 \h </w:instrText>
            </w:r>
            <w:r>
              <w:rPr>
                <w:noProof/>
                <w:webHidden/>
              </w:rPr>
            </w:r>
            <w:r>
              <w:rPr>
                <w:noProof/>
                <w:webHidden/>
              </w:rPr>
              <w:fldChar w:fldCharType="separate"/>
            </w:r>
            <w:r>
              <w:rPr>
                <w:noProof/>
                <w:webHidden/>
              </w:rPr>
              <w:t>34</w:t>
            </w:r>
            <w:r>
              <w:rPr>
                <w:noProof/>
                <w:webHidden/>
              </w:rPr>
              <w:fldChar w:fldCharType="end"/>
            </w:r>
          </w:hyperlink>
        </w:p>
        <w:p w14:paraId="40B6BF98" w14:textId="74367AF3" w:rsidR="0078561B" w:rsidRDefault="0078561B">
          <w:pPr>
            <w:pStyle w:val="TOC3"/>
            <w:tabs>
              <w:tab w:val="left" w:pos="1200"/>
              <w:tab w:val="right" w:leader="dot" w:pos="9016"/>
            </w:tabs>
            <w:rPr>
              <w:rFonts w:asciiTheme="minorHAnsi" w:hAnsiTheme="minorHAnsi"/>
              <w:noProof/>
              <w:sz w:val="24"/>
            </w:rPr>
          </w:pPr>
          <w:hyperlink w:anchor="_Toc232496795" w:history="1">
            <w:r w:rsidRPr="00662C4C">
              <w:rPr>
                <w:rStyle w:val="Hyperlink"/>
                <w:noProof/>
              </w:rPr>
              <w:t>5.3.2</w:t>
            </w:r>
            <w:r>
              <w:rPr>
                <w:rFonts w:asciiTheme="minorHAnsi" w:hAnsiTheme="minorHAnsi"/>
                <w:noProof/>
                <w:sz w:val="24"/>
              </w:rPr>
              <w:tab/>
            </w:r>
            <w:r w:rsidRPr="00662C4C">
              <w:rPr>
                <w:rStyle w:val="Hyperlink"/>
                <w:noProof/>
              </w:rPr>
              <w:t>Location</w:t>
            </w:r>
            <w:r>
              <w:rPr>
                <w:noProof/>
                <w:webHidden/>
              </w:rPr>
              <w:tab/>
            </w:r>
            <w:r>
              <w:rPr>
                <w:noProof/>
                <w:webHidden/>
              </w:rPr>
              <w:fldChar w:fldCharType="begin"/>
            </w:r>
            <w:r>
              <w:rPr>
                <w:noProof/>
                <w:webHidden/>
              </w:rPr>
              <w:instrText xml:space="preserve"> PAGEREF _Toc232496795 \h </w:instrText>
            </w:r>
            <w:r>
              <w:rPr>
                <w:noProof/>
                <w:webHidden/>
              </w:rPr>
            </w:r>
            <w:r>
              <w:rPr>
                <w:noProof/>
                <w:webHidden/>
              </w:rPr>
              <w:fldChar w:fldCharType="separate"/>
            </w:r>
            <w:r>
              <w:rPr>
                <w:noProof/>
                <w:webHidden/>
              </w:rPr>
              <w:t>35</w:t>
            </w:r>
            <w:r>
              <w:rPr>
                <w:noProof/>
                <w:webHidden/>
              </w:rPr>
              <w:fldChar w:fldCharType="end"/>
            </w:r>
          </w:hyperlink>
        </w:p>
        <w:p w14:paraId="3DE1022F" w14:textId="4ACF78A9" w:rsidR="0078561B" w:rsidRDefault="0078561B">
          <w:pPr>
            <w:pStyle w:val="TOC3"/>
            <w:tabs>
              <w:tab w:val="left" w:pos="1200"/>
              <w:tab w:val="right" w:leader="dot" w:pos="9016"/>
            </w:tabs>
            <w:rPr>
              <w:rFonts w:asciiTheme="minorHAnsi" w:hAnsiTheme="minorHAnsi"/>
              <w:noProof/>
              <w:sz w:val="24"/>
            </w:rPr>
          </w:pPr>
          <w:hyperlink w:anchor="_Toc232496796" w:history="1">
            <w:r w:rsidRPr="00662C4C">
              <w:rPr>
                <w:rStyle w:val="Hyperlink"/>
                <w:noProof/>
              </w:rPr>
              <w:t>5.3.3</w:t>
            </w:r>
            <w:r>
              <w:rPr>
                <w:rFonts w:asciiTheme="minorHAnsi" w:hAnsiTheme="minorHAnsi"/>
                <w:noProof/>
                <w:sz w:val="24"/>
              </w:rPr>
              <w:tab/>
            </w:r>
            <w:r w:rsidRPr="00662C4C">
              <w:rPr>
                <w:rStyle w:val="Hyperlink"/>
                <w:noProof/>
              </w:rPr>
              <w:t>Incident Log</w:t>
            </w:r>
            <w:r>
              <w:rPr>
                <w:noProof/>
                <w:webHidden/>
              </w:rPr>
              <w:tab/>
            </w:r>
            <w:r>
              <w:rPr>
                <w:noProof/>
                <w:webHidden/>
              </w:rPr>
              <w:fldChar w:fldCharType="begin"/>
            </w:r>
            <w:r>
              <w:rPr>
                <w:noProof/>
                <w:webHidden/>
              </w:rPr>
              <w:instrText xml:space="preserve"> PAGEREF _Toc232496796 \h </w:instrText>
            </w:r>
            <w:r>
              <w:rPr>
                <w:noProof/>
                <w:webHidden/>
              </w:rPr>
            </w:r>
            <w:r>
              <w:rPr>
                <w:noProof/>
                <w:webHidden/>
              </w:rPr>
              <w:fldChar w:fldCharType="separate"/>
            </w:r>
            <w:r>
              <w:rPr>
                <w:noProof/>
                <w:webHidden/>
              </w:rPr>
              <w:t>37</w:t>
            </w:r>
            <w:r>
              <w:rPr>
                <w:noProof/>
                <w:webHidden/>
              </w:rPr>
              <w:fldChar w:fldCharType="end"/>
            </w:r>
          </w:hyperlink>
        </w:p>
        <w:p w14:paraId="7C1DA85A" w14:textId="1298468D" w:rsidR="0078561B" w:rsidRDefault="0078561B">
          <w:pPr>
            <w:pStyle w:val="TOC3"/>
            <w:tabs>
              <w:tab w:val="left" w:pos="1200"/>
              <w:tab w:val="right" w:leader="dot" w:pos="9016"/>
            </w:tabs>
            <w:rPr>
              <w:rFonts w:asciiTheme="minorHAnsi" w:hAnsiTheme="minorHAnsi"/>
              <w:noProof/>
              <w:sz w:val="24"/>
            </w:rPr>
          </w:pPr>
          <w:hyperlink w:anchor="_Toc232496797" w:history="1">
            <w:r w:rsidRPr="00662C4C">
              <w:rPr>
                <w:rStyle w:val="Hyperlink"/>
                <w:noProof/>
              </w:rPr>
              <w:t>5.3.4</w:t>
            </w:r>
            <w:r>
              <w:rPr>
                <w:rFonts w:asciiTheme="minorHAnsi" w:hAnsiTheme="minorHAnsi"/>
                <w:noProof/>
                <w:sz w:val="24"/>
              </w:rPr>
              <w:tab/>
            </w:r>
            <w:r w:rsidRPr="00662C4C">
              <w:rPr>
                <w:rStyle w:val="Hyperlink"/>
                <w:noProof/>
              </w:rPr>
              <w:t>Emergency Services</w:t>
            </w:r>
            <w:r>
              <w:rPr>
                <w:noProof/>
                <w:webHidden/>
              </w:rPr>
              <w:tab/>
            </w:r>
            <w:r>
              <w:rPr>
                <w:noProof/>
                <w:webHidden/>
              </w:rPr>
              <w:fldChar w:fldCharType="begin"/>
            </w:r>
            <w:r>
              <w:rPr>
                <w:noProof/>
                <w:webHidden/>
              </w:rPr>
              <w:instrText xml:space="preserve"> PAGEREF _Toc232496797 \h </w:instrText>
            </w:r>
            <w:r>
              <w:rPr>
                <w:noProof/>
                <w:webHidden/>
              </w:rPr>
            </w:r>
            <w:r>
              <w:rPr>
                <w:noProof/>
                <w:webHidden/>
              </w:rPr>
              <w:fldChar w:fldCharType="separate"/>
            </w:r>
            <w:r>
              <w:rPr>
                <w:noProof/>
                <w:webHidden/>
              </w:rPr>
              <w:t>38</w:t>
            </w:r>
            <w:r>
              <w:rPr>
                <w:noProof/>
                <w:webHidden/>
              </w:rPr>
              <w:fldChar w:fldCharType="end"/>
            </w:r>
          </w:hyperlink>
        </w:p>
        <w:p w14:paraId="18D07863" w14:textId="3B5D3C3E" w:rsidR="0078561B" w:rsidRDefault="0078561B">
          <w:pPr>
            <w:pStyle w:val="TOC3"/>
            <w:tabs>
              <w:tab w:val="left" w:pos="1200"/>
              <w:tab w:val="right" w:leader="dot" w:pos="9016"/>
            </w:tabs>
            <w:rPr>
              <w:rFonts w:asciiTheme="minorHAnsi" w:hAnsiTheme="minorHAnsi"/>
              <w:noProof/>
              <w:sz w:val="24"/>
            </w:rPr>
          </w:pPr>
          <w:hyperlink w:anchor="_Toc232496798" w:history="1">
            <w:r w:rsidRPr="00662C4C">
              <w:rPr>
                <w:rStyle w:val="Hyperlink"/>
                <w:noProof/>
              </w:rPr>
              <w:t>5.3.5</w:t>
            </w:r>
            <w:r>
              <w:rPr>
                <w:rFonts w:asciiTheme="minorHAnsi" w:hAnsiTheme="minorHAnsi"/>
                <w:noProof/>
                <w:sz w:val="24"/>
              </w:rPr>
              <w:tab/>
            </w:r>
            <w:r w:rsidRPr="00662C4C">
              <w:rPr>
                <w:rStyle w:val="Hyperlink"/>
                <w:noProof/>
              </w:rPr>
              <w:t>Media Involvement</w:t>
            </w:r>
            <w:r>
              <w:rPr>
                <w:noProof/>
                <w:webHidden/>
              </w:rPr>
              <w:tab/>
            </w:r>
            <w:r>
              <w:rPr>
                <w:noProof/>
                <w:webHidden/>
              </w:rPr>
              <w:fldChar w:fldCharType="begin"/>
            </w:r>
            <w:r>
              <w:rPr>
                <w:noProof/>
                <w:webHidden/>
              </w:rPr>
              <w:instrText xml:space="preserve"> PAGEREF _Toc232496798 \h </w:instrText>
            </w:r>
            <w:r>
              <w:rPr>
                <w:noProof/>
                <w:webHidden/>
              </w:rPr>
            </w:r>
            <w:r>
              <w:rPr>
                <w:noProof/>
                <w:webHidden/>
              </w:rPr>
              <w:fldChar w:fldCharType="separate"/>
            </w:r>
            <w:r>
              <w:rPr>
                <w:noProof/>
                <w:webHidden/>
              </w:rPr>
              <w:t>38</w:t>
            </w:r>
            <w:r>
              <w:rPr>
                <w:noProof/>
                <w:webHidden/>
              </w:rPr>
              <w:fldChar w:fldCharType="end"/>
            </w:r>
          </w:hyperlink>
        </w:p>
        <w:p w14:paraId="10A732D4" w14:textId="70B334D1" w:rsidR="0078561B" w:rsidRDefault="0078561B">
          <w:pPr>
            <w:pStyle w:val="TOC3"/>
            <w:tabs>
              <w:tab w:val="left" w:pos="1200"/>
              <w:tab w:val="right" w:leader="dot" w:pos="9016"/>
            </w:tabs>
            <w:rPr>
              <w:rFonts w:asciiTheme="minorHAnsi" w:hAnsiTheme="minorHAnsi"/>
              <w:noProof/>
              <w:sz w:val="24"/>
            </w:rPr>
          </w:pPr>
          <w:hyperlink w:anchor="_Toc232496799" w:history="1">
            <w:r w:rsidRPr="00662C4C">
              <w:rPr>
                <w:rStyle w:val="Hyperlink"/>
                <w:noProof/>
              </w:rPr>
              <w:t>5.3.6</w:t>
            </w:r>
            <w:r>
              <w:rPr>
                <w:rFonts w:asciiTheme="minorHAnsi" w:hAnsiTheme="minorHAnsi"/>
                <w:noProof/>
                <w:sz w:val="24"/>
              </w:rPr>
              <w:tab/>
            </w:r>
            <w:r w:rsidRPr="00662C4C">
              <w:rPr>
                <w:rStyle w:val="Hyperlink"/>
                <w:noProof/>
              </w:rPr>
              <w:t>Property and Vehicles</w:t>
            </w:r>
            <w:r>
              <w:rPr>
                <w:noProof/>
                <w:webHidden/>
              </w:rPr>
              <w:tab/>
            </w:r>
            <w:r>
              <w:rPr>
                <w:noProof/>
                <w:webHidden/>
              </w:rPr>
              <w:fldChar w:fldCharType="begin"/>
            </w:r>
            <w:r>
              <w:rPr>
                <w:noProof/>
                <w:webHidden/>
              </w:rPr>
              <w:instrText xml:space="preserve"> PAGEREF _Toc232496799 \h </w:instrText>
            </w:r>
            <w:r>
              <w:rPr>
                <w:noProof/>
                <w:webHidden/>
              </w:rPr>
            </w:r>
            <w:r>
              <w:rPr>
                <w:noProof/>
                <w:webHidden/>
              </w:rPr>
              <w:fldChar w:fldCharType="separate"/>
            </w:r>
            <w:r>
              <w:rPr>
                <w:noProof/>
                <w:webHidden/>
              </w:rPr>
              <w:t>39</w:t>
            </w:r>
            <w:r>
              <w:rPr>
                <w:noProof/>
                <w:webHidden/>
              </w:rPr>
              <w:fldChar w:fldCharType="end"/>
            </w:r>
          </w:hyperlink>
        </w:p>
        <w:p w14:paraId="79559FB7" w14:textId="232D8726" w:rsidR="0078561B" w:rsidRDefault="0078561B">
          <w:pPr>
            <w:pStyle w:val="TOC3"/>
            <w:tabs>
              <w:tab w:val="left" w:pos="1200"/>
              <w:tab w:val="right" w:leader="dot" w:pos="9016"/>
            </w:tabs>
            <w:rPr>
              <w:rFonts w:asciiTheme="minorHAnsi" w:hAnsiTheme="minorHAnsi"/>
              <w:noProof/>
              <w:sz w:val="24"/>
            </w:rPr>
          </w:pPr>
          <w:hyperlink w:anchor="_Toc232496800" w:history="1">
            <w:r w:rsidRPr="00662C4C">
              <w:rPr>
                <w:rStyle w:val="Hyperlink"/>
                <w:noProof/>
              </w:rPr>
              <w:t>5.3.7</w:t>
            </w:r>
            <w:r>
              <w:rPr>
                <w:rFonts w:asciiTheme="minorHAnsi" w:hAnsiTheme="minorHAnsi"/>
                <w:noProof/>
                <w:sz w:val="24"/>
              </w:rPr>
              <w:tab/>
            </w:r>
            <w:r w:rsidRPr="00662C4C">
              <w:rPr>
                <w:rStyle w:val="Hyperlink"/>
                <w:noProof/>
              </w:rPr>
              <w:t>Personal Injuries</w:t>
            </w:r>
            <w:r>
              <w:rPr>
                <w:noProof/>
                <w:webHidden/>
              </w:rPr>
              <w:tab/>
            </w:r>
            <w:r>
              <w:rPr>
                <w:noProof/>
                <w:webHidden/>
              </w:rPr>
              <w:fldChar w:fldCharType="begin"/>
            </w:r>
            <w:r>
              <w:rPr>
                <w:noProof/>
                <w:webHidden/>
              </w:rPr>
              <w:instrText xml:space="preserve"> PAGEREF _Toc232496800 \h </w:instrText>
            </w:r>
            <w:r>
              <w:rPr>
                <w:noProof/>
                <w:webHidden/>
              </w:rPr>
            </w:r>
            <w:r>
              <w:rPr>
                <w:noProof/>
                <w:webHidden/>
              </w:rPr>
              <w:fldChar w:fldCharType="separate"/>
            </w:r>
            <w:r>
              <w:rPr>
                <w:noProof/>
                <w:webHidden/>
              </w:rPr>
              <w:t>40</w:t>
            </w:r>
            <w:r>
              <w:rPr>
                <w:noProof/>
                <w:webHidden/>
              </w:rPr>
              <w:fldChar w:fldCharType="end"/>
            </w:r>
          </w:hyperlink>
        </w:p>
        <w:p w14:paraId="64DD323A" w14:textId="24AEF7F8" w:rsidR="0078561B" w:rsidRDefault="0078561B">
          <w:pPr>
            <w:pStyle w:val="TOC3"/>
            <w:tabs>
              <w:tab w:val="left" w:pos="1200"/>
              <w:tab w:val="right" w:leader="dot" w:pos="9016"/>
            </w:tabs>
            <w:rPr>
              <w:rFonts w:asciiTheme="minorHAnsi" w:hAnsiTheme="minorHAnsi"/>
              <w:noProof/>
              <w:sz w:val="24"/>
            </w:rPr>
          </w:pPr>
          <w:hyperlink w:anchor="_Toc232496801" w:history="1">
            <w:r w:rsidRPr="00662C4C">
              <w:rPr>
                <w:rStyle w:val="Hyperlink"/>
                <w:noProof/>
              </w:rPr>
              <w:t>5.3.8</w:t>
            </w:r>
            <w:r>
              <w:rPr>
                <w:rFonts w:asciiTheme="minorHAnsi" w:hAnsiTheme="minorHAnsi"/>
                <w:noProof/>
                <w:sz w:val="24"/>
              </w:rPr>
              <w:tab/>
            </w:r>
            <w:r w:rsidRPr="00662C4C">
              <w:rPr>
                <w:rStyle w:val="Hyperlink"/>
                <w:noProof/>
              </w:rPr>
              <w:t>Persons Involved</w:t>
            </w:r>
            <w:r>
              <w:rPr>
                <w:noProof/>
                <w:webHidden/>
              </w:rPr>
              <w:tab/>
            </w:r>
            <w:r>
              <w:rPr>
                <w:noProof/>
                <w:webHidden/>
              </w:rPr>
              <w:fldChar w:fldCharType="begin"/>
            </w:r>
            <w:r>
              <w:rPr>
                <w:noProof/>
                <w:webHidden/>
              </w:rPr>
              <w:instrText xml:space="preserve"> PAGEREF _Toc232496801 \h </w:instrText>
            </w:r>
            <w:r>
              <w:rPr>
                <w:noProof/>
                <w:webHidden/>
              </w:rPr>
            </w:r>
            <w:r>
              <w:rPr>
                <w:noProof/>
                <w:webHidden/>
              </w:rPr>
              <w:fldChar w:fldCharType="separate"/>
            </w:r>
            <w:r>
              <w:rPr>
                <w:noProof/>
                <w:webHidden/>
              </w:rPr>
              <w:t>40</w:t>
            </w:r>
            <w:r>
              <w:rPr>
                <w:noProof/>
                <w:webHidden/>
              </w:rPr>
              <w:fldChar w:fldCharType="end"/>
            </w:r>
          </w:hyperlink>
        </w:p>
        <w:p w14:paraId="14DCD9ED" w14:textId="2B074E51" w:rsidR="0078561B" w:rsidRDefault="0078561B">
          <w:pPr>
            <w:pStyle w:val="TOC3"/>
            <w:tabs>
              <w:tab w:val="left" w:pos="1200"/>
              <w:tab w:val="right" w:leader="dot" w:pos="9016"/>
            </w:tabs>
            <w:rPr>
              <w:rFonts w:asciiTheme="minorHAnsi" w:hAnsiTheme="minorHAnsi"/>
              <w:noProof/>
              <w:sz w:val="24"/>
            </w:rPr>
          </w:pPr>
          <w:hyperlink w:anchor="_Toc232496802" w:history="1">
            <w:r w:rsidRPr="00662C4C">
              <w:rPr>
                <w:rStyle w:val="Hyperlink"/>
                <w:noProof/>
              </w:rPr>
              <w:t>5.3.9</w:t>
            </w:r>
            <w:r>
              <w:rPr>
                <w:rFonts w:asciiTheme="minorHAnsi" w:hAnsiTheme="minorHAnsi"/>
                <w:noProof/>
                <w:sz w:val="24"/>
              </w:rPr>
              <w:tab/>
            </w:r>
            <w:r w:rsidRPr="00662C4C">
              <w:rPr>
                <w:rStyle w:val="Hyperlink"/>
                <w:noProof/>
              </w:rPr>
              <w:t>CCTV and Body Worn Camera</w:t>
            </w:r>
            <w:r>
              <w:rPr>
                <w:noProof/>
                <w:webHidden/>
              </w:rPr>
              <w:tab/>
            </w:r>
            <w:r>
              <w:rPr>
                <w:noProof/>
                <w:webHidden/>
              </w:rPr>
              <w:fldChar w:fldCharType="begin"/>
            </w:r>
            <w:r>
              <w:rPr>
                <w:noProof/>
                <w:webHidden/>
              </w:rPr>
              <w:instrText xml:space="preserve"> PAGEREF _Toc232496802 \h </w:instrText>
            </w:r>
            <w:r>
              <w:rPr>
                <w:noProof/>
                <w:webHidden/>
              </w:rPr>
            </w:r>
            <w:r>
              <w:rPr>
                <w:noProof/>
                <w:webHidden/>
              </w:rPr>
              <w:fldChar w:fldCharType="separate"/>
            </w:r>
            <w:r>
              <w:rPr>
                <w:noProof/>
                <w:webHidden/>
              </w:rPr>
              <w:t>41</w:t>
            </w:r>
            <w:r>
              <w:rPr>
                <w:noProof/>
                <w:webHidden/>
              </w:rPr>
              <w:fldChar w:fldCharType="end"/>
            </w:r>
          </w:hyperlink>
        </w:p>
        <w:p w14:paraId="77A1206D" w14:textId="07059526" w:rsidR="0078561B" w:rsidRDefault="0078561B">
          <w:pPr>
            <w:pStyle w:val="TOC3"/>
            <w:tabs>
              <w:tab w:val="left" w:pos="1440"/>
              <w:tab w:val="right" w:leader="dot" w:pos="9016"/>
            </w:tabs>
            <w:rPr>
              <w:rFonts w:asciiTheme="minorHAnsi" w:hAnsiTheme="minorHAnsi"/>
              <w:noProof/>
              <w:sz w:val="24"/>
            </w:rPr>
          </w:pPr>
          <w:hyperlink w:anchor="_Toc232496803" w:history="1">
            <w:r w:rsidRPr="00662C4C">
              <w:rPr>
                <w:rStyle w:val="Hyperlink"/>
                <w:noProof/>
              </w:rPr>
              <w:t>5.3.10</w:t>
            </w:r>
            <w:r>
              <w:rPr>
                <w:rFonts w:asciiTheme="minorHAnsi" w:hAnsiTheme="minorHAnsi"/>
                <w:noProof/>
                <w:sz w:val="24"/>
              </w:rPr>
              <w:tab/>
            </w:r>
            <w:r w:rsidRPr="00662C4C">
              <w:rPr>
                <w:rStyle w:val="Hyperlink"/>
                <w:noProof/>
              </w:rPr>
              <w:t>Attachments</w:t>
            </w:r>
            <w:r>
              <w:rPr>
                <w:noProof/>
                <w:webHidden/>
              </w:rPr>
              <w:tab/>
            </w:r>
            <w:r>
              <w:rPr>
                <w:noProof/>
                <w:webHidden/>
              </w:rPr>
              <w:fldChar w:fldCharType="begin"/>
            </w:r>
            <w:r>
              <w:rPr>
                <w:noProof/>
                <w:webHidden/>
              </w:rPr>
              <w:instrText xml:space="preserve"> PAGEREF _Toc232496803 \h </w:instrText>
            </w:r>
            <w:r>
              <w:rPr>
                <w:noProof/>
                <w:webHidden/>
              </w:rPr>
            </w:r>
            <w:r>
              <w:rPr>
                <w:noProof/>
                <w:webHidden/>
              </w:rPr>
              <w:fldChar w:fldCharType="separate"/>
            </w:r>
            <w:r>
              <w:rPr>
                <w:noProof/>
                <w:webHidden/>
              </w:rPr>
              <w:t>42</w:t>
            </w:r>
            <w:r>
              <w:rPr>
                <w:noProof/>
                <w:webHidden/>
              </w:rPr>
              <w:fldChar w:fldCharType="end"/>
            </w:r>
          </w:hyperlink>
        </w:p>
        <w:p w14:paraId="7B65F2CD" w14:textId="77CB7979" w:rsidR="0078561B" w:rsidRDefault="0078561B">
          <w:pPr>
            <w:pStyle w:val="TOC3"/>
            <w:tabs>
              <w:tab w:val="left" w:pos="1440"/>
              <w:tab w:val="right" w:leader="dot" w:pos="9016"/>
            </w:tabs>
            <w:rPr>
              <w:rFonts w:asciiTheme="minorHAnsi" w:hAnsiTheme="minorHAnsi"/>
              <w:noProof/>
              <w:sz w:val="24"/>
            </w:rPr>
          </w:pPr>
          <w:hyperlink w:anchor="_Toc232496804" w:history="1">
            <w:r w:rsidRPr="00662C4C">
              <w:rPr>
                <w:rStyle w:val="Hyperlink"/>
                <w:noProof/>
              </w:rPr>
              <w:t>5.3.11</w:t>
            </w:r>
            <w:r>
              <w:rPr>
                <w:rFonts w:asciiTheme="minorHAnsi" w:hAnsiTheme="minorHAnsi"/>
                <w:noProof/>
                <w:sz w:val="24"/>
              </w:rPr>
              <w:tab/>
            </w:r>
            <w:r w:rsidRPr="00662C4C">
              <w:rPr>
                <w:rStyle w:val="Hyperlink"/>
                <w:noProof/>
              </w:rPr>
              <w:t>Summary and Closure</w:t>
            </w:r>
            <w:r>
              <w:rPr>
                <w:noProof/>
                <w:webHidden/>
              </w:rPr>
              <w:tab/>
            </w:r>
            <w:r>
              <w:rPr>
                <w:noProof/>
                <w:webHidden/>
              </w:rPr>
              <w:fldChar w:fldCharType="begin"/>
            </w:r>
            <w:r>
              <w:rPr>
                <w:noProof/>
                <w:webHidden/>
              </w:rPr>
              <w:instrText xml:space="preserve"> PAGEREF _Toc232496804 \h </w:instrText>
            </w:r>
            <w:r>
              <w:rPr>
                <w:noProof/>
                <w:webHidden/>
              </w:rPr>
            </w:r>
            <w:r>
              <w:rPr>
                <w:noProof/>
                <w:webHidden/>
              </w:rPr>
              <w:fldChar w:fldCharType="separate"/>
            </w:r>
            <w:r>
              <w:rPr>
                <w:noProof/>
                <w:webHidden/>
              </w:rPr>
              <w:t>42</w:t>
            </w:r>
            <w:r>
              <w:rPr>
                <w:noProof/>
                <w:webHidden/>
              </w:rPr>
              <w:fldChar w:fldCharType="end"/>
            </w:r>
          </w:hyperlink>
        </w:p>
        <w:p w14:paraId="11209065" w14:textId="2274126B" w:rsidR="0078561B" w:rsidRDefault="0078561B">
          <w:pPr>
            <w:pStyle w:val="TOC2"/>
            <w:tabs>
              <w:tab w:val="left" w:pos="960"/>
              <w:tab w:val="right" w:leader="dot" w:pos="9016"/>
            </w:tabs>
            <w:rPr>
              <w:rFonts w:asciiTheme="minorHAnsi" w:hAnsiTheme="minorHAnsi"/>
              <w:noProof/>
              <w:sz w:val="24"/>
            </w:rPr>
          </w:pPr>
          <w:hyperlink w:anchor="_Toc232496805" w:history="1">
            <w:r w:rsidRPr="00662C4C">
              <w:rPr>
                <w:rStyle w:val="Hyperlink"/>
                <w:noProof/>
              </w:rPr>
              <w:t>5.4</w:t>
            </w:r>
            <w:r>
              <w:rPr>
                <w:rFonts w:asciiTheme="minorHAnsi" w:hAnsiTheme="minorHAnsi"/>
                <w:noProof/>
                <w:sz w:val="24"/>
              </w:rPr>
              <w:tab/>
            </w:r>
            <w:r w:rsidRPr="00662C4C">
              <w:rPr>
                <w:rStyle w:val="Hyperlink"/>
                <w:noProof/>
              </w:rPr>
              <w:t>Incident Lifecycle</w:t>
            </w:r>
            <w:r>
              <w:rPr>
                <w:noProof/>
                <w:webHidden/>
              </w:rPr>
              <w:tab/>
            </w:r>
            <w:r>
              <w:rPr>
                <w:noProof/>
                <w:webHidden/>
              </w:rPr>
              <w:fldChar w:fldCharType="begin"/>
            </w:r>
            <w:r>
              <w:rPr>
                <w:noProof/>
                <w:webHidden/>
              </w:rPr>
              <w:instrText xml:space="preserve"> PAGEREF _Toc232496805 \h </w:instrText>
            </w:r>
            <w:r>
              <w:rPr>
                <w:noProof/>
                <w:webHidden/>
              </w:rPr>
            </w:r>
            <w:r>
              <w:rPr>
                <w:noProof/>
                <w:webHidden/>
              </w:rPr>
              <w:fldChar w:fldCharType="separate"/>
            </w:r>
            <w:r>
              <w:rPr>
                <w:noProof/>
                <w:webHidden/>
              </w:rPr>
              <w:t>42</w:t>
            </w:r>
            <w:r>
              <w:rPr>
                <w:noProof/>
                <w:webHidden/>
              </w:rPr>
              <w:fldChar w:fldCharType="end"/>
            </w:r>
          </w:hyperlink>
        </w:p>
        <w:p w14:paraId="29503827" w14:textId="698D4013" w:rsidR="0078561B" w:rsidRDefault="0078561B">
          <w:pPr>
            <w:pStyle w:val="TOC3"/>
            <w:tabs>
              <w:tab w:val="left" w:pos="1200"/>
              <w:tab w:val="right" w:leader="dot" w:pos="9016"/>
            </w:tabs>
            <w:rPr>
              <w:rFonts w:asciiTheme="minorHAnsi" w:hAnsiTheme="minorHAnsi"/>
              <w:noProof/>
              <w:sz w:val="24"/>
            </w:rPr>
          </w:pPr>
          <w:hyperlink w:anchor="_Toc232496806" w:history="1">
            <w:r w:rsidRPr="00662C4C">
              <w:rPr>
                <w:rStyle w:val="Hyperlink"/>
                <w:noProof/>
              </w:rPr>
              <w:t>5.4.1</w:t>
            </w:r>
            <w:r>
              <w:rPr>
                <w:rFonts w:asciiTheme="minorHAnsi" w:hAnsiTheme="minorHAnsi"/>
                <w:noProof/>
                <w:sz w:val="24"/>
              </w:rPr>
              <w:tab/>
            </w:r>
            <w:r w:rsidRPr="00662C4C">
              <w:rPr>
                <w:rStyle w:val="Hyperlink"/>
                <w:noProof/>
              </w:rPr>
              <w:t>Incident Status Definitions</w:t>
            </w:r>
            <w:r>
              <w:rPr>
                <w:noProof/>
                <w:webHidden/>
              </w:rPr>
              <w:tab/>
            </w:r>
            <w:r>
              <w:rPr>
                <w:noProof/>
                <w:webHidden/>
              </w:rPr>
              <w:fldChar w:fldCharType="begin"/>
            </w:r>
            <w:r>
              <w:rPr>
                <w:noProof/>
                <w:webHidden/>
              </w:rPr>
              <w:instrText xml:space="preserve"> PAGEREF _Toc232496806 \h </w:instrText>
            </w:r>
            <w:r>
              <w:rPr>
                <w:noProof/>
                <w:webHidden/>
              </w:rPr>
            </w:r>
            <w:r>
              <w:rPr>
                <w:noProof/>
                <w:webHidden/>
              </w:rPr>
              <w:fldChar w:fldCharType="separate"/>
            </w:r>
            <w:r>
              <w:rPr>
                <w:noProof/>
                <w:webHidden/>
              </w:rPr>
              <w:t>43</w:t>
            </w:r>
            <w:r>
              <w:rPr>
                <w:noProof/>
                <w:webHidden/>
              </w:rPr>
              <w:fldChar w:fldCharType="end"/>
            </w:r>
          </w:hyperlink>
        </w:p>
        <w:p w14:paraId="0586F242" w14:textId="2D8CC7E5" w:rsidR="0078561B" w:rsidRDefault="0078561B">
          <w:pPr>
            <w:pStyle w:val="TOC3"/>
            <w:tabs>
              <w:tab w:val="left" w:pos="1200"/>
              <w:tab w:val="right" w:leader="dot" w:pos="9016"/>
            </w:tabs>
            <w:rPr>
              <w:rFonts w:asciiTheme="minorHAnsi" w:hAnsiTheme="minorHAnsi"/>
              <w:noProof/>
              <w:sz w:val="24"/>
            </w:rPr>
          </w:pPr>
          <w:hyperlink w:anchor="_Toc232496807" w:history="1">
            <w:r w:rsidRPr="00662C4C">
              <w:rPr>
                <w:rStyle w:val="Hyperlink"/>
                <w:noProof/>
              </w:rPr>
              <w:t>5.4.2</w:t>
            </w:r>
            <w:r>
              <w:rPr>
                <w:rFonts w:asciiTheme="minorHAnsi" w:hAnsiTheme="minorHAnsi"/>
                <w:noProof/>
                <w:sz w:val="24"/>
              </w:rPr>
              <w:tab/>
            </w:r>
            <w:r w:rsidRPr="00662C4C">
              <w:rPr>
                <w:rStyle w:val="Hyperlink"/>
                <w:noProof/>
              </w:rPr>
              <w:t>High-Level Incident Process Flow</w:t>
            </w:r>
            <w:r>
              <w:rPr>
                <w:noProof/>
                <w:webHidden/>
              </w:rPr>
              <w:tab/>
            </w:r>
            <w:r>
              <w:rPr>
                <w:noProof/>
                <w:webHidden/>
              </w:rPr>
              <w:fldChar w:fldCharType="begin"/>
            </w:r>
            <w:r>
              <w:rPr>
                <w:noProof/>
                <w:webHidden/>
              </w:rPr>
              <w:instrText xml:space="preserve"> PAGEREF _Toc232496807 \h </w:instrText>
            </w:r>
            <w:r>
              <w:rPr>
                <w:noProof/>
                <w:webHidden/>
              </w:rPr>
            </w:r>
            <w:r>
              <w:rPr>
                <w:noProof/>
                <w:webHidden/>
              </w:rPr>
              <w:fldChar w:fldCharType="separate"/>
            </w:r>
            <w:r>
              <w:rPr>
                <w:noProof/>
                <w:webHidden/>
              </w:rPr>
              <w:t>45</w:t>
            </w:r>
            <w:r>
              <w:rPr>
                <w:noProof/>
                <w:webHidden/>
              </w:rPr>
              <w:fldChar w:fldCharType="end"/>
            </w:r>
          </w:hyperlink>
        </w:p>
        <w:p w14:paraId="25088966" w14:textId="23514D42" w:rsidR="0078561B" w:rsidRDefault="0078561B">
          <w:pPr>
            <w:pStyle w:val="TOC3"/>
            <w:tabs>
              <w:tab w:val="left" w:pos="1200"/>
              <w:tab w:val="right" w:leader="dot" w:pos="9016"/>
            </w:tabs>
            <w:rPr>
              <w:rFonts w:asciiTheme="minorHAnsi" w:hAnsiTheme="minorHAnsi"/>
              <w:noProof/>
              <w:sz w:val="24"/>
            </w:rPr>
          </w:pPr>
          <w:hyperlink w:anchor="_Toc232496808" w:history="1">
            <w:r w:rsidRPr="00662C4C">
              <w:rPr>
                <w:rStyle w:val="Hyperlink"/>
                <w:noProof/>
              </w:rPr>
              <w:t>5.4.3</w:t>
            </w:r>
            <w:r>
              <w:rPr>
                <w:rFonts w:asciiTheme="minorHAnsi" w:hAnsiTheme="minorHAnsi"/>
                <w:noProof/>
                <w:sz w:val="24"/>
              </w:rPr>
              <w:tab/>
            </w:r>
            <w:r w:rsidRPr="00662C4C">
              <w:rPr>
                <w:rStyle w:val="Hyperlink"/>
                <w:noProof/>
              </w:rPr>
              <w:t>Incident Ageing Alerts</w:t>
            </w:r>
            <w:r>
              <w:rPr>
                <w:noProof/>
                <w:webHidden/>
              </w:rPr>
              <w:tab/>
            </w:r>
            <w:r>
              <w:rPr>
                <w:noProof/>
                <w:webHidden/>
              </w:rPr>
              <w:fldChar w:fldCharType="begin"/>
            </w:r>
            <w:r>
              <w:rPr>
                <w:noProof/>
                <w:webHidden/>
              </w:rPr>
              <w:instrText xml:space="preserve"> PAGEREF _Toc232496808 \h </w:instrText>
            </w:r>
            <w:r>
              <w:rPr>
                <w:noProof/>
                <w:webHidden/>
              </w:rPr>
            </w:r>
            <w:r>
              <w:rPr>
                <w:noProof/>
                <w:webHidden/>
              </w:rPr>
              <w:fldChar w:fldCharType="separate"/>
            </w:r>
            <w:r>
              <w:rPr>
                <w:noProof/>
                <w:webHidden/>
              </w:rPr>
              <w:t>45</w:t>
            </w:r>
            <w:r>
              <w:rPr>
                <w:noProof/>
                <w:webHidden/>
              </w:rPr>
              <w:fldChar w:fldCharType="end"/>
            </w:r>
          </w:hyperlink>
        </w:p>
        <w:p w14:paraId="538BC31A" w14:textId="02EF66D9" w:rsidR="0078561B" w:rsidRDefault="0078561B">
          <w:pPr>
            <w:pStyle w:val="TOC2"/>
            <w:tabs>
              <w:tab w:val="left" w:pos="960"/>
              <w:tab w:val="right" w:leader="dot" w:pos="9016"/>
            </w:tabs>
            <w:rPr>
              <w:rFonts w:asciiTheme="minorHAnsi" w:hAnsiTheme="minorHAnsi"/>
              <w:noProof/>
              <w:sz w:val="24"/>
            </w:rPr>
          </w:pPr>
          <w:hyperlink w:anchor="_Toc232496809" w:history="1">
            <w:r w:rsidRPr="00662C4C">
              <w:rPr>
                <w:rStyle w:val="Hyperlink"/>
                <w:noProof/>
              </w:rPr>
              <w:t>5.5</w:t>
            </w:r>
            <w:r>
              <w:rPr>
                <w:rFonts w:asciiTheme="minorHAnsi" w:hAnsiTheme="minorHAnsi"/>
                <w:noProof/>
                <w:sz w:val="24"/>
              </w:rPr>
              <w:tab/>
            </w:r>
            <w:r w:rsidRPr="00662C4C">
              <w:rPr>
                <w:rStyle w:val="Hyperlink"/>
                <w:noProof/>
              </w:rPr>
              <w:t>Incident Reporting Sources</w:t>
            </w:r>
            <w:r>
              <w:rPr>
                <w:noProof/>
                <w:webHidden/>
              </w:rPr>
              <w:tab/>
            </w:r>
            <w:r>
              <w:rPr>
                <w:noProof/>
                <w:webHidden/>
              </w:rPr>
              <w:fldChar w:fldCharType="begin"/>
            </w:r>
            <w:r>
              <w:rPr>
                <w:noProof/>
                <w:webHidden/>
              </w:rPr>
              <w:instrText xml:space="preserve"> PAGEREF _Toc232496809 \h </w:instrText>
            </w:r>
            <w:r>
              <w:rPr>
                <w:noProof/>
                <w:webHidden/>
              </w:rPr>
            </w:r>
            <w:r>
              <w:rPr>
                <w:noProof/>
                <w:webHidden/>
              </w:rPr>
              <w:fldChar w:fldCharType="separate"/>
            </w:r>
            <w:r>
              <w:rPr>
                <w:noProof/>
                <w:webHidden/>
              </w:rPr>
              <w:t>46</w:t>
            </w:r>
            <w:r>
              <w:rPr>
                <w:noProof/>
                <w:webHidden/>
              </w:rPr>
              <w:fldChar w:fldCharType="end"/>
            </w:r>
          </w:hyperlink>
        </w:p>
        <w:p w14:paraId="33C8AD5D" w14:textId="56ADE6C9" w:rsidR="0078561B" w:rsidRDefault="0078561B">
          <w:pPr>
            <w:pStyle w:val="TOC2"/>
            <w:tabs>
              <w:tab w:val="left" w:pos="960"/>
              <w:tab w:val="right" w:leader="dot" w:pos="9016"/>
            </w:tabs>
            <w:rPr>
              <w:rFonts w:asciiTheme="minorHAnsi" w:hAnsiTheme="minorHAnsi"/>
              <w:noProof/>
              <w:sz w:val="24"/>
            </w:rPr>
          </w:pPr>
          <w:hyperlink w:anchor="_Toc232496810" w:history="1">
            <w:r w:rsidRPr="00662C4C">
              <w:rPr>
                <w:rStyle w:val="Hyperlink"/>
                <w:noProof/>
              </w:rPr>
              <w:t>5.6</w:t>
            </w:r>
            <w:r>
              <w:rPr>
                <w:rFonts w:asciiTheme="minorHAnsi" w:hAnsiTheme="minorHAnsi"/>
                <w:noProof/>
                <w:sz w:val="24"/>
              </w:rPr>
              <w:tab/>
            </w:r>
            <w:r w:rsidRPr="00662C4C">
              <w:rPr>
                <w:rStyle w:val="Hyperlink"/>
                <w:noProof/>
              </w:rPr>
              <w:t>Responder Assignment and Response Tracking</w:t>
            </w:r>
            <w:r>
              <w:rPr>
                <w:noProof/>
                <w:webHidden/>
              </w:rPr>
              <w:tab/>
            </w:r>
            <w:r>
              <w:rPr>
                <w:noProof/>
                <w:webHidden/>
              </w:rPr>
              <w:fldChar w:fldCharType="begin"/>
            </w:r>
            <w:r>
              <w:rPr>
                <w:noProof/>
                <w:webHidden/>
              </w:rPr>
              <w:instrText xml:space="preserve"> PAGEREF _Toc232496810 \h </w:instrText>
            </w:r>
            <w:r>
              <w:rPr>
                <w:noProof/>
                <w:webHidden/>
              </w:rPr>
            </w:r>
            <w:r>
              <w:rPr>
                <w:noProof/>
                <w:webHidden/>
              </w:rPr>
              <w:fldChar w:fldCharType="separate"/>
            </w:r>
            <w:r>
              <w:rPr>
                <w:noProof/>
                <w:webHidden/>
              </w:rPr>
              <w:t>47</w:t>
            </w:r>
            <w:r>
              <w:rPr>
                <w:noProof/>
                <w:webHidden/>
              </w:rPr>
              <w:fldChar w:fldCharType="end"/>
            </w:r>
          </w:hyperlink>
        </w:p>
        <w:p w14:paraId="34AF985C" w14:textId="65187152" w:rsidR="0078561B" w:rsidRDefault="0078561B">
          <w:pPr>
            <w:pStyle w:val="TOC3"/>
            <w:tabs>
              <w:tab w:val="left" w:pos="1200"/>
              <w:tab w:val="right" w:leader="dot" w:pos="9016"/>
            </w:tabs>
            <w:rPr>
              <w:rFonts w:asciiTheme="minorHAnsi" w:hAnsiTheme="minorHAnsi"/>
              <w:noProof/>
              <w:sz w:val="24"/>
            </w:rPr>
          </w:pPr>
          <w:hyperlink w:anchor="_Toc232496811" w:history="1">
            <w:r w:rsidRPr="00662C4C">
              <w:rPr>
                <w:rStyle w:val="Hyperlink"/>
                <w:noProof/>
              </w:rPr>
              <w:t>5.6.1</w:t>
            </w:r>
            <w:r>
              <w:rPr>
                <w:rFonts w:asciiTheme="minorHAnsi" w:hAnsiTheme="minorHAnsi"/>
                <w:noProof/>
                <w:sz w:val="24"/>
              </w:rPr>
              <w:tab/>
            </w:r>
            <w:r w:rsidRPr="00662C4C">
              <w:rPr>
                <w:rStyle w:val="Hyperlink"/>
                <w:noProof/>
              </w:rPr>
              <w:t>Assignment</w:t>
            </w:r>
            <w:r>
              <w:rPr>
                <w:noProof/>
                <w:webHidden/>
              </w:rPr>
              <w:tab/>
            </w:r>
            <w:r>
              <w:rPr>
                <w:noProof/>
                <w:webHidden/>
              </w:rPr>
              <w:fldChar w:fldCharType="begin"/>
            </w:r>
            <w:r>
              <w:rPr>
                <w:noProof/>
                <w:webHidden/>
              </w:rPr>
              <w:instrText xml:space="preserve"> PAGEREF _Toc232496811 \h </w:instrText>
            </w:r>
            <w:r>
              <w:rPr>
                <w:noProof/>
                <w:webHidden/>
              </w:rPr>
            </w:r>
            <w:r>
              <w:rPr>
                <w:noProof/>
                <w:webHidden/>
              </w:rPr>
              <w:fldChar w:fldCharType="separate"/>
            </w:r>
            <w:r>
              <w:rPr>
                <w:noProof/>
                <w:webHidden/>
              </w:rPr>
              <w:t>47</w:t>
            </w:r>
            <w:r>
              <w:rPr>
                <w:noProof/>
                <w:webHidden/>
              </w:rPr>
              <w:fldChar w:fldCharType="end"/>
            </w:r>
          </w:hyperlink>
        </w:p>
        <w:p w14:paraId="4F74D784" w14:textId="6921E1A4" w:rsidR="0078561B" w:rsidRDefault="0078561B">
          <w:pPr>
            <w:pStyle w:val="TOC3"/>
            <w:tabs>
              <w:tab w:val="left" w:pos="1200"/>
              <w:tab w:val="right" w:leader="dot" w:pos="9016"/>
            </w:tabs>
            <w:rPr>
              <w:rFonts w:asciiTheme="minorHAnsi" w:hAnsiTheme="minorHAnsi"/>
              <w:noProof/>
              <w:sz w:val="24"/>
            </w:rPr>
          </w:pPr>
          <w:hyperlink w:anchor="_Toc232496812" w:history="1">
            <w:r w:rsidRPr="00662C4C">
              <w:rPr>
                <w:rStyle w:val="Hyperlink"/>
                <w:noProof/>
              </w:rPr>
              <w:t>5.6.2</w:t>
            </w:r>
            <w:r>
              <w:rPr>
                <w:rFonts w:asciiTheme="minorHAnsi" w:hAnsiTheme="minorHAnsi"/>
                <w:noProof/>
                <w:sz w:val="24"/>
              </w:rPr>
              <w:tab/>
            </w:r>
            <w:r w:rsidRPr="00662C4C">
              <w:rPr>
                <w:rStyle w:val="Hyperlink"/>
                <w:noProof/>
              </w:rPr>
              <w:t>Response Milestone Tracking</w:t>
            </w:r>
            <w:r>
              <w:rPr>
                <w:noProof/>
                <w:webHidden/>
              </w:rPr>
              <w:tab/>
            </w:r>
            <w:r>
              <w:rPr>
                <w:noProof/>
                <w:webHidden/>
              </w:rPr>
              <w:fldChar w:fldCharType="begin"/>
            </w:r>
            <w:r>
              <w:rPr>
                <w:noProof/>
                <w:webHidden/>
              </w:rPr>
              <w:instrText xml:space="preserve"> PAGEREF _Toc232496812 \h </w:instrText>
            </w:r>
            <w:r>
              <w:rPr>
                <w:noProof/>
                <w:webHidden/>
              </w:rPr>
            </w:r>
            <w:r>
              <w:rPr>
                <w:noProof/>
                <w:webHidden/>
              </w:rPr>
              <w:fldChar w:fldCharType="separate"/>
            </w:r>
            <w:r>
              <w:rPr>
                <w:noProof/>
                <w:webHidden/>
              </w:rPr>
              <w:t>47</w:t>
            </w:r>
            <w:r>
              <w:rPr>
                <w:noProof/>
                <w:webHidden/>
              </w:rPr>
              <w:fldChar w:fldCharType="end"/>
            </w:r>
          </w:hyperlink>
        </w:p>
        <w:p w14:paraId="507CB17A" w14:textId="76D5F74B" w:rsidR="0078561B" w:rsidRDefault="0078561B">
          <w:pPr>
            <w:pStyle w:val="TOC3"/>
            <w:tabs>
              <w:tab w:val="left" w:pos="1200"/>
              <w:tab w:val="right" w:leader="dot" w:pos="9016"/>
            </w:tabs>
            <w:rPr>
              <w:rFonts w:asciiTheme="minorHAnsi" w:hAnsiTheme="minorHAnsi"/>
              <w:noProof/>
              <w:sz w:val="24"/>
            </w:rPr>
          </w:pPr>
          <w:hyperlink w:anchor="_Toc232496813" w:history="1">
            <w:r w:rsidRPr="00662C4C">
              <w:rPr>
                <w:rStyle w:val="Hyperlink"/>
                <w:noProof/>
              </w:rPr>
              <w:t>5.6.3</w:t>
            </w:r>
            <w:r>
              <w:rPr>
                <w:rFonts w:asciiTheme="minorHAnsi" w:hAnsiTheme="minorHAnsi"/>
                <w:noProof/>
                <w:sz w:val="24"/>
              </w:rPr>
              <w:tab/>
            </w:r>
            <w:r w:rsidRPr="00662C4C">
              <w:rPr>
                <w:rStyle w:val="Hyperlink"/>
                <w:noProof/>
              </w:rPr>
              <w:t>Incident Logging</w:t>
            </w:r>
            <w:r>
              <w:rPr>
                <w:noProof/>
                <w:webHidden/>
              </w:rPr>
              <w:tab/>
            </w:r>
            <w:r>
              <w:rPr>
                <w:noProof/>
                <w:webHidden/>
              </w:rPr>
              <w:fldChar w:fldCharType="begin"/>
            </w:r>
            <w:r>
              <w:rPr>
                <w:noProof/>
                <w:webHidden/>
              </w:rPr>
              <w:instrText xml:space="preserve"> PAGEREF _Toc232496813 \h </w:instrText>
            </w:r>
            <w:r>
              <w:rPr>
                <w:noProof/>
                <w:webHidden/>
              </w:rPr>
            </w:r>
            <w:r>
              <w:rPr>
                <w:noProof/>
                <w:webHidden/>
              </w:rPr>
              <w:fldChar w:fldCharType="separate"/>
            </w:r>
            <w:r>
              <w:rPr>
                <w:noProof/>
                <w:webHidden/>
              </w:rPr>
              <w:t>48</w:t>
            </w:r>
            <w:r>
              <w:rPr>
                <w:noProof/>
                <w:webHidden/>
              </w:rPr>
              <w:fldChar w:fldCharType="end"/>
            </w:r>
          </w:hyperlink>
        </w:p>
        <w:p w14:paraId="5AB17CF2" w14:textId="1A9EE22A" w:rsidR="0078561B" w:rsidRDefault="0078561B">
          <w:pPr>
            <w:pStyle w:val="TOC2"/>
            <w:tabs>
              <w:tab w:val="left" w:pos="960"/>
              <w:tab w:val="right" w:leader="dot" w:pos="9016"/>
            </w:tabs>
            <w:rPr>
              <w:rFonts w:asciiTheme="minorHAnsi" w:hAnsiTheme="minorHAnsi"/>
              <w:noProof/>
              <w:sz w:val="24"/>
            </w:rPr>
          </w:pPr>
          <w:hyperlink w:anchor="_Toc232496814" w:history="1">
            <w:r w:rsidRPr="00662C4C">
              <w:rPr>
                <w:rStyle w:val="Hyperlink"/>
                <w:noProof/>
              </w:rPr>
              <w:t>5.7</w:t>
            </w:r>
            <w:r>
              <w:rPr>
                <w:rFonts w:asciiTheme="minorHAnsi" w:hAnsiTheme="minorHAnsi"/>
                <w:noProof/>
                <w:sz w:val="24"/>
              </w:rPr>
              <w:tab/>
            </w:r>
            <w:r w:rsidRPr="00662C4C">
              <w:rPr>
                <w:rStyle w:val="Hyperlink"/>
                <w:noProof/>
              </w:rPr>
              <w:t>Duplicate Incident Detection and Handling</w:t>
            </w:r>
            <w:r>
              <w:rPr>
                <w:noProof/>
                <w:webHidden/>
              </w:rPr>
              <w:tab/>
            </w:r>
            <w:r>
              <w:rPr>
                <w:noProof/>
                <w:webHidden/>
              </w:rPr>
              <w:fldChar w:fldCharType="begin"/>
            </w:r>
            <w:r>
              <w:rPr>
                <w:noProof/>
                <w:webHidden/>
              </w:rPr>
              <w:instrText xml:space="preserve"> PAGEREF _Toc232496814 \h </w:instrText>
            </w:r>
            <w:r>
              <w:rPr>
                <w:noProof/>
                <w:webHidden/>
              </w:rPr>
            </w:r>
            <w:r>
              <w:rPr>
                <w:noProof/>
                <w:webHidden/>
              </w:rPr>
              <w:fldChar w:fldCharType="separate"/>
            </w:r>
            <w:r>
              <w:rPr>
                <w:noProof/>
                <w:webHidden/>
              </w:rPr>
              <w:t>48</w:t>
            </w:r>
            <w:r>
              <w:rPr>
                <w:noProof/>
                <w:webHidden/>
              </w:rPr>
              <w:fldChar w:fldCharType="end"/>
            </w:r>
          </w:hyperlink>
        </w:p>
        <w:p w14:paraId="661331C5" w14:textId="16877D03" w:rsidR="0078561B" w:rsidRDefault="0078561B">
          <w:pPr>
            <w:pStyle w:val="TOC2"/>
            <w:tabs>
              <w:tab w:val="left" w:pos="960"/>
              <w:tab w:val="right" w:leader="dot" w:pos="9016"/>
            </w:tabs>
            <w:rPr>
              <w:rFonts w:asciiTheme="minorHAnsi" w:hAnsiTheme="minorHAnsi"/>
              <w:noProof/>
              <w:sz w:val="24"/>
            </w:rPr>
          </w:pPr>
          <w:hyperlink w:anchor="_Toc232496815" w:history="1">
            <w:r w:rsidRPr="00662C4C">
              <w:rPr>
                <w:rStyle w:val="Hyperlink"/>
                <w:noProof/>
              </w:rPr>
              <w:t>5.8</w:t>
            </w:r>
            <w:r>
              <w:rPr>
                <w:rFonts w:asciiTheme="minorHAnsi" w:hAnsiTheme="minorHAnsi"/>
                <w:noProof/>
                <w:sz w:val="24"/>
              </w:rPr>
              <w:tab/>
            </w:r>
            <w:r w:rsidRPr="00662C4C">
              <w:rPr>
                <w:rStyle w:val="Hyperlink"/>
                <w:noProof/>
              </w:rPr>
              <w:t>Incident Record Save and Concurrent Editing</w:t>
            </w:r>
            <w:r>
              <w:rPr>
                <w:noProof/>
                <w:webHidden/>
              </w:rPr>
              <w:tab/>
            </w:r>
            <w:r>
              <w:rPr>
                <w:noProof/>
                <w:webHidden/>
              </w:rPr>
              <w:fldChar w:fldCharType="begin"/>
            </w:r>
            <w:r>
              <w:rPr>
                <w:noProof/>
                <w:webHidden/>
              </w:rPr>
              <w:instrText xml:space="preserve"> PAGEREF _Toc232496815 \h </w:instrText>
            </w:r>
            <w:r>
              <w:rPr>
                <w:noProof/>
                <w:webHidden/>
              </w:rPr>
            </w:r>
            <w:r>
              <w:rPr>
                <w:noProof/>
                <w:webHidden/>
              </w:rPr>
              <w:fldChar w:fldCharType="separate"/>
            </w:r>
            <w:r>
              <w:rPr>
                <w:noProof/>
                <w:webHidden/>
              </w:rPr>
              <w:t>49</w:t>
            </w:r>
            <w:r>
              <w:rPr>
                <w:noProof/>
                <w:webHidden/>
              </w:rPr>
              <w:fldChar w:fldCharType="end"/>
            </w:r>
          </w:hyperlink>
        </w:p>
        <w:p w14:paraId="096934F3" w14:textId="5EB00E68" w:rsidR="0078561B" w:rsidRDefault="0078561B">
          <w:pPr>
            <w:pStyle w:val="TOC3"/>
            <w:tabs>
              <w:tab w:val="left" w:pos="1200"/>
              <w:tab w:val="right" w:leader="dot" w:pos="9016"/>
            </w:tabs>
            <w:rPr>
              <w:rFonts w:asciiTheme="minorHAnsi" w:hAnsiTheme="minorHAnsi"/>
              <w:noProof/>
              <w:sz w:val="24"/>
            </w:rPr>
          </w:pPr>
          <w:hyperlink w:anchor="_Toc232496816" w:history="1">
            <w:r w:rsidRPr="00662C4C">
              <w:rPr>
                <w:rStyle w:val="Hyperlink"/>
                <w:noProof/>
              </w:rPr>
              <w:t>5.8.1</w:t>
            </w:r>
            <w:r>
              <w:rPr>
                <w:rFonts w:asciiTheme="minorHAnsi" w:hAnsiTheme="minorHAnsi"/>
                <w:noProof/>
                <w:sz w:val="24"/>
              </w:rPr>
              <w:tab/>
            </w:r>
            <w:r w:rsidRPr="00662C4C">
              <w:rPr>
                <w:rStyle w:val="Hyperlink"/>
                <w:noProof/>
              </w:rPr>
              <w:t>Save Mechanism</w:t>
            </w:r>
            <w:r>
              <w:rPr>
                <w:noProof/>
                <w:webHidden/>
              </w:rPr>
              <w:tab/>
            </w:r>
            <w:r>
              <w:rPr>
                <w:noProof/>
                <w:webHidden/>
              </w:rPr>
              <w:fldChar w:fldCharType="begin"/>
            </w:r>
            <w:r>
              <w:rPr>
                <w:noProof/>
                <w:webHidden/>
              </w:rPr>
              <w:instrText xml:space="preserve"> PAGEREF _Toc232496816 \h </w:instrText>
            </w:r>
            <w:r>
              <w:rPr>
                <w:noProof/>
                <w:webHidden/>
              </w:rPr>
            </w:r>
            <w:r>
              <w:rPr>
                <w:noProof/>
                <w:webHidden/>
              </w:rPr>
              <w:fldChar w:fldCharType="separate"/>
            </w:r>
            <w:r>
              <w:rPr>
                <w:noProof/>
                <w:webHidden/>
              </w:rPr>
              <w:t>49</w:t>
            </w:r>
            <w:r>
              <w:rPr>
                <w:noProof/>
                <w:webHidden/>
              </w:rPr>
              <w:fldChar w:fldCharType="end"/>
            </w:r>
          </w:hyperlink>
        </w:p>
        <w:p w14:paraId="242114B6" w14:textId="71085BFE" w:rsidR="0078561B" w:rsidRDefault="0078561B">
          <w:pPr>
            <w:pStyle w:val="TOC3"/>
            <w:tabs>
              <w:tab w:val="left" w:pos="1200"/>
              <w:tab w:val="right" w:leader="dot" w:pos="9016"/>
            </w:tabs>
            <w:rPr>
              <w:rFonts w:asciiTheme="minorHAnsi" w:hAnsiTheme="minorHAnsi"/>
              <w:noProof/>
              <w:sz w:val="24"/>
            </w:rPr>
          </w:pPr>
          <w:hyperlink w:anchor="_Toc232496817" w:history="1">
            <w:r w:rsidRPr="00662C4C">
              <w:rPr>
                <w:rStyle w:val="Hyperlink"/>
                <w:noProof/>
              </w:rPr>
              <w:t>5.8.2</w:t>
            </w:r>
            <w:r>
              <w:rPr>
                <w:rFonts w:asciiTheme="minorHAnsi" w:hAnsiTheme="minorHAnsi"/>
                <w:noProof/>
                <w:sz w:val="24"/>
              </w:rPr>
              <w:tab/>
            </w:r>
            <w:r w:rsidRPr="00662C4C">
              <w:rPr>
                <w:rStyle w:val="Hyperlink"/>
                <w:noProof/>
              </w:rPr>
              <w:t>Concurrent Editing</w:t>
            </w:r>
            <w:r>
              <w:rPr>
                <w:noProof/>
                <w:webHidden/>
              </w:rPr>
              <w:tab/>
            </w:r>
            <w:r>
              <w:rPr>
                <w:noProof/>
                <w:webHidden/>
              </w:rPr>
              <w:fldChar w:fldCharType="begin"/>
            </w:r>
            <w:r>
              <w:rPr>
                <w:noProof/>
                <w:webHidden/>
              </w:rPr>
              <w:instrText xml:space="preserve"> PAGEREF _Toc232496817 \h </w:instrText>
            </w:r>
            <w:r>
              <w:rPr>
                <w:noProof/>
                <w:webHidden/>
              </w:rPr>
            </w:r>
            <w:r>
              <w:rPr>
                <w:noProof/>
                <w:webHidden/>
              </w:rPr>
              <w:fldChar w:fldCharType="separate"/>
            </w:r>
            <w:r>
              <w:rPr>
                <w:noProof/>
                <w:webHidden/>
              </w:rPr>
              <w:t>49</w:t>
            </w:r>
            <w:r>
              <w:rPr>
                <w:noProof/>
                <w:webHidden/>
              </w:rPr>
              <w:fldChar w:fldCharType="end"/>
            </w:r>
          </w:hyperlink>
        </w:p>
        <w:p w14:paraId="24245A11" w14:textId="5E889723" w:rsidR="0078561B" w:rsidRDefault="0078561B">
          <w:pPr>
            <w:pStyle w:val="TOC2"/>
            <w:tabs>
              <w:tab w:val="left" w:pos="960"/>
              <w:tab w:val="right" w:leader="dot" w:pos="9016"/>
            </w:tabs>
            <w:rPr>
              <w:rFonts w:asciiTheme="minorHAnsi" w:hAnsiTheme="minorHAnsi"/>
              <w:noProof/>
              <w:sz w:val="24"/>
            </w:rPr>
          </w:pPr>
          <w:hyperlink w:anchor="_Toc232496818" w:history="1">
            <w:r w:rsidRPr="00662C4C">
              <w:rPr>
                <w:rStyle w:val="Hyperlink"/>
                <w:noProof/>
              </w:rPr>
              <w:t>5.9</w:t>
            </w:r>
            <w:r>
              <w:rPr>
                <w:rFonts w:asciiTheme="minorHAnsi" w:hAnsiTheme="minorHAnsi"/>
                <w:noProof/>
                <w:sz w:val="24"/>
              </w:rPr>
              <w:tab/>
            </w:r>
            <w:r w:rsidRPr="00662C4C">
              <w:rPr>
                <w:rStyle w:val="Hyperlink"/>
                <w:noProof/>
              </w:rPr>
              <w:t>Linked Fault Creation</w:t>
            </w:r>
            <w:r>
              <w:rPr>
                <w:noProof/>
                <w:webHidden/>
              </w:rPr>
              <w:tab/>
            </w:r>
            <w:r>
              <w:rPr>
                <w:noProof/>
                <w:webHidden/>
              </w:rPr>
              <w:fldChar w:fldCharType="begin"/>
            </w:r>
            <w:r>
              <w:rPr>
                <w:noProof/>
                <w:webHidden/>
              </w:rPr>
              <w:instrText xml:space="preserve"> PAGEREF _Toc232496818 \h </w:instrText>
            </w:r>
            <w:r>
              <w:rPr>
                <w:noProof/>
                <w:webHidden/>
              </w:rPr>
            </w:r>
            <w:r>
              <w:rPr>
                <w:noProof/>
                <w:webHidden/>
              </w:rPr>
              <w:fldChar w:fldCharType="separate"/>
            </w:r>
            <w:r>
              <w:rPr>
                <w:noProof/>
                <w:webHidden/>
              </w:rPr>
              <w:t>49</w:t>
            </w:r>
            <w:r>
              <w:rPr>
                <w:noProof/>
                <w:webHidden/>
              </w:rPr>
              <w:fldChar w:fldCharType="end"/>
            </w:r>
          </w:hyperlink>
        </w:p>
        <w:p w14:paraId="21A010C0" w14:textId="59AB0402" w:rsidR="0078561B" w:rsidRDefault="0078561B">
          <w:pPr>
            <w:pStyle w:val="TOC2"/>
            <w:tabs>
              <w:tab w:val="left" w:pos="960"/>
              <w:tab w:val="right" w:leader="dot" w:pos="9016"/>
            </w:tabs>
            <w:rPr>
              <w:rFonts w:asciiTheme="minorHAnsi" w:hAnsiTheme="minorHAnsi"/>
              <w:noProof/>
              <w:sz w:val="24"/>
            </w:rPr>
          </w:pPr>
          <w:hyperlink w:anchor="_Toc232496819" w:history="1">
            <w:r w:rsidRPr="00662C4C">
              <w:rPr>
                <w:rStyle w:val="Hyperlink"/>
                <w:noProof/>
              </w:rPr>
              <w:t>5.10</w:t>
            </w:r>
            <w:r>
              <w:rPr>
                <w:rFonts w:asciiTheme="minorHAnsi" w:hAnsiTheme="minorHAnsi"/>
                <w:noProof/>
                <w:sz w:val="24"/>
              </w:rPr>
              <w:tab/>
            </w:r>
            <w:r w:rsidRPr="00662C4C">
              <w:rPr>
                <w:rStyle w:val="Hyperlink"/>
                <w:noProof/>
              </w:rPr>
              <w:t>False Alarm Handling</w:t>
            </w:r>
            <w:r>
              <w:rPr>
                <w:noProof/>
                <w:webHidden/>
              </w:rPr>
              <w:tab/>
            </w:r>
            <w:r>
              <w:rPr>
                <w:noProof/>
                <w:webHidden/>
              </w:rPr>
              <w:fldChar w:fldCharType="begin"/>
            </w:r>
            <w:r>
              <w:rPr>
                <w:noProof/>
                <w:webHidden/>
              </w:rPr>
              <w:instrText xml:space="preserve"> PAGEREF _Toc232496819 \h </w:instrText>
            </w:r>
            <w:r>
              <w:rPr>
                <w:noProof/>
                <w:webHidden/>
              </w:rPr>
            </w:r>
            <w:r>
              <w:rPr>
                <w:noProof/>
                <w:webHidden/>
              </w:rPr>
              <w:fldChar w:fldCharType="separate"/>
            </w:r>
            <w:r>
              <w:rPr>
                <w:noProof/>
                <w:webHidden/>
              </w:rPr>
              <w:t>50</w:t>
            </w:r>
            <w:r>
              <w:rPr>
                <w:noProof/>
                <w:webHidden/>
              </w:rPr>
              <w:fldChar w:fldCharType="end"/>
            </w:r>
          </w:hyperlink>
        </w:p>
        <w:p w14:paraId="14AF4FAC" w14:textId="085FD77F" w:rsidR="0078561B" w:rsidRDefault="0078561B">
          <w:pPr>
            <w:pStyle w:val="TOC2"/>
            <w:tabs>
              <w:tab w:val="left" w:pos="960"/>
              <w:tab w:val="right" w:leader="dot" w:pos="9016"/>
            </w:tabs>
            <w:rPr>
              <w:rFonts w:asciiTheme="minorHAnsi" w:hAnsiTheme="minorHAnsi"/>
              <w:noProof/>
              <w:sz w:val="24"/>
            </w:rPr>
          </w:pPr>
          <w:hyperlink w:anchor="_Toc232496820" w:history="1">
            <w:r w:rsidRPr="00662C4C">
              <w:rPr>
                <w:rStyle w:val="Hyperlink"/>
                <w:noProof/>
              </w:rPr>
              <w:t>5.11</w:t>
            </w:r>
            <w:r>
              <w:rPr>
                <w:rFonts w:asciiTheme="minorHAnsi" w:hAnsiTheme="minorHAnsi"/>
                <w:noProof/>
                <w:sz w:val="24"/>
              </w:rPr>
              <w:tab/>
            </w:r>
            <w:r w:rsidRPr="00662C4C">
              <w:rPr>
                <w:rStyle w:val="Hyperlink"/>
                <w:noProof/>
              </w:rPr>
              <w:t>Incident Closure and Reopening</w:t>
            </w:r>
            <w:r>
              <w:rPr>
                <w:noProof/>
                <w:webHidden/>
              </w:rPr>
              <w:tab/>
            </w:r>
            <w:r>
              <w:rPr>
                <w:noProof/>
                <w:webHidden/>
              </w:rPr>
              <w:fldChar w:fldCharType="begin"/>
            </w:r>
            <w:r>
              <w:rPr>
                <w:noProof/>
                <w:webHidden/>
              </w:rPr>
              <w:instrText xml:space="preserve"> PAGEREF _Toc232496820 \h </w:instrText>
            </w:r>
            <w:r>
              <w:rPr>
                <w:noProof/>
                <w:webHidden/>
              </w:rPr>
            </w:r>
            <w:r>
              <w:rPr>
                <w:noProof/>
                <w:webHidden/>
              </w:rPr>
              <w:fldChar w:fldCharType="separate"/>
            </w:r>
            <w:r>
              <w:rPr>
                <w:noProof/>
                <w:webHidden/>
              </w:rPr>
              <w:t>50</w:t>
            </w:r>
            <w:r>
              <w:rPr>
                <w:noProof/>
                <w:webHidden/>
              </w:rPr>
              <w:fldChar w:fldCharType="end"/>
            </w:r>
          </w:hyperlink>
        </w:p>
        <w:p w14:paraId="24903C9F" w14:textId="6B1A232D" w:rsidR="0078561B" w:rsidRDefault="0078561B">
          <w:pPr>
            <w:pStyle w:val="TOC2"/>
            <w:tabs>
              <w:tab w:val="left" w:pos="960"/>
              <w:tab w:val="right" w:leader="dot" w:pos="9016"/>
            </w:tabs>
            <w:rPr>
              <w:rFonts w:asciiTheme="minorHAnsi" w:hAnsiTheme="minorHAnsi"/>
              <w:noProof/>
              <w:sz w:val="24"/>
            </w:rPr>
          </w:pPr>
          <w:hyperlink w:anchor="_Toc232496821" w:history="1">
            <w:r w:rsidRPr="00662C4C">
              <w:rPr>
                <w:rStyle w:val="Hyperlink"/>
                <w:noProof/>
              </w:rPr>
              <w:t>5.12</w:t>
            </w:r>
            <w:r>
              <w:rPr>
                <w:rFonts w:asciiTheme="minorHAnsi" w:hAnsiTheme="minorHAnsi"/>
                <w:noProof/>
                <w:sz w:val="24"/>
              </w:rPr>
              <w:tab/>
            </w:r>
            <w:r w:rsidRPr="00662C4C">
              <w:rPr>
                <w:rStyle w:val="Hyperlink"/>
                <w:noProof/>
              </w:rPr>
              <w:t>Broadcasting Triggers</w:t>
            </w:r>
            <w:r>
              <w:rPr>
                <w:noProof/>
                <w:webHidden/>
              </w:rPr>
              <w:tab/>
            </w:r>
            <w:r>
              <w:rPr>
                <w:noProof/>
                <w:webHidden/>
              </w:rPr>
              <w:fldChar w:fldCharType="begin"/>
            </w:r>
            <w:r>
              <w:rPr>
                <w:noProof/>
                <w:webHidden/>
              </w:rPr>
              <w:instrText xml:space="preserve"> PAGEREF _Toc232496821 \h </w:instrText>
            </w:r>
            <w:r>
              <w:rPr>
                <w:noProof/>
                <w:webHidden/>
              </w:rPr>
            </w:r>
            <w:r>
              <w:rPr>
                <w:noProof/>
                <w:webHidden/>
              </w:rPr>
              <w:fldChar w:fldCharType="separate"/>
            </w:r>
            <w:r>
              <w:rPr>
                <w:noProof/>
                <w:webHidden/>
              </w:rPr>
              <w:t>50</w:t>
            </w:r>
            <w:r>
              <w:rPr>
                <w:noProof/>
                <w:webHidden/>
              </w:rPr>
              <w:fldChar w:fldCharType="end"/>
            </w:r>
          </w:hyperlink>
        </w:p>
        <w:p w14:paraId="4C727002" w14:textId="5E886348" w:rsidR="0078561B" w:rsidRDefault="0078561B">
          <w:pPr>
            <w:pStyle w:val="TOC3"/>
            <w:tabs>
              <w:tab w:val="left" w:pos="1440"/>
              <w:tab w:val="right" w:leader="dot" w:pos="9016"/>
            </w:tabs>
            <w:rPr>
              <w:rFonts w:asciiTheme="minorHAnsi" w:hAnsiTheme="minorHAnsi"/>
              <w:noProof/>
              <w:sz w:val="24"/>
            </w:rPr>
          </w:pPr>
          <w:hyperlink w:anchor="_Toc232496822" w:history="1">
            <w:r w:rsidRPr="00662C4C">
              <w:rPr>
                <w:rStyle w:val="Hyperlink"/>
                <w:noProof/>
              </w:rPr>
              <w:t>5.12.1</w:t>
            </w:r>
            <w:r>
              <w:rPr>
                <w:rFonts w:asciiTheme="minorHAnsi" w:hAnsiTheme="minorHAnsi"/>
                <w:noProof/>
                <w:sz w:val="24"/>
              </w:rPr>
              <w:tab/>
            </w:r>
            <w:r w:rsidRPr="00662C4C">
              <w:rPr>
                <w:rStyle w:val="Hyperlink"/>
                <w:noProof/>
              </w:rPr>
              <w:t>Closure Broadcast</w:t>
            </w:r>
            <w:r>
              <w:rPr>
                <w:noProof/>
                <w:webHidden/>
              </w:rPr>
              <w:tab/>
            </w:r>
            <w:r>
              <w:rPr>
                <w:noProof/>
                <w:webHidden/>
              </w:rPr>
              <w:fldChar w:fldCharType="begin"/>
            </w:r>
            <w:r>
              <w:rPr>
                <w:noProof/>
                <w:webHidden/>
              </w:rPr>
              <w:instrText xml:space="preserve"> PAGEREF _Toc232496822 \h </w:instrText>
            </w:r>
            <w:r>
              <w:rPr>
                <w:noProof/>
                <w:webHidden/>
              </w:rPr>
            </w:r>
            <w:r>
              <w:rPr>
                <w:noProof/>
                <w:webHidden/>
              </w:rPr>
              <w:fldChar w:fldCharType="separate"/>
            </w:r>
            <w:r>
              <w:rPr>
                <w:noProof/>
                <w:webHidden/>
              </w:rPr>
              <w:t>50</w:t>
            </w:r>
            <w:r>
              <w:rPr>
                <w:noProof/>
                <w:webHidden/>
              </w:rPr>
              <w:fldChar w:fldCharType="end"/>
            </w:r>
          </w:hyperlink>
        </w:p>
        <w:p w14:paraId="5D3FEB2B" w14:textId="4097673A" w:rsidR="0078561B" w:rsidRDefault="0078561B">
          <w:pPr>
            <w:pStyle w:val="TOC3"/>
            <w:tabs>
              <w:tab w:val="left" w:pos="1440"/>
              <w:tab w:val="right" w:leader="dot" w:pos="9016"/>
            </w:tabs>
            <w:rPr>
              <w:rFonts w:asciiTheme="minorHAnsi" w:hAnsiTheme="minorHAnsi"/>
              <w:noProof/>
              <w:sz w:val="24"/>
            </w:rPr>
          </w:pPr>
          <w:hyperlink w:anchor="_Toc232496823" w:history="1">
            <w:r w:rsidRPr="00662C4C">
              <w:rPr>
                <w:rStyle w:val="Hyperlink"/>
                <w:noProof/>
              </w:rPr>
              <w:t>5.12.2</w:t>
            </w:r>
            <w:r>
              <w:rPr>
                <w:rFonts w:asciiTheme="minorHAnsi" w:hAnsiTheme="minorHAnsi"/>
                <w:noProof/>
                <w:sz w:val="24"/>
              </w:rPr>
              <w:tab/>
            </w:r>
            <w:r w:rsidRPr="00662C4C">
              <w:rPr>
                <w:rStyle w:val="Hyperlink"/>
                <w:noProof/>
              </w:rPr>
              <w:t>End-of-Day Interim Broadcast</w:t>
            </w:r>
            <w:r>
              <w:rPr>
                <w:noProof/>
                <w:webHidden/>
              </w:rPr>
              <w:tab/>
            </w:r>
            <w:r>
              <w:rPr>
                <w:noProof/>
                <w:webHidden/>
              </w:rPr>
              <w:fldChar w:fldCharType="begin"/>
            </w:r>
            <w:r>
              <w:rPr>
                <w:noProof/>
                <w:webHidden/>
              </w:rPr>
              <w:instrText xml:space="preserve"> PAGEREF _Toc232496823 \h </w:instrText>
            </w:r>
            <w:r>
              <w:rPr>
                <w:noProof/>
                <w:webHidden/>
              </w:rPr>
            </w:r>
            <w:r>
              <w:rPr>
                <w:noProof/>
                <w:webHidden/>
              </w:rPr>
              <w:fldChar w:fldCharType="separate"/>
            </w:r>
            <w:r>
              <w:rPr>
                <w:noProof/>
                <w:webHidden/>
              </w:rPr>
              <w:t>50</w:t>
            </w:r>
            <w:r>
              <w:rPr>
                <w:noProof/>
                <w:webHidden/>
              </w:rPr>
              <w:fldChar w:fldCharType="end"/>
            </w:r>
          </w:hyperlink>
        </w:p>
        <w:p w14:paraId="782DC6C8" w14:textId="78DD3AAC" w:rsidR="0078561B" w:rsidRDefault="0078561B">
          <w:pPr>
            <w:pStyle w:val="TOC1"/>
            <w:tabs>
              <w:tab w:val="left" w:pos="440"/>
              <w:tab w:val="right" w:leader="dot" w:pos="9016"/>
            </w:tabs>
            <w:rPr>
              <w:rFonts w:asciiTheme="minorHAnsi" w:hAnsiTheme="minorHAnsi"/>
              <w:noProof/>
              <w:sz w:val="24"/>
            </w:rPr>
          </w:pPr>
          <w:hyperlink w:anchor="_Toc232496824" w:history="1">
            <w:r w:rsidRPr="00662C4C">
              <w:rPr>
                <w:rStyle w:val="Hyperlink"/>
                <w:noProof/>
              </w:rPr>
              <w:t>6.</w:t>
            </w:r>
            <w:r>
              <w:rPr>
                <w:rFonts w:asciiTheme="minorHAnsi" w:hAnsiTheme="minorHAnsi"/>
                <w:noProof/>
                <w:sz w:val="24"/>
              </w:rPr>
              <w:tab/>
            </w:r>
            <w:r w:rsidRPr="00662C4C">
              <w:rPr>
                <w:rStyle w:val="Hyperlink"/>
                <w:noProof/>
              </w:rPr>
              <w:t>Fault Reporting Module</w:t>
            </w:r>
            <w:r>
              <w:rPr>
                <w:noProof/>
                <w:webHidden/>
              </w:rPr>
              <w:tab/>
            </w:r>
            <w:r>
              <w:rPr>
                <w:noProof/>
                <w:webHidden/>
              </w:rPr>
              <w:fldChar w:fldCharType="begin"/>
            </w:r>
            <w:r>
              <w:rPr>
                <w:noProof/>
                <w:webHidden/>
              </w:rPr>
              <w:instrText xml:space="preserve"> PAGEREF _Toc232496824 \h </w:instrText>
            </w:r>
            <w:r>
              <w:rPr>
                <w:noProof/>
                <w:webHidden/>
              </w:rPr>
            </w:r>
            <w:r>
              <w:rPr>
                <w:noProof/>
                <w:webHidden/>
              </w:rPr>
              <w:fldChar w:fldCharType="separate"/>
            </w:r>
            <w:r>
              <w:rPr>
                <w:noProof/>
                <w:webHidden/>
              </w:rPr>
              <w:t>51</w:t>
            </w:r>
            <w:r>
              <w:rPr>
                <w:noProof/>
                <w:webHidden/>
              </w:rPr>
              <w:fldChar w:fldCharType="end"/>
            </w:r>
          </w:hyperlink>
        </w:p>
        <w:p w14:paraId="0F2FD1A8" w14:textId="358AF346" w:rsidR="0078561B" w:rsidRDefault="0078561B">
          <w:pPr>
            <w:pStyle w:val="TOC2"/>
            <w:tabs>
              <w:tab w:val="left" w:pos="960"/>
              <w:tab w:val="right" w:leader="dot" w:pos="9016"/>
            </w:tabs>
            <w:rPr>
              <w:rFonts w:asciiTheme="minorHAnsi" w:hAnsiTheme="minorHAnsi"/>
              <w:noProof/>
              <w:sz w:val="24"/>
            </w:rPr>
          </w:pPr>
          <w:hyperlink w:anchor="_Toc232496825" w:history="1">
            <w:r w:rsidRPr="00662C4C">
              <w:rPr>
                <w:rStyle w:val="Hyperlink"/>
                <w:noProof/>
              </w:rPr>
              <w:t>6.1</w:t>
            </w:r>
            <w:r>
              <w:rPr>
                <w:rFonts w:asciiTheme="minorHAnsi" w:hAnsiTheme="minorHAnsi"/>
                <w:noProof/>
                <w:sz w:val="24"/>
              </w:rPr>
              <w:tab/>
            </w:r>
            <w:r w:rsidRPr="00662C4C">
              <w:rPr>
                <w:rStyle w:val="Hyperlink"/>
                <w:noProof/>
              </w:rPr>
              <w:t>Fault Entry Points</w:t>
            </w:r>
            <w:r>
              <w:rPr>
                <w:noProof/>
                <w:webHidden/>
              </w:rPr>
              <w:tab/>
            </w:r>
            <w:r>
              <w:rPr>
                <w:noProof/>
                <w:webHidden/>
              </w:rPr>
              <w:fldChar w:fldCharType="begin"/>
            </w:r>
            <w:r>
              <w:rPr>
                <w:noProof/>
                <w:webHidden/>
              </w:rPr>
              <w:instrText xml:space="preserve"> PAGEREF _Toc232496825 \h </w:instrText>
            </w:r>
            <w:r>
              <w:rPr>
                <w:noProof/>
                <w:webHidden/>
              </w:rPr>
            </w:r>
            <w:r>
              <w:rPr>
                <w:noProof/>
                <w:webHidden/>
              </w:rPr>
              <w:fldChar w:fldCharType="separate"/>
            </w:r>
            <w:r>
              <w:rPr>
                <w:noProof/>
                <w:webHidden/>
              </w:rPr>
              <w:t>51</w:t>
            </w:r>
            <w:r>
              <w:rPr>
                <w:noProof/>
                <w:webHidden/>
              </w:rPr>
              <w:fldChar w:fldCharType="end"/>
            </w:r>
          </w:hyperlink>
        </w:p>
        <w:p w14:paraId="388ADC32" w14:textId="550739BB" w:rsidR="0078561B" w:rsidRDefault="0078561B">
          <w:pPr>
            <w:pStyle w:val="TOC2"/>
            <w:tabs>
              <w:tab w:val="left" w:pos="960"/>
              <w:tab w:val="right" w:leader="dot" w:pos="9016"/>
            </w:tabs>
            <w:rPr>
              <w:rFonts w:asciiTheme="minorHAnsi" w:hAnsiTheme="minorHAnsi"/>
              <w:noProof/>
              <w:sz w:val="24"/>
            </w:rPr>
          </w:pPr>
          <w:hyperlink w:anchor="_Toc232496826" w:history="1">
            <w:r w:rsidRPr="00662C4C">
              <w:rPr>
                <w:rStyle w:val="Hyperlink"/>
                <w:noProof/>
              </w:rPr>
              <w:t>6.2</w:t>
            </w:r>
            <w:r>
              <w:rPr>
                <w:rFonts w:asciiTheme="minorHAnsi" w:hAnsiTheme="minorHAnsi"/>
                <w:noProof/>
                <w:sz w:val="24"/>
              </w:rPr>
              <w:tab/>
            </w:r>
            <w:r w:rsidRPr="00662C4C">
              <w:rPr>
                <w:rStyle w:val="Hyperlink"/>
                <w:noProof/>
              </w:rPr>
              <w:t>CMMS Ticket Creation</w:t>
            </w:r>
            <w:r>
              <w:rPr>
                <w:noProof/>
                <w:webHidden/>
              </w:rPr>
              <w:tab/>
            </w:r>
            <w:r>
              <w:rPr>
                <w:noProof/>
                <w:webHidden/>
              </w:rPr>
              <w:fldChar w:fldCharType="begin"/>
            </w:r>
            <w:r>
              <w:rPr>
                <w:noProof/>
                <w:webHidden/>
              </w:rPr>
              <w:instrText xml:space="preserve"> PAGEREF _Toc232496826 \h </w:instrText>
            </w:r>
            <w:r>
              <w:rPr>
                <w:noProof/>
                <w:webHidden/>
              </w:rPr>
            </w:r>
            <w:r>
              <w:rPr>
                <w:noProof/>
                <w:webHidden/>
              </w:rPr>
              <w:fldChar w:fldCharType="separate"/>
            </w:r>
            <w:r>
              <w:rPr>
                <w:noProof/>
                <w:webHidden/>
              </w:rPr>
              <w:t>51</w:t>
            </w:r>
            <w:r>
              <w:rPr>
                <w:noProof/>
                <w:webHidden/>
              </w:rPr>
              <w:fldChar w:fldCharType="end"/>
            </w:r>
          </w:hyperlink>
        </w:p>
        <w:p w14:paraId="422E2C8D" w14:textId="298D99B7" w:rsidR="0078561B" w:rsidRDefault="0078561B">
          <w:pPr>
            <w:pStyle w:val="TOC3"/>
            <w:tabs>
              <w:tab w:val="left" w:pos="1200"/>
              <w:tab w:val="right" w:leader="dot" w:pos="9016"/>
            </w:tabs>
            <w:rPr>
              <w:rFonts w:asciiTheme="minorHAnsi" w:hAnsiTheme="minorHAnsi"/>
              <w:noProof/>
              <w:sz w:val="24"/>
            </w:rPr>
          </w:pPr>
          <w:hyperlink w:anchor="_Toc232496827" w:history="1">
            <w:r w:rsidRPr="00662C4C">
              <w:rPr>
                <w:rStyle w:val="Hyperlink"/>
                <w:noProof/>
              </w:rPr>
              <w:t>6.2.1</w:t>
            </w:r>
            <w:r>
              <w:rPr>
                <w:rFonts w:asciiTheme="minorHAnsi" w:hAnsiTheme="minorHAnsi"/>
                <w:noProof/>
                <w:sz w:val="24"/>
              </w:rPr>
              <w:tab/>
            </w:r>
            <w:r w:rsidRPr="00662C4C">
              <w:rPr>
                <w:rStyle w:val="Hyperlink"/>
                <w:noProof/>
              </w:rPr>
              <w:t>Requirements</w:t>
            </w:r>
            <w:r>
              <w:rPr>
                <w:noProof/>
                <w:webHidden/>
              </w:rPr>
              <w:tab/>
            </w:r>
            <w:r>
              <w:rPr>
                <w:noProof/>
                <w:webHidden/>
              </w:rPr>
              <w:fldChar w:fldCharType="begin"/>
            </w:r>
            <w:r>
              <w:rPr>
                <w:noProof/>
                <w:webHidden/>
              </w:rPr>
              <w:instrText xml:space="preserve"> PAGEREF _Toc232496827 \h </w:instrText>
            </w:r>
            <w:r>
              <w:rPr>
                <w:noProof/>
                <w:webHidden/>
              </w:rPr>
            </w:r>
            <w:r>
              <w:rPr>
                <w:noProof/>
                <w:webHidden/>
              </w:rPr>
              <w:fldChar w:fldCharType="separate"/>
            </w:r>
            <w:r>
              <w:rPr>
                <w:noProof/>
                <w:webHidden/>
              </w:rPr>
              <w:t>51</w:t>
            </w:r>
            <w:r>
              <w:rPr>
                <w:noProof/>
                <w:webHidden/>
              </w:rPr>
              <w:fldChar w:fldCharType="end"/>
            </w:r>
          </w:hyperlink>
        </w:p>
        <w:p w14:paraId="006FF485" w14:textId="4101EFD6" w:rsidR="0078561B" w:rsidRDefault="0078561B">
          <w:pPr>
            <w:pStyle w:val="TOC3"/>
            <w:tabs>
              <w:tab w:val="left" w:pos="1200"/>
              <w:tab w:val="right" w:leader="dot" w:pos="9016"/>
            </w:tabs>
            <w:rPr>
              <w:rFonts w:asciiTheme="minorHAnsi" w:hAnsiTheme="minorHAnsi"/>
              <w:noProof/>
              <w:sz w:val="24"/>
            </w:rPr>
          </w:pPr>
          <w:hyperlink w:anchor="_Toc232496828" w:history="1">
            <w:r w:rsidRPr="00662C4C">
              <w:rPr>
                <w:rStyle w:val="Hyperlink"/>
                <w:noProof/>
              </w:rPr>
              <w:t>6.2.2</w:t>
            </w:r>
            <w:r>
              <w:rPr>
                <w:rFonts w:asciiTheme="minorHAnsi" w:hAnsiTheme="minorHAnsi"/>
                <w:noProof/>
                <w:sz w:val="24"/>
              </w:rPr>
              <w:tab/>
            </w:r>
            <w:r w:rsidRPr="00662C4C">
              <w:rPr>
                <w:rStyle w:val="Hyperlink"/>
                <w:noProof/>
              </w:rPr>
              <w:t>Fault Field Design</w:t>
            </w:r>
            <w:r>
              <w:rPr>
                <w:noProof/>
                <w:webHidden/>
              </w:rPr>
              <w:tab/>
            </w:r>
            <w:r>
              <w:rPr>
                <w:noProof/>
                <w:webHidden/>
              </w:rPr>
              <w:fldChar w:fldCharType="begin"/>
            </w:r>
            <w:r>
              <w:rPr>
                <w:noProof/>
                <w:webHidden/>
              </w:rPr>
              <w:instrText xml:space="preserve"> PAGEREF _Toc232496828 \h </w:instrText>
            </w:r>
            <w:r>
              <w:rPr>
                <w:noProof/>
                <w:webHidden/>
              </w:rPr>
            </w:r>
            <w:r>
              <w:rPr>
                <w:noProof/>
                <w:webHidden/>
              </w:rPr>
              <w:fldChar w:fldCharType="separate"/>
            </w:r>
            <w:r>
              <w:rPr>
                <w:noProof/>
                <w:webHidden/>
              </w:rPr>
              <w:t>52</w:t>
            </w:r>
            <w:r>
              <w:rPr>
                <w:noProof/>
                <w:webHidden/>
              </w:rPr>
              <w:fldChar w:fldCharType="end"/>
            </w:r>
          </w:hyperlink>
        </w:p>
        <w:p w14:paraId="620436E1" w14:textId="6E7F099A" w:rsidR="0078561B" w:rsidRDefault="0078561B">
          <w:pPr>
            <w:pStyle w:val="TOC3"/>
            <w:tabs>
              <w:tab w:val="left" w:pos="1200"/>
              <w:tab w:val="right" w:leader="dot" w:pos="9016"/>
            </w:tabs>
            <w:rPr>
              <w:rFonts w:asciiTheme="minorHAnsi" w:hAnsiTheme="minorHAnsi"/>
              <w:noProof/>
              <w:sz w:val="24"/>
            </w:rPr>
          </w:pPr>
          <w:hyperlink w:anchor="_Toc232496829" w:history="1">
            <w:r w:rsidRPr="00662C4C">
              <w:rPr>
                <w:rStyle w:val="Hyperlink"/>
                <w:noProof/>
              </w:rPr>
              <w:t>6.2.3</w:t>
            </w:r>
            <w:r>
              <w:rPr>
                <w:rFonts w:asciiTheme="minorHAnsi" w:hAnsiTheme="minorHAnsi"/>
                <w:noProof/>
                <w:sz w:val="24"/>
              </w:rPr>
              <w:tab/>
            </w:r>
            <w:r w:rsidRPr="00662C4C">
              <w:rPr>
                <w:rStyle w:val="Hyperlink"/>
                <w:noProof/>
              </w:rPr>
              <w:t>High-Level CMMS Ticket Process Flow</w:t>
            </w:r>
            <w:r>
              <w:rPr>
                <w:noProof/>
                <w:webHidden/>
              </w:rPr>
              <w:tab/>
            </w:r>
            <w:r>
              <w:rPr>
                <w:noProof/>
                <w:webHidden/>
              </w:rPr>
              <w:fldChar w:fldCharType="begin"/>
            </w:r>
            <w:r>
              <w:rPr>
                <w:noProof/>
                <w:webHidden/>
              </w:rPr>
              <w:instrText xml:space="preserve"> PAGEREF _Toc232496829 \h </w:instrText>
            </w:r>
            <w:r>
              <w:rPr>
                <w:noProof/>
                <w:webHidden/>
              </w:rPr>
            </w:r>
            <w:r>
              <w:rPr>
                <w:noProof/>
                <w:webHidden/>
              </w:rPr>
              <w:fldChar w:fldCharType="separate"/>
            </w:r>
            <w:r>
              <w:rPr>
                <w:noProof/>
                <w:webHidden/>
              </w:rPr>
              <w:t>52</w:t>
            </w:r>
            <w:r>
              <w:rPr>
                <w:noProof/>
                <w:webHidden/>
              </w:rPr>
              <w:fldChar w:fldCharType="end"/>
            </w:r>
          </w:hyperlink>
        </w:p>
        <w:p w14:paraId="56BA4827" w14:textId="0FB7C70A" w:rsidR="0078561B" w:rsidRDefault="0078561B">
          <w:pPr>
            <w:pStyle w:val="TOC2"/>
            <w:tabs>
              <w:tab w:val="left" w:pos="960"/>
              <w:tab w:val="right" w:leader="dot" w:pos="9016"/>
            </w:tabs>
            <w:rPr>
              <w:rFonts w:asciiTheme="minorHAnsi" w:hAnsiTheme="minorHAnsi"/>
              <w:noProof/>
              <w:sz w:val="24"/>
            </w:rPr>
          </w:pPr>
          <w:hyperlink w:anchor="_Toc232496830" w:history="1">
            <w:r w:rsidRPr="00662C4C">
              <w:rPr>
                <w:rStyle w:val="Hyperlink"/>
                <w:noProof/>
              </w:rPr>
              <w:t>6.3</w:t>
            </w:r>
            <w:r>
              <w:rPr>
                <w:rFonts w:asciiTheme="minorHAnsi" w:hAnsiTheme="minorHAnsi"/>
                <w:noProof/>
                <w:sz w:val="24"/>
              </w:rPr>
              <w:tab/>
            </w:r>
            <w:r w:rsidRPr="00662C4C">
              <w:rPr>
                <w:rStyle w:val="Hyperlink"/>
                <w:noProof/>
              </w:rPr>
              <w:t>Fault Status and Information Retrieval</w:t>
            </w:r>
            <w:r>
              <w:rPr>
                <w:noProof/>
                <w:webHidden/>
              </w:rPr>
              <w:tab/>
            </w:r>
            <w:r>
              <w:rPr>
                <w:noProof/>
                <w:webHidden/>
              </w:rPr>
              <w:fldChar w:fldCharType="begin"/>
            </w:r>
            <w:r>
              <w:rPr>
                <w:noProof/>
                <w:webHidden/>
              </w:rPr>
              <w:instrText xml:space="preserve"> PAGEREF _Toc232496830 \h </w:instrText>
            </w:r>
            <w:r>
              <w:rPr>
                <w:noProof/>
                <w:webHidden/>
              </w:rPr>
            </w:r>
            <w:r>
              <w:rPr>
                <w:noProof/>
                <w:webHidden/>
              </w:rPr>
              <w:fldChar w:fldCharType="separate"/>
            </w:r>
            <w:r>
              <w:rPr>
                <w:noProof/>
                <w:webHidden/>
              </w:rPr>
              <w:t>53</w:t>
            </w:r>
            <w:r>
              <w:rPr>
                <w:noProof/>
                <w:webHidden/>
              </w:rPr>
              <w:fldChar w:fldCharType="end"/>
            </w:r>
          </w:hyperlink>
        </w:p>
        <w:p w14:paraId="436EF37C" w14:textId="091BA8AF" w:rsidR="0078561B" w:rsidRDefault="0078561B">
          <w:pPr>
            <w:pStyle w:val="TOC3"/>
            <w:tabs>
              <w:tab w:val="left" w:pos="1200"/>
              <w:tab w:val="right" w:leader="dot" w:pos="9016"/>
            </w:tabs>
            <w:rPr>
              <w:rFonts w:asciiTheme="minorHAnsi" w:hAnsiTheme="minorHAnsi"/>
              <w:noProof/>
              <w:sz w:val="24"/>
            </w:rPr>
          </w:pPr>
          <w:hyperlink w:anchor="_Toc232496831" w:history="1">
            <w:r w:rsidRPr="00662C4C">
              <w:rPr>
                <w:rStyle w:val="Hyperlink"/>
                <w:noProof/>
              </w:rPr>
              <w:t>6.3.1</w:t>
            </w:r>
            <w:r>
              <w:rPr>
                <w:rFonts w:asciiTheme="minorHAnsi" w:hAnsiTheme="minorHAnsi"/>
                <w:noProof/>
                <w:sz w:val="24"/>
              </w:rPr>
              <w:tab/>
            </w:r>
            <w:r w:rsidRPr="00662C4C">
              <w:rPr>
                <w:rStyle w:val="Hyperlink"/>
                <w:noProof/>
              </w:rPr>
              <w:t>Fault Case Status</w:t>
            </w:r>
            <w:r>
              <w:rPr>
                <w:noProof/>
                <w:webHidden/>
              </w:rPr>
              <w:tab/>
            </w:r>
            <w:r>
              <w:rPr>
                <w:noProof/>
                <w:webHidden/>
              </w:rPr>
              <w:fldChar w:fldCharType="begin"/>
            </w:r>
            <w:r>
              <w:rPr>
                <w:noProof/>
                <w:webHidden/>
              </w:rPr>
              <w:instrText xml:space="preserve"> PAGEREF _Toc232496831 \h </w:instrText>
            </w:r>
            <w:r>
              <w:rPr>
                <w:noProof/>
                <w:webHidden/>
              </w:rPr>
            </w:r>
            <w:r>
              <w:rPr>
                <w:noProof/>
                <w:webHidden/>
              </w:rPr>
              <w:fldChar w:fldCharType="separate"/>
            </w:r>
            <w:r>
              <w:rPr>
                <w:noProof/>
                <w:webHidden/>
              </w:rPr>
              <w:t>53</w:t>
            </w:r>
            <w:r>
              <w:rPr>
                <w:noProof/>
                <w:webHidden/>
              </w:rPr>
              <w:fldChar w:fldCharType="end"/>
            </w:r>
          </w:hyperlink>
        </w:p>
        <w:p w14:paraId="127FA46E" w14:textId="293F63F9" w:rsidR="0078561B" w:rsidRDefault="0078561B">
          <w:pPr>
            <w:pStyle w:val="TOC2"/>
            <w:tabs>
              <w:tab w:val="left" w:pos="960"/>
              <w:tab w:val="right" w:leader="dot" w:pos="9016"/>
            </w:tabs>
            <w:rPr>
              <w:rFonts w:asciiTheme="minorHAnsi" w:hAnsiTheme="minorHAnsi"/>
              <w:noProof/>
              <w:sz w:val="24"/>
            </w:rPr>
          </w:pPr>
          <w:hyperlink w:anchor="_Toc232496832" w:history="1">
            <w:r w:rsidRPr="00662C4C">
              <w:rPr>
                <w:rStyle w:val="Hyperlink"/>
                <w:noProof/>
              </w:rPr>
              <w:t>6.4</w:t>
            </w:r>
            <w:r>
              <w:rPr>
                <w:rFonts w:asciiTheme="minorHAnsi" w:hAnsiTheme="minorHAnsi"/>
                <w:noProof/>
                <w:sz w:val="24"/>
              </w:rPr>
              <w:tab/>
            </w:r>
            <w:r w:rsidRPr="00662C4C">
              <w:rPr>
                <w:rStyle w:val="Hyperlink"/>
                <w:noProof/>
              </w:rPr>
              <w:t>Non-IFM Fault Handling</w:t>
            </w:r>
            <w:r>
              <w:rPr>
                <w:noProof/>
                <w:webHidden/>
              </w:rPr>
              <w:tab/>
            </w:r>
            <w:r>
              <w:rPr>
                <w:noProof/>
                <w:webHidden/>
              </w:rPr>
              <w:fldChar w:fldCharType="begin"/>
            </w:r>
            <w:r>
              <w:rPr>
                <w:noProof/>
                <w:webHidden/>
              </w:rPr>
              <w:instrText xml:space="preserve"> PAGEREF _Toc232496832 \h </w:instrText>
            </w:r>
            <w:r>
              <w:rPr>
                <w:noProof/>
                <w:webHidden/>
              </w:rPr>
            </w:r>
            <w:r>
              <w:rPr>
                <w:noProof/>
                <w:webHidden/>
              </w:rPr>
              <w:fldChar w:fldCharType="separate"/>
            </w:r>
            <w:r>
              <w:rPr>
                <w:noProof/>
                <w:webHidden/>
              </w:rPr>
              <w:t>53</w:t>
            </w:r>
            <w:r>
              <w:rPr>
                <w:noProof/>
                <w:webHidden/>
              </w:rPr>
              <w:fldChar w:fldCharType="end"/>
            </w:r>
          </w:hyperlink>
        </w:p>
        <w:p w14:paraId="45D3D545" w14:textId="794C9F15" w:rsidR="0078561B" w:rsidRDefault="0078561B">
          <w:pPr>
            <w:pStyle w:val="TOC2"/>
            <w:tabs>
              <w:tab w:val="left" w:pos="960"/>
              <w:tab w:val="right" w:leader="dot" w:pos="9016"/>
            </w:tabs>
            <w:rPr>
              <w:rFonts w:asciiTheme="minorHAnsi" w:hAnsiTheme="minorHAnsi"/>
              <w:noProof/>
              <w:sz w:val="24"/>
            </w:rPr>
          </w:pPr>
          <w:hyperlink w:anchor="_Toc232496833" w:history="1">
            <w:r w:rsidRPr="00662C4C">
              <w:rPr>
                <w:rStyle w:val="Hyperlink"/>
                <w:noProof/>
              </w:rPr>
              <w:t>6.5</w:t>
            </w:r>
            <w:r>
              <w:rPr>
                <w:rFonts w:asciiTheme="minorHAnsi" w:hAnsiTheme="minorHAnsi"/>
                <w:noProof/>
                <w:sz w:val="24"/>
              </w:rPr>
              <w:tab/>
            </w:r>
            <w:r w:rsidRPr="00662C4C">
              <w:rPr>
                <w:rStyle w:val="Hyperlink"/>
                <w:noProof/>
              </w:rPr>
              <w:t>Case Linkage and Closure</w:t>
            </w:r>
            <w:r>
              <w:rPr>
                <w:noProof/>
                <w:webHidden/>
              </w:rPr>
              <w:tab/>
            </w:r>
            <w:r>
              <w:rPr>
                <w:noProof/>
                <w:webHidden/>
              </w:rPr>
              <w:fldChar w:fldCharType="begin"/>
            </w:r>
            <w:r>
              <w:rPr>
                <w:noProof/>
                <w:webHidden/>
              </w:rPr>
              <w:instrText xml:space="preserve"> PAGEREF _Toc232496833 \h </w:instrText>
            </w:r>
            <w:r>
              <w:rPr>
                <w:noProof/>
                <w:webHidden/>
              </w:rPr>
            </w:r>
            <w:r>
              <w:rPr>
                <w:noProof/>
                <w:webHidden/>
              </w:rPr>
              <w:fldChar w:fldCharType="separate"/>
            </w:r>
            <w:r>
              <w:rPr>
                <w:noProof/>
                <w:webHidden/>
              </w:rPr>
              <w:t>54</w:t>
            </w:r>
            <w:r>
              <w:rPr>
                <w:noProof/>
                <w:webHidden/>
              </w:rPr>
              <w:fldChar w:fldCharType="end"/>
            </w:r>
          </w:hyperlink>
        </w:p>
        <w:p w14:paraId="6AA99294" w14:textId="42EC1DF5" w:rsidR="0078561B" w:rsidRDefault="0078561B">
          <w:pPr>
            <w:pStyle w:val="TOC1"/>
            <w:tabs>
              <w:tab w:val="left" w:pos="440"/>
              <w:tab w:val="right" w:leader="dot" w:pos="9016"/>
            </w:tabs>
            <w:rPr>
              <w:rFonts w:asciiTheme="minorHAnsi" w:hAnsiTheme="minorHAnsi"/>
              <w:noProof/>
              <w:sz w:val="24"/>
            </w:rPr>
          </w:pPr>
          <w:hyperlink w:anchor="_Toc232496834" w:history="1">
            <w:r w:rsidRPr="00662C4C">
              <w:rPr>
                <w:rStyle w:val="Hyperlink"/>
                <w:noProof/>
              </w:rPr>
              <w:t>7.</w:t>
            </w:r>
            <w:r>
              <w:rPr>
                <w:rFonts w:asciiTheme="minorHAnsi" w:hAnsiTheme="minorHAnsi"/>
                <w:noProof/>
                <w:sz w:val="24"/>
              </w:rPr>
              <w:tab/>
            </w:r>
            <w:r w:rsidRPr="00662C4C">
              <w:rPr>
                <w:rStyle w:val="Hyperlink"/>
                <w:noProof/>
              </w:rPr>
              <w:t>Task Management Module</w:t>
            </w:r>
            <w:r>
              <w:rPr>
                <w:noProof/>
                <w:webHidden/>
              </w:rPr>
              <w:tab/>
            </w:r>
            <w:r>
              <w:rPr>
                <w:noProof/>
                <w:webHidden/>
              </w:rPr>
              <w:fldChar w:fldCharType="begin"/>
            </w:r>
            <w:r>
              <w:rPr>
                <w:noProof/>
                <w:webHidden/>
              </w:rPr>
              <w:instrText xml:space="preserve"> PAGEREF _Toc232496834 \h </w:instrText>
            </w:r>
            <w:r>
              <w:rPr>
                <w:noProof/>
                <w:webHidden/>
              </w:rPr>
            </w:r>
            <w:r>
              <w:rPr>
                <w:noProof/>
                <w:webHidden/>
              </w:rPr>
              <w:fldChar w:fldCharType="separate"/>
            </w:r>
            <w:r>
              <w:rPr>
                <w:noProof/>
                <w:webHidden/>
              </w:rPr>
              <w:t>55</w:t>
            </w:r>
            <w:r>
              <w:rPr>
                <w:noProof/>
                <w:webHidden/>
              </w:rPr>
              <w:fldChar w:fldCharType="end"/>
            </w:r>
          </w:hyperlink>
        </w:p>
        <w:p w14:paraId="066921CB" w14:textId="562C72B8" w:rsidR="0078561B" w:rsidRDefault="0078561B">
          <w:pPr>
            <w:pStyle w:val="TOC2"/>
            <w:tabs>
              <w:tab w:val="left" w:pos="960"/>
              <w:tab w:val="right" w:leader="dot" w:pos="9016"/>
            </w:tabs>
            <w:rPr>
              <w:rFonts w:asciiTheme="minorHAnsi" w:hAnsiTheme="minorHAnsi"/>
              <w:noProof/>
              <w:sz w:val="24"/>
            </w:rPr>
          </w:pPr>
          <w:hyperlink w:anchor="_Toc232496835" w:history="1">
            <w:r w:rsidRPr="00662C4C">
              <w:rPr>
                <w:rStyle w:val="Hyperlink"/>
                <w:noProof/>
              </w:rPr>
              <w:t>7.1</w:t>
            </w:r>
            <w:r>
              <w:rPr>
                <w:rFonts w:asciiTheme="minorHAnsi" w:hAnsiTheme="minorHAnsi"/>
                <w:noProof/>
                <w:sz w:val="24"/>
              </w:rPr>
              <w:tab/>
            </w:r>
            <w:r w:rsidRPr="00662C4C">
              <w:rPr>
                <w:rStyle w:val="Hyperlink"/>
                <w:noProof/>
              </w:rPr>
              <w:t>Task Creation</w:t>
            </w:r>
            <w:r>
              <w:rPr>
                <w:noProof/>
                <w:webHidden/>
              </w:rPr>
              <w:tab/>
            </w:r>
            <w:r>
              <w:rPr>
                <w:noProof/>
                <w:webHidden/>
              </w:rPr>
              <w:fldChar w:fldCharType="begin"/>
            </w:r>
            <w:r>
              <w:rPr>
                <w:noProof/>
                <w:webHidden/>
              </w:rPr>
              <w:instrText xml:space="preserve"> PAGEREF _Toc232496835 \h </w:instrText>
            </w:r>
            <w:r>
              <w:rPr>
                <w:noProof/>
                <w:webHidden/>
              </w:rPr>
            </w:r>
            <w:r>
              <w:rPr>
                <w:noProof/>
                <w:webHidden/>
              </w:rPr>
              <w:fldChar w:fldCharType="separate"/>
            </w:r>
            <w:r>
              <w:rPr>
                <w:noProof/>
                <w:webHidden/>
              </w:rPr>
              <w:t>55</w:t>
            </w:r>
            <w:r>
              <w:rPr>
                <w:noProof/>
                <w:webHidden/>
              </w:rPr>
              <w:fldChar w:fldCharType="end"/>
            </w:r>
          </w:hyperlink>
        </w:p>
        <w:p w14:paraId="0A421D0D" w14:textId="017A7767" w:rsidR="0078561B" w:rsidRDefault="0078561B">
          <w:pPr>
            <w:pStyle w:val="TOC3"/>
            <w:tabs>
              <w:tab w:val="left" w:pos="1200"/>
              <w:tab w:val="right" w:leader="dot" w:pos="9016"/>
            </w:tabs>
            <w:rPr>
              <w:rFonts w:asciiTheme="minorHAnsi" w:hAnsiTheme="minorHAnsi"/>
              <w:noProof/>
              <w:sz w:val="24"/>
            </w:rPr>
          </w:pPr>
          <w:hyperlink w:anchor="_Toc232496836" w:history="1">
            <w:r w:rsidRPr="00662C4C">
              <w:rPr>
                <w:rStyle w:val="Hyperlink"/>
                <w:noProof/>
              </w:rPr>
              <w:t>7.1.1</w:t>
            </w:r>
            <w:r>
              <w:rPr>
                <w:rFonts w:asciiTheme="minorHAnsi" w:hAnsiTheme="minorHAnsi"/>
                <w:noProof/>
                <w:sz w:val="24"/>
              </w:rPr>
              <w:tab/>
            </w:r>
            <w:r w:rsidRPr="00662C4C">
              <w:rPr>
                <w:rStyle w:val="Hyperlink"/>
                <w:noProof/>
              </w:rPr>
              <w:t>Requirements</w:t>
            </w:r>
            <w:r>
              <w:rPr>
                <w:noProof/>
                <w:webHidden/>
              </w:rPr>
              <w:tab/>
            </w:r>
            <w:r>
              <w:rPr>
                <w:noProof/>
                <w:webHidden/>
              </w:rPr>
              <w:fldChar w:fldCharType="begin"/>
            </w:r>
            <w:r>
              <w:rPr>
                <w:noProof/>
                <w:webHidden/>
              </w:rPr>
              <w:instrText xml:space="preserve"> PAGEREF _Toc232496836 \h </w:instrText>
            </w:r>
            <w:r>
              <w:rPr>
                <w:noProof/>
                <w:webHidden/>
              </w:rPr>
            </w:r>
            <w:r>
              <w:rPr>
                <w:noProof/>
                <w:webHidden/>
              </w:rPr>
              <w:fldChar w:fldCharType="separate"/>
            </w:r>
            <w:r>
              <w:rPr>
                <w:noProof/>
                <w:webHidden/>
              </w:rPr>
              <w:t>55</w:t>
            </w:r>
            <w:r>
              <w:rPr>
                <w:noProof/>
                <w:webHidden/>
              </w:rPr>
              <w:fldChar w:fldCharType="end"/>
            </w:r>
          </w:hyperlink>
        </w:p>
        <w:p w14:paraId="256126F5" w14:textId="7E6777FE" w:rsidR="0078561B" w:rsidRDefault="0078561B">
          <w:pPr>
            <w:pStyle w:val="TOC3"/>
            <w:tabs>
              <w:tab w:val="left" w:pos="1200"/>
              <w:tab w:val="right" w:leader="dot" w:pos="9016"/>
            </w:tabs>
            <w:rPr>
              <w:rFonts w:asciiTheme="minorHAnsi" w:hAnsiTheme="minorHAnsi"/>
              <w:noProof/>
              <w:sz w:val="24"/>
            </w:rPr>
          </w:pPr>
          <w:hyperlink w:anchor="_Toc232496837" w:history="1">
            <w:r w:rsidRPr="00662C4C">
              <w:rPr>
                <w:rStyle w:val="Hyperlink"/>
                <w:noProof/>
              </w:rPr>
              <w:t>7.1.2</w:t>
            </w:r>
            <w:r>
              <w:rPr>
                <w:rFonts w:asciiTheme="minorHAnsi" w:hAnsiTheme="minorHAnsi"/>
                <w:noProof/>
                <w:sz w:val="24"/>
              </w:rPr>
              <w:tab/>
            </w:r>
            <w:r w:rsidRPr="00662C4C">
              <w:rPr>
                <w:rStyle w:val="Hyperlink"/>
                <w:noProof/>
              </w:rPr>
              <w:t>Task Field Design</w:t>
            </w:r>
            <w:r>
              <w:rPr>
                <w:noProof/>
                <w:webHidden/>
              </w:rPr>
              <w:tab/>
            </w:r>
            <w:r>
              <w:rPr>
                <w:noProof/>
                <w:webHidden/>
              </w:rPr>
              <w:fldChar w:fldCharType="begin"/>
            </w:r>
            <w:r>
              <w:rPr>
                <w:noProof/>
                <w:webHidden/>
              </w:rPr>
              <w:instrText xml:space="preserve"> PAGEREF _Toc232496837 \h </w:instrText>
            </w:r>
            <w:r>
              <w:rPr>
                <w:noProof/>
                <w:webHidden/>
              </w:rPr>
            </w:r>
            <w:r>
              <w:rPr>
                <w:noProof/>
                <w:webHidden/>
              </w:rPr>
              <w:fldChar w:fldCharType="separate"/>
            </w:r>
            <w:r>
              <w:rPr>
                <w:noProof/>
                <w:webHidden/>
              </w:rPr>
              <w:t>55</w:t>
            </w:r>
            <w:r>
              <w:rPr>
                <w:noProof/>
                <w:webHidden/>
              </w:rPr>
              <w:fldChar w:fldCharType="end"/>
            </w:r>
          </w:hyperlink>
        </w:p>
        <w:p w14:paraId="1B20576D" w14:textId="7D7689CE" w:rsidR="0078561B" w:rsidRDefault="0078561B">
          <w:pPr>
            <w:pStyle w:val="TOC2"/>
            <w:tabs>
              <w:tab w:val="left" w:pos="960"/>
              <w:tab w:val="right" w:leader="dot" w:pos="9016"/>
            </w:tabs>
            <w:rPr>
              <w:rFonts w:asciiTheme="minorHAnsi" w:hAnsiTheme="minorHAnsi"/>
              <w:noProof/>
              <w:sz w:val="24"/>
            </w:rPr>
          </w:pPr>
          <w:hyperlink w:anchor="_Toc232496838" w:history="1">
            <w:r w:rsidRPr="00662C4C">
              <w:rPr>
                <w:rStyle w:val="Hyperlink"/>
                <w:noProof/>
              </w:rPr>
              <w:t>7.2</w:t>
            </w:r>
            <w:r>
              <w:rPr>
                <w:rFonts w:asciiTheme="minorHAnsi" w:hAnsiTheme="minorHAnsi"/>
                <w:noProof/>
                <w:sz w:val="24"/>
              </w:rPr>
              <w:tab/>
            </w:r>
            <w:r w:rsidRPr="00662C4C">
              <w:rPr>
                <w:rStyle w:val="Hyperlink"/>
                <w:noProof/>
              </w:rPr>
              <w:t>Task Assignment and Notifications</w:t>
            </w:r>
            <w:r>
              <w:rPr>
                <w:noProof/>
                <w:webHidden/>
              </w:rPr>
              <w:tab/>
            </w:r>
            <w:r>
              <w:rPr>
                <w:noProof/>
                <w:webHidden/>
              </w:rPr>
              <w:fldChar w:fldCharType="begin"/>
            </w:r>
            <w:r>
              <w:rPr>
                <w:noProof/>
                <w:webHidden/>
              </w:rPr>
              <w:instrText xml:space="preserve"> PAGEREF _Toc232496838 \h </w:instrText>
            </w:r>
            <w:r>
              <w:rPr>
                <w:noProof/>
                <w:webHidden/>
              </w:rPr>
            </w:r>
            <w:r>
              <w:rPr>
                <w:noProof/>
                <w:webHidden/>
              </w:rPr>
              <w:fldChar w:fldCharType="separate"/>
            </w:r>
            <w:r>
              <w:rPr>
                <w:noProof/>
                <w:webHidden/>
              </w:rPr>
              <w:t>56</w:t>
            </w:r>
            <w:r>
              <w:rPr>
                <w:noProof/>
                <w:webHidden/>
              </w:rPr>
              <w:fldChar w:fldCharType="end"/>
            </w:r>
          </w:hyperlink>
        </w:p>
        <w:p w14:paraId="42C6C2F2" w14:textId="366666CD" w:rsidR="0078561B" w:rsidRDefault="0078561B">
          <w:pPr>
            <w:pStyle w:val="TOC2"/>
            <w:tabs>
              <w:tab w:val="left" w:pos="960"/>
              <w:tab w:val="right" w:leader="dot" w:pos="9016"/>
            </w:tabs>
            <w:rPr>
              <w:rFonts w:asciiTheme="minorHAnsi" w:hAnsiTheme="minorHAnsi"/>
              <w:noProof/>
              <w:sz w:val="24"/>
            </w:rPr>
          </w:pPr>
          <w:hyperlink w:anchor="_Toc232496839" w:history="1">
            <w:r w:rsidRPr="00662C4C">
              <w:rPr>
                <w:rStyle w:val="Hyperlink"/>
                <w:noProof/>
              </w:rPr>
              <w:t>7.3</w:t>
            </w:r>
            <w:r>
              <w:rPr>
                <w:rFonts w:asciiTheme="minorHAnsi" w:hAnsiTheme="minorHAnsi"/>
                <w:noProof/>
                <w:sz w:val="24"/>
              </w:rPr>
              <w:tab/>
            </w:r>
            <w:r w:rsidRPr="00662C4C">
              <w:rPr>
                <w:rStyle w:val="Hyperlink"/>
                <w:noProof/>
              </w:rPr>
              <w:t>Task Process</w:t>
            </w:r>
            <w:r>
              <w:rPr>
                <w:noProof/>
                <w:webHidden/>
              </w:rPr>
              <w:tab/>
            </w:r>
            <w:r>
              <w:rPr>
                <w:noProof/>
                <w:webHidden/>
              </w:rPr>
              <w:fldChar w:fldCharType="begin"/>
            </w:r>
            <w:r>
              <w:rPr>
                <w:noProof/>
                <w:webHidden/>
              </w:rPr>
              <w:instrText xml:space="preserve"> PAGEREF _Toc232496839 \h </w:instrText>
            </w:r>
            <w:r>
              <w:rPr>
                <w:noProof/>
                <w:webHidden/>
              </w:rPr>
            </w:r>
            <w:r>
              <w:rPr>
                <w:noProof/>
                <w:webHidden/>
              </w:rPr>
              <w:fldChar w:fldCharType="separate"/>
            </w:r>
            <w:r>
              <w:rPr>
                <w:noProof/>
                <w:webHidden/>
              </w:rPr>
              <w:t>57</w:t>
            </w:r>
            <w:r>
              <w:rPr>
                <w:noProof/>
                <w:webHidden/>
              </w:rPr>
              <w:fldChar w:fldCharType="end"/>
            </w:r>
          </w:hyperlink>
        </w:p>
        <w:p w14:paraId="5E31894A" w14:textId="5A361B47" w:rsidR="0078561B" w:rsidRDefault="0078561B">
          <w:pPr>
            <w:pStyle w:val="TOC3"/>
            <w:tabs>
              <w:tab w:val="left" w:pos="1200"/>
              <w:tab w:val="right" w:leader="dot" w:pos="9016"/>
            </w:tabs>
            <w:rPr>
              <w:rFonts w:asciiTheme="minorHAnsi" w:hAnsiTheme="minorHAnsi"/>
              <w:noProof/>
              <w:sz w:val="24"/>
            </w:rPr>
          </w:pPr>
          <w:hyperlink w:anchor="_Toc232496840" w:history="1">
            <w:r w:rsidRPr="00662C4C">
              <w:rPr>
                <w:rStyle w:val="Hyperlink"/>
                <w:noProof/>
              </w:rPr>
              <w:t>7.3.1</w:t>
            </w:r>
            <w:r>
              <w:rPr>
                <w:rFonts w:asciiTheme="minorHAnsi" w:hAnsiTheme="minorHAnsi"/>
                <w:noProof/>
                <w:sz w:val="24"/>
              </w:rPr>
              <w:tab/>
            </w:r>
            <w:r w:rsidRPr="00662C4C">
              <w:rPr>
                <w:rStyle w:val="Hyperlink"/>
                <w:noProof/>
              </w:rPr>
              <w:t>Requirements</w:t>
            </w:r>
            <w:r>
              <w:rPr>
                <w:noProof/>
                <w:webHidden/>
              </w:rPr>
              <w:tab/>
            </w:r>
            <w:r>
              <w:rPr>
                <w:noProof/>
                <w:webHidden/>
              </w:rPr>
              <w:fldChar w:fldCharType="begin"/>
            </w:r>
            <w:r>
              <w:rPr>
                <w:noProof/>
                <w:webHidden/>
              </w:rPr>
              <w:instrText xml:space="preserve"> PAGEREF _Toc232496840 \h </w:instrText>
            </w:r>
            <w:r>
              <w:rPr>
                <w:noProof/>
                <w:webHidden/>
              </w:rPr>
            </w:r>
            <w:r>
              <w:rPr>
                <w:noProof/>
                <w:webHidden/>
              </w:rPr>
              <w:fldChar w:fldCharType="separate"/>
            </w:r>
            <w:r>
              <w:rPr>
                <w:noProof/>
                <w:webHidden/>
              </w:rPr>
              <w:t>57</w:t>
            </w:r>
            <w:r>
              <w:rPr>
                <w:noProof/>
                <w:webHidden/>
              </w:rPr>
              <w:fldChar w:fldCharType="end"/>
            </w:r>
          </w:hyperlink>
        </w:p>
        <w:p w14:paraId="2D6CD1BF" w14:textId="5CFE797E" w:rsidR="0078561B" w:rsidRDefault="0078561B">
          <w:pPr>
            <w:pStyle w:val="TOC3"/>
            <w:tabs>
              <w:tab w:val="left" w:pos="1200"/>
              <w:tab w:val="right" w:leader="dot" w:pos="9016"/>
            </w:tabs>
            <w:rPr>
              <w:rFonts w:asciiTheme="minorHAnsi" w:hAnsiTheme="minorHAnsi"/>
              <w:noProof/>
              <w:sz w:val="24"/>
            </w:rPr>
          </w:pPr>
          <w:hyperlink w:anchor="_Toc232496841" w:history="1">
            <w:r w:rsidRPr="00662C4C">
              <w:rPr>
                <w:rStyle w:val="Hyperlink"/>
                <w:noProof/>
              </w:rPr>
              <w:t>7.3.2</w:t>
            </w:r>
            <w:r>
              <w:rPr>
                <w:rFonts w:asciiTheme="minorHAnsi" w:hAnsiTheme="minorHAnsi"/>
                <w:noProof/>
                <w:sz w:val="24"/>
              </w:rPr>
              <w:tab/>
            </w:r>
            <w:r w:rsidRPr="00662C4C">
              <w:rPr>
                <w:rStyle w:val="Hyperlink"/>
                <w:noProof/>
              </w:rPr>
              <w:t>Task Statuses</w:t>
            </w:r>
            <w:r>
              <w:rPr>
                <w:noProof/>
                <w:webHidden/>
              </w:rPr>
              <w:tab/>
            </w:r>
            <w:r>
              <w:rPr>
                <w:noProof/>
                <w:webHidden/>
              </w:rPr>
              <w:fldChar w:fldCharType="begin"/>
            </w:r>
            <w:r>
              <w:rPr>
                <w:noProof/>
                <w:webHidden/>
              </w:rPr>
              <w:instrText xml:space="preserve"> PAGEREF _Toc232496841 \h </w:instrText>
            </w:r>
            <w:r>
              <w:rPr>
                <w:noProof/>
                <w:webHidden/>
              </w:rPr>
            </w:r>
            <w:r>
              <w:rPr>
                <w:noProof/>
                <w:webHidden/>
              </w:rPr>
              <w:fldChar w:fldCharType="separate"/>
            </w:r>
            <w:r>
              <w:rPr>
                <w:noProof/>
                <w:webHidden/>
              </w:rPr>
              <w:t>57</w:t>
            </w:r>
            <w:r>
              <w:rPr>
                <w:noProof/>
                <w:webHidden/>
              </w:rPr>
              <w:fldChar w:fldCharType="end"/>
            </w:r>
          </w:hyperlink>
        </w:p>
        <w:p w14:paraId="42B75B83" w14:textId="58A5C524" w:rsidR="0078561B" w:rsidRDefault="0078561B">
          <w:pPr>
            <w:pStyle w:val="TOC3"/>
            <w:tabs>
              <w:tab w:val="left" w:pos="1200"/>
              <w:tab w:val="right" w:leader="dot" w:pos="9016"/>
            </w:tabs>
            <w:rPr>
              <w:rFonts w:asciiTheme="minorHAnsi" w:hAnsiTheme="minorHAnsi"/>
              <w:noProof/>
              <w:sz w:val="24"/>
            </w:rPr>
          </w:pPr>
          <w:hyperlink w:anchor="_Toc232496842" w:history="1">
            <w:r w:rsidRPr="00662C4C">
              <w:rPr>
                <w:rStyle w:val="Hyperlink"/>
                <w:noProof/>
              </w:rPr>
              <w:t>7.3.3</w:t>
            </w:r>
            <w:r>
              <w:rPr>
                <w:rFonts w:asciiTheme="minorHAnsi" w:hAnsiTheme="minorHAnsi"/>
                <w:noProof/>
                <w:sz w:val="24"/>
              </w:rPr>
              <w:tab/>
            </w:r>
            <w:r w:rsidRPr="00662C4C">
              <w:rPr>
                <w:rStyle w:val="Hyperlink"/>
                <w:noProof/>
              </w:rPr>
              <w:t>High-Level Task Process Flow</w:t>
            </w:r>
            <w:r>
              <w:rPr>
                <w:noProof/>
                <w:webHidden/>
              </w:rPr>
              <w:tab/>
            </w:r>
            <w:r>
              <w:rPr>
                <w:noProof/>
                <w:webHidden/>
              </w:rPr>
              <w:fldChar w:fldCharType="begin"/>
            </w:r>
            <w:r>
              <w:rPr>
                <w:noProof/>
                <w:webHidden/>
              </w:rPr>
              <w:instrText xml:space="preserve"> PAGEREF _Toc232496842 \h </w:instrText>
            </w:r>
            <w:r>
              <w:rPr>
                <w:noProof/>
                <w:webHidden/>
              </w:rPr>
            </w:r>
            <w:r>
              <w:rPr>
                <w:noProof/>
                <w:webHidden/>
              </w:rPr>
              <w:fldChar w:fldCharType="separate"/>
            </w:r>
            <w:r>
              <w:rPr>
                <w:noProof/>
                <w:webHidden/>
              </w:rPr>
              <w:t>58</w:t>
            </w:r>
            <w:r>
              <w:rPr>
                <w:noProof/>
                <w:webHidden/>
              </w:rPr>
              <w:fldChar w:fldCharType="end"/>
            </w:r>
          </w:hyperlink>
        </w:p>
        <w:p w14:paraId="0F3E833D" w14:textId="202F7E6E" w:rsidR="0078561B" w:rsidRDefault="0078561B">
          <w:pPr>
            <w:pStyle w:val="TOC1"/>
            <w:tabs>
              <w:tab w:val="left" w:pos="440"/>
              <w:tab w:val="right" w:leader="dot" w:pos="9016"/>
            </w:tabs>
            <w:rPr>
              <w:rFonts w:asciiTheme="minorHAnsi" w:hAnsiTheme="minorHAnsi"/>
              <w:noProof/>
              <w:sz w:val="24"/>
            </w:rPr>
          </w:pPr>
          <w:hyperlink w:anchor="_Toc232496843" w:history="1">
            <w:r w:rsidRPr="00662C4C">
              <w:rPr>
                <w:rStyle w:val="Hyperlink"/>
                <w:noProof/>
              </w:rPr>
              <w:t>8.</w:t>
            </w:r>
            <w:r>
              <w:rPr>
                <w:rFonts w:asciiTheme="minorHAnsi" w:hAnsiTheme="minorHAnsi"/>
                <w:noProof/>
                <w:sz w:val="24"/>
              </w:rPr>
              <w:tab/>
            </w:r>
            <w:r w:rsidRPr="00662C4C">
              <w:rPr>
                <w:rStyle w:val="Hyperlink"/>
                <w:noProof/>
              </w:rPr>
              <w:t>e-Diary Module</w:t>
            </w:r>
            <w:r>
              <w:rPr>
                <w:noProof/>
                <w:webHidden/>
              </w:rPr>
              <w:tab/>
            </w:r>
            <w:r>
              <w:rPr>
                <w:noProof/>
                <w:webHidden/>
              </w:rPr>
              <w:fldChar w:fldCharType="begin"/>
            </w:r>
            <w:r>
              <w:rPr>
                <w:noProof/>
                <w:webHidden/>
              </w:rPr>
              <w:instrText xml:space="preserve"> PAGEREF _Toc232496843 \h </w:instrText>
            </w:r>
            <w:r>
              <w:rPr>
                <w:noProof/>
                <w:webHidden/>
              </w:rPr>
            </w:r>
            <w:r>
              <w:rPr>
                <w:noProof/>
                <w:webHidden/>
              </w:rPr>
              <w:fldChar w:fldCharType="separate"/>
            </w:r>
            <w:r>
              <w:rPr>
                <w:noProof/>
                <w:webHidden/>
              </w:rPr>
              <w:t>59</w:t>
            </w:r>
            <w:r>
              <w:rPr>
                <w:noProof/>
                <w:webHidden/>
              </w:rPr>
              <w:fldChar w:fldCharType="end"/>
            </w:r>
          </w:hyperlink>
        </w:p>
        <w:p w14:paraId="6C3D7C0C" w14:textId="233DA1A0" w:rsidR="0078561B" w:rsidRDefault="0078561B">
          <w:pPr>
            <w:pStyle w:val="TOC2"/>
            <w:tabs>
              <w:tab w:val="left" w:pos="960"/>
              <w:tab w:val="right" w:leader="dot" w:pos="9016"/>
            </w:tabs>
            <w:rPr>
              <w:rFonts w:asciiTheme="minorHAnsi" w:hAnsiTheme="minorHAnsi"/>
              <w:noProof/>
              <w:sz w:val="24"/>
            </w:rPr>
          </w:pPr>
          <w:hyperlink w:anchor="_Toc232496844" w:history="1">
            <w:r w:rsidRPr="00662C4C">
              <w:rPr>
                <w:rStyle w:val="Hyperlink"/>
                <w:noProof/>
              </w:rPr>
              <w:t>8.1</w:t>
            </w:r>
            <w:r>
              <w:rPr>
                <w:rFonts w:asciiTheme="minorHAnsi" w:hAnsiTheme="minorHAnsi"/>
                <w:noProof/>
                <w:sz w:val="24"/>
              </w:rPr>
              <w:tab/>
            </w:r>
            <w:r w:rsidRPr="00662C4C">
              <w:rPr>
                <w:rStyle w:val="Hyperlink"/>
                <w:noProof/>
              </w:rPr>
              <w:t>Requirements</w:t>
            </w:r>
            <w:r>
              <w:rPr>
                <w:noProof/>
                <w:webHidden/>
              </w:rPr>
              <w:tab/>
            </w:r>
            <w:r>
              <w:rPr>
                <w:noProof/>
                <w:webHidden/>
              </w:rPr>
              <w:fldChar w:fldCharType="begin"/>
            </w:r>
            <w:r>
              <w:rPr>
                <w:noProof/>
                <w:webHidden/>
              </w:rPr>
              <w:instrText xml:space="preserve"> PAGEREF _Toc232496844 \h </w:instrText>
            </w:r>
            <w:r>
              <w:rPr>
                <w:noProof/>
                <w:webHidden/>
              </w:rPr>
            </w:r>
            <w:r>
              <w:rPr>
                <w:noProof/>
                <w:webHidden/>
              </w:rPr>
              <w:fldChar w:fldCharType="separate"/>
            </w:r>
            <w:r>
              <w:rPr>
                <w:noProof/>
                <w:webHidden/>
              </w:rPr>
              <w:t>59</w:t>
            </w:r>
            <w:r>
              <w:rPr>
                <w:noProof/>
                <w:webHidden/>
              </w:rPr>
              <w:fldChar w:fldCharType="end"/>
            </w:r>
          </w:hyperlink>
        </w:p>
        <w:p w14:paraId="0DCCBDBE" w14:textId="36E8DF24" w:rsidR="0078561B" w:rsidRDefault="0078561B">
          <w:pPr>
            <w:pStyle w:val="TOC2"/>
            <w:tabs>
              <w:tab w:val="left" w:pos="960"/>
              <w:tab w:val="right" w:leader="dot" w:pos="9016"/>
            </w:tabs>
            <w:rPr>
              <w:rFonts w:asciiTheme="minorHAnsi" w:hAnsiTheme="minorHAnsi"/>
              <w:noProof/>
              <w:sz w:val="24"/>
            </w:rPr>
          </w:pPr>
          <w:hyperlink w:anchor="_Toc232496845" w:history="1">
            <w:r w:rsidRPr="00662C4C">
              <w:rPr>
                <w:rStyle w:val="Hyperlink"/>
                <w:noProof/>
              </w:rPr>
              <w:t>8.2</w:t>
            </w:r>
            <w:r>
              <w:rPr>
                <w:rFonts w:asciiTheme="minorHAnsi" w:hAnsiTheme="minorHAnsi"/>
                <w:noProof/>
                <w:sz w:val="24"/>
              </w:rPr>
              <w:tab/>
            </w:r>
            <w:r w:rsidRPr="00662C4C">
              <w:rPr>
                <w:rStyle w:val="Hyperlink"/>
                <w:noProof/>
              </w:rPr>
              <w:t>File and image attachments are supported e-Diary Field Design</w:t>
            </w:r>
            <w:r>
              <w:rPr>
                <w:noProof/>
                <w:webHidden/>
              </w:rPr>
              <w:tab/>
            </w:r>
            <w:r>
              <w:rPr>
                <w:noProof/>
                <w:webHidden/>
              </w:rPr>
              <w:fldChar w:fldCharType="begin"/>
            </w:r>
            <w:r>
              <w:rPr>
                <w:noProof/>
                <w:webHidden/>
              </w:rPr>
              <w:instrText xml:space="preserve"> PAGEREF _Toc232496845 \h </w:instrText>
            </w:r>
            <w:r>
              <w:rPr>
                <w:noProof/>
                <w:webHidden/>
              </w:rPr>
            </w:r>
            <w:r>
              <w:rPr>
                <w:noProof/>
                <w:webHidden/>
              </w:rPr>
              <w:fldChar w:fldCharType="separate"/>
            </w:r>
            <w:r>
              <w:rPr>
                <w:noProof/>
                <w:webHidden/>
              </w:rPr>
              <w:t>59</w:t>
            </w:r>
            <w:r>
              <w:rPr>
                <w:noProof/>
                <w:webHidden/>
              </w:rPr>
              <w:fldChar w:fldCharType="end"/>
            </w:r>
          </w:hyperlink>
        </w:p>
        <w:p w14:paraId="0297CC5D" w14:textId="0CD87014" w:rsidR="0078561B" w:rsidRDefault="0078561B">
          <w:pPr>
            <w:pStyle w:val="TOC2"/>
            <w:tabs>
              <w:tab w:val="left" w:pos="960"/>
              <w:tab w:val="right" w:leader="dot" w:pos="9016"/>
            </w:tabs>
            <w:rPr>
              <w:rFonts w:asciiTheme="minorHAnsi" w:hAnsiTheme="minorHAnsi"/>
              <w:noProof/>
              <w:sz w:val="24"/>
            </w:rPr>
          </w:pPr>
          <w:hyperlink w:anchor="_Toc232496846" w:history="1">
            <w:r w:rsidRPr="00662C4C">
              <w:rPr>
                <w:rStyle w:val="Hyperlink"/>
                <w:noProof/>
              </w:rPr>
              <w:t>8.3</w:t>
            </w:r>
            <w:r>
              <w:rPr>
                <w:rFonts w:asciiTheme="minorHAnsi" w:hAnsiTheme="minorHAnsi"/>
                <w:noProof/>
                <w:sz w:val="24"/>
              </w:rPr>
              <w:tab/>
            </w:r>
            <w:r w:rsidRPr="00662C4C">
              <w:rPr>
                <w:rStyle w:val="Hyperlink"/>
                <w:noProof/>
              </w:rPr>
              <w:t>E-Diary Creation</w:t>
            </w:r>
            <w:r>
              <w:rPr>
                <w:noProof/>
                <w:webHidden/>
              </w:rPr>
              <w:tab/>
            </w:r>
            <w:r>
              <w:rPr>
                <w:noProof/>
                <w:webHidden/>
              </w:rPr>
              <w:fldChar w:fldCharType="begin"/>
            </w:r>
            <w:r>
              <w:rPr>
                <w:noProof/>
                <w:webHidden/>
              </w:rPr>
              <w:instrText xml:space="preserve"> PAGEREF _Toc232496846 \h </w:instrText>
            </w:r>
            <w:r>
              <w:rPr>
                <w:noProof/>
                <w:webHidden/>
              </w:rPr>
            </w:r>
            <w:r>
              <w:rPr>
                <w:noProof/>
                <w:webHidden/>
              </w:rPr>
              <w:fldChar w:fldCharType="separate"/>
            </w:r>
            <w:r>
              <w:rPr>
                <w:noProof/>
                <w:webHidden/>
              </w:rPr>
              <w:t>60</w:t>
            </w:r>
            <w:r>
              <w:rPr>
                <w:noProof/>
                <w:webHidden/>
              </w:rPr>
              <w:fldChar w:fldCharType="end"/>
            </w:r>
          </w:hyperlink>
        </w:p>
        <w:p w14:paraId="1487B0F4" w14:textId="34564B4B" w:rsidR="0078561B" w:rsidRDefault="0078561B">
          <w:pPr>
            <w:pStyle w:val="TOC2"/>
            <w:tabs>
              <w:tab w:val="left" w:pos="960"/>
              <w:tab w:val="right" w:leader="dot" w:pos="9016"/>
            </w:tabs>
            <w:rPr>
              <w:rFonts w:asciiTheme="minorHAnsi" w:hAnsiTheme="minorHAnsi"/>
              <w:noProof/>
              <w:sz w:val="24"/>
            </w:rPr>
          </w:pPr>
          <w:hyperlink w:anchor="_Toc232496847" w:history="1">
            <w:r w:rsidRPr="00662C4C">
              <w:rPr>
                <w:rStyle w:val="Hyperlink"/>
                <w:noProof/>
              </w:rPr>
              <w:t>8.4</w:t>
            </w:r>
            <w:r>
              <w:rPr>
                <w:rFonts w:asciiTheme="minorHAnsi" w:hAnsiTheme="minorHAnsi"/>
                <w:noProof/>
                <w:sz w:val="24"/>
              </w:rPr>
              <w:tab/>
            </w:r>
            <w:r w:rsidRPr="00662C4C">
              <w:rPr>
                <w:rStyle w:val="Hyperlink"/>
                <w:noProof/>
              </w:rPr>
              <w:t>Retrieval and Filtering</w:t>
            </w:r>
            <w:r>
              <w:rPr>
                <w:noProof/>
                <w:webHidden/>
              </w:rPr>
              <w:tab/>
            </w:r>
            <w:r>
              <w:rPr>
                <w:noProof/>
                <w:webHidden/>
              </w:rPr>
              <w:fldChar w:fldCharType="begin"/>
            </w:r>
            <w:r>
              <w:rPr>
                <w:noProof/>
                <w:webHidden/>
              </w:rPr>
              <w:instrText xml:space="preserve"> PAGEREF _Toc232496847 \h </w:instrText>
            </w:r>
            <w:r>
              <w:rPr>
                <w:noProof/>
                <w:webHidden/>
              </w:rPr>
            </w:r>
            <w:r>
              <w:rPr>
                <w:noProof/>
                <w:webHidden/>
              </w:rPr>
              <w:fldChar w:fldCharType="separate"/>
            </w:r>
            <w:r>
              <w:rPr>
                <w:noProof/>
                <w:webHidden/>
              </w:rPr>
              <w:t>60</w:t>
            </w:r>
            <w:r>
              <w:rPr>
                <w:noProof/>
                <w:webHidden/>
              </w:rPr>
              <w:fldChar w:fldCharType="end"/>
            </w:r>
          </w:hyperlink>
        </w:p>
        <w:p w14:paraId="349C37B7" w14:textId="45499EF8" w:rsidR="0078561B" w:rsidRDefault="0078561B">
          <w:pPr>
            <w:pStyle w:val="TOC2"/>
            <w:tabs>
              <w:tab w:val="left" w:pos="960"/>
              <w:tab w:val="right" w:leader="dot" w:pos="9016"/>
            </w:tabs>
            <w:rPr>
              <w:rFonts w:asciiTheme="minorHAnsi" w:hAnsiTheme="minorHAnsi"/>
              <w:noProof/>
              <w:sz w:val="24"/>
            </w:rPr>
          </w:pPr>
          <w:hyperlink w:anchor="_Toc232496848" w:history="1">
            <w:r w:rsidRPr="00662C4C">
              <w:rPr>
                <w:rStyle w:val="Hyperlink"/>
                <w:noProof/>
              </w:rPr>
              <w:t>8.5</w:t>
            </w:r>
            <w:r>
              <w:rPr>
                <w:rFonts w:asciiTheme="minorHAnsi" w:hAnsiTheme="minorHAnsi"/>
                <w:noProof/>
                <w:sz w:val="24"/>
              </w:rPr>
              <w:tab/>
            </w:r>
            <w:r w:rsidRPr="00662C4C">
              <w:rPr>
                <w:rStyle w:val="Hyperlink"/>
                <w:noProof/>
              </w:rPr>
              <w:t>UCS Integration</w:t>
            </w:r>
            <w:r>
              <w:rPr>
                <w:noProof/>
                <w:webHidden/>
              </w:rPr>
              <w:tab/>
            </w:r>
            <w:r>
              <w:rPr>
                <w:noProof/>
                <w:webHidden/>
              </w:rPr>
              <w:fldChar w:fldCharType="begin"/>
            </w:r>
            <w:r>
              <w:rPr>
                <w:noProof/>
                <w:webHidden/>
              </w:rPr>
              <w:instrText xml:space="preserve"> PAGEREF _Toc232496848 \h </w:instrText>
            </w:r>
            <w:r>
              <w:rPr>
                <w:noProof/>
                <w:webHidden/>
              </w:rPr>
            </w:r>
            <w:r>
              <w:rPr>
                <w:noProof/>
                <w:webHidden/>
              </w:rPr>
              <w:fldChar w:fldCharType="separate"/>
            </w:r>
            <w:r>
              <w:rPr>
                <w:noProof/>
                <w:webHidden/>
              </w:rPr>
              <w:t>60</w:t>
            </w:r>
            <w:r>
              <w:rPr>
                <w:noProof/>
                <w:webHidden/>
              </w:rPr>
              <w:fldChar w:fldCharType="end"/>
            </w:r>
          </w:hyperlink>
        </w:p>
        <w:p w14:paraId="6812455D" w14:textId="0D12728C" w:rsidR="0078561B" w:rsidRDefault="0078561B">
          <w:pPr>
            <w:pStyle w:val="TOC1"/>
            <w:tabs>
              <w:tab w:val="left" w:pos="440"/>
              <w:tab w:val="right" w:leader="dot" w:pos="9016"/>
            </w:tabs>
            <w:rPr>
              <w:rFonts w:asciiTheme="minorHAnsi" w:hAnsiTheme="minorHAnsi"/>
              <w:noProof/>
              <w:sz w:val="24"/>
            </w:rPr>
          </w:pPr>
          <w:hyperlink w:anchor="_Toc232496849" w:history="1">
            <w:r w:rsidRPr="00662C4C">
              <w:rPr>
                <w:rStyle w:val="Hyperlink"/>
                <w:noProof/>
              </w:rPr>
              <w:t>9.</w:t>
            </w:r>
            <w:r>
              <w:rPr>
                <w:rFonts w:asciiTheme="minorHAnsi" w:hAnsiTheme="minorHAnsi"/>
                <w:noProof/>
                <w:sz w:val="24"/>
              </w:rPr>
              <w:tab/>
            </w:r>
            <w:r w:rsidRPr="00662C4C">
              <w:rPr>
                <w:rStyle w:val="Hyperlink"/>
                <w:noProof/>
              </w:rPr>
              <w:t>Broadcast and Notification Framework</w:t>
            </w:r>
            <w:r>
              <w:rPr>
                <w:noProof/>
                <w:webHidden/>
              </w:rPr>
              <w:tab/>
            </w:r>
            <w:r>
              <w:rPr>
                <w:noProof/>
                <w:webHidden/>
              </w:rPr>
              <w:fldChar w:fldCharType="begin"/>
            </w:r>
            <w:r>
              <w:rPr>
                <w:noProof/>
                <w:webHidden/>
              </w:rPr>
              <w:instrText xml:space="preserve"> PAGEREF _Toc232496849 \h </w:instrText>
            </w:r>
            <w:r>
              <w:rPr>
                <w:noProof/>
                <w:webHidden/>
              </w:rPr>
            </w:r>
            <w:r>
              <w:rPr>
                <w:noProof/>
                <w:webHidden/>
              </w:rPr>
              <w:fldChar w:fldCharType="separate"/>
            </w:r>
            <w:r>
              <w:rPr>
                <w:noProof/>
                <w:webHidden/>
              </w:rPr>
              <w:t>61</w:t>
            </w:r>
            <w:r>
              <w:rPr>
                <w:noProof/>
                <w:webHidden/>
              </w:rPr>
              <w:fldChar w:fldCharType="end"/>
            </w:r>
          </w:hyperlink>
        </w:p>
        <w:p w14:paraId="1FFBF17B" w14:textId="692DC61D" w:rsidR="0078561B" w:rsidRDefault="0078561B">
          <w:pPr>
            <w:pStyle w:val="TOC2"/>
            <w:tabs>
              <w:tab w:val="left" w:pos="960"/>
              <w:tab w:val="right" w:leader="dot" w:pos="9016"/>
            </w:tabs>
            <w:rPr>
              <w:rFonts w:asciiTheme="minorHAnsi" w:hAnsiTheme="minorHAnsi"/>
              <w:noProof/>
              <w:sz w:val="24"/>
            </w:rPr>
          </w:pPr>
          <w:hyperlink w:anchor="_Toc232496850" w:history="1">
            <w:r w:rsidRPr="00662C4C">
              <w:rPr>
                <w:rStyle w:val="Hyperlink"/>
                <w:noProof/>
              </w:rPr>
              <w:t>9.1</w:t>
            </w:r>
            <w:r>
              <w:rPr>
                <w:rFonts w:asciiTheme="minorHAnsi" w:hAnsiTheme="minorHAnsi"/>
                <w:noProof/>
                <w:sz w:val="24"/>
              </w:rPr>
              <w:tab/>
            </w:r>
            <w:r w:rsidRPr="00662C4C">
              <w:rPr>
                <w:rStyle w:val="Hyperlink"/>
                <w:noProof/>
              </w:rPr>
              <w:t>Broadcast Types</w:t>
            </w:r>
            <w:r>
              <w:rPr>
                <w:noProof/>
                <w:webHidden/>
              </w:rPr>
              <w:tab/>
            </w:r>
            <w:r>
              <w:rPr>
                <w:noProof/>
                <w:webHidden/>
              </w:rPr>
              <w:fldChar w:fldCharType="begin"/>
            </w:r>
            <w:r>
              <w:rPr>
                <w:noProof/>
                <w:webHidden/>
              </w:rPr>
              <w:instrText xml:space="preserve"> PAGEREF _Toc232496850 \h </w:instrText>
            </w:r>
            <w:r>
              <w:rPr>
                <w:noProof/>
                <w:webHidden/>
              </w:rPr>
            </w:r>
            <w:r>
              <w:rPr>
                <w:noProof/>
                <w:webHidden/>
              </w:rPr>
              <w:fldChar w:fldCharType="separate"/>
            </w:r>
            <w:r>
              <w:rPr>
                <w:noProof/>
                <w:webHidden/>
              </w:rPr>
              <w:t>61</w:t>
            </w:r>
            <w:r>
              <w:rPr>
                <w:noProof/>
                <w:webHidden/>
              </w:rPr>
              <w:fldChar w:fldCharType="end"/>
            </w:r>
          </w:hyperlink>
        </w:p>
        <w:p w14:paraId="1F6BB65B" w14:textId="1C45E21D" w:rsidR="0078561B" w:rsidRDefault="0078561B">
          <w:pPr>
            <w:pStyle w:val="TOC2"/>
            <w:tabs>
              <w:tab w:val="left" w:pos="960"/>
              <w:tab w:val="right" w:leader="dot" w:pos="9016"/>
            </w:tabs>
            <w:rPr>
              <w:rFonts w:asciiTheme="minorHAnsi" w:hAnsiTheme="minorHAnsi"/>
              <w:noProof/>
              <w:sz w:val="24"/>
            </w:rPr>
          </w:pPr>
          <w:hyperlink w:anchor="_Toc232496851" w:history="1">
            <w:r w:rsidRPr="00662C4C">
              <w:rPr>
                <w:rStyle w:val="Hyperlink"/>
                <w:noProof/>
              </w:rPr>
              <w:t>9.2</w:t>
            </w:r>
            <w:r>
              <w:rPr>
                <w:rFonts w:asciiTheme="minorHAnsi" w:hAnsiTheme="minorHAnsi"/>
                <w:noProof/>
                <w:sz w:val="24"/>
              </w:rPr>
              <w:tab/>
            </w:r>
            <w:r w:rsidRPr="00662C4C">
              <w:rPr>
                <w:rStyle w:val="Hyperlink"/>
                <w:noProof/>
              </w:rPr>
              <w:t>Delivery Channels</w:t>
            </w:r>
            <w:r>
              <w:rPr>
                <w:noProof/>
                <w:webHidden/>
              </w:rPr>
              <w:tab/>
            </w:r>
            <w:r>
              <w:rPr>
                <w:noProof/>
                <w:webHidden/>
              </w:rPr>
              <w:fldChar w:fldCharType="begin"/>
            </w:r>
            <w:r>
              <w:rPr>
                <w:noProof/>
                <w:webHidden/>
              </w:rPr>
              <w:instrText xml:space="preserve"> PAGEREF _Toc232496851 \h </w:instrText>
            </w:r>
            <w:r>
              <w:rPr>
                <w:noProof/>
                <w:webHidden/>
              </w:rPr>
            </w:r>
            <w:r>
              <w:rPr>
                <w:noProof/>
                <w:webHidden/>
              </w:rPr>
              <w:fldChar w:fldCharType="separate"/>
            </w:r>
            <w:r>
              <w:rPr>
                <w:noProof/>
                <w:webHidden/>
              </w:rPr>
              <w:t>61</w:t>
            </w:r>
            <w:r>
              <w:rPr>
                <w:noProof/>
                <w:webHidden/>
              </w:rPr>
              <w:fldChar w:fldCharType="end"/>
            </w:r>
          </w:hyperlink>
        </w:p>
        <w:p w14:paraId="023F7D28" w14:textId="61490C8D" w:rsidR="0078561B" w:rsidRDefault="0078561B">
          <w:pPr>
            <w:pStyle w:val="TOC2"/>
            <w:tabs>
              <w:tab w:val="left" w:pos="960"/>
              <w:tab w:val="right" w:leader="dot" w:pos="9016"/>
            </w:tabs>
            <w:rPr>
              <w:rFonts w:asciiTheme="minorHAnsi" w:hAnsiTheme="minorHAnsi"/>
              <w:noProof/>
              <w:sz w:val="24"/>
            </w:rPr>
          </w:pPr>
          <w:hyperlink w:anchor="_Toc232496852" w:history="1">
            <w:r w:rsidRPr="00662C4C">
              <w:rPr>
                <w:rStyle w:val="Hyperlink"/>
                <w:noProof/>
              </w:rPr>
              <w:t>9.3</w:t>
            </w:r>
            <w:r>
              <w:rPr>
                <w:rFonts w:asciiTheme="minorHAnsi" w:hAnsiTheme="minorHAnsi"/>
                <w:noProof/>
                <w:sz w:val="24"/>
              </w:rPr>
              <w:tab/>
            </w:r>
            <w:r w:rsidRPr="00662C4C">
              <w:rPr>
                <w:rStyle w:val="Hyperlink"/>
                <w:noProof/>
              </w:rPr>
              <w:t>Recipient Group</w:t>
            </w:r>
            <w:r>
              <w:rPr>
                <w:noProof/>
                <w:webHidden/>
              </w:rPr>
              <w:tab/>
            </w:r>
            <w:r>
              <w:rPr>
                <w:noProof/>
                <w:webHidden/>
              </w:rPr>
              <w:fldChar w:fldCharType="begin"/>
            </w:r>
            <w:r>
              <w:rPr>
                <w:noProof/>
                <w:webHidden/>
              </w:rPr>
              <w:instrText xml:space="preserve"> PAGEREF _Toc232496852 \h </w:instrText>
            </w:r>
            <w:r>
              <w:rPr>
                <w:noProof/>
                <w:webHidden/>
              </w:rPr>
            </w:r>
            <w:r>
              <w:rPr>
                <w:noProof/>
                <w:webHidden/>
              </w:rPr>
              <w:fldChar w:fldCharType="separate"/>
            </w:r>
            <w:r>
              <w:rPr>
                <w:noProof/>
                <w:webHidden/>
              </w:rPr>
              <w:t>62</w:t>
            </w:r>
            <w:r>
              <w:rPr>
                <w:noProof/>
                <w:webHidden/>
              </w:rPr>
              <w:fldChar w:fldCharType="end"/>
            </w:r>
          </w:hyperlink>
        </w:p>
        <w:p w14:paraId="58B10E91" w14:textId="4AA85B64" w:rsidR="0078561B" w:rsidRDefault="0078561B">
          <w:pPr>
            <w:pStyle w:val="TOC2"/>
            <w:tabs>
              <w:tab w:val="left" w:pos="960"/>
              <w:tab w:val="right" w:leader="dot" w:pos="9016"/>
            </w:tabs>
            <w:rPr>
              <w:rFonts w:asciiTheme="minorHAnsi" w:hAnsiTheme="minorHAnsi"/>
              <w:noProof/>
              <w:sz w:val="24"/>
            </w:rPr>
          </w:pPr>
          <w:hyperlink w:anchor="_Toc232496853" w:history="1">
            <w:r w:rsidRPr="00662C4C">
              <w:rPr>
                <w:rStyle w:val="Hyperlink"/>
                <w:noProof/>
              </w:rPr>
              <w:t>9.4</w:t>
            </w:r>
            <w:r>
              <w:rPr>
                <w:rFonts w:asciiTheme="minorHAnsi" w:hAnsiTheme="minorHAnsi"/>
                <w:noProof/>
                <w:sz w:val="24"/>
              </w:rPr>
              <w:tab/>
            </w:r>
            <w:r w:rsidRPr="00662C4C">
              <w:rPr>
                <w:rStyle w:val="Hyperlink"/>
                <w:noProof/>
              </w:rPr>
              <w:t>Broadcast Templates</w:t>
            </w:r>
            <w:r>
              <w:rPr>
                <w:noProof/>
                <w:webHidden/>
              </w:rPr>
              <w:tab/>
            </w:r>
            <w:r>
              <w:rPr>
                <w:noProof/>
                <w:webHidden/>
              </w:rPr>
              <w:fldChar w:fldCharType="begin"/>
            </w:r>
            <w:r>
              <w:rPr>
                <w:noProof/>
                <w:webHidden/>
              </w:rPr>
              <w:instrText xml:space="preserve"> PAGEREF _Toc232496853 \h </w:instrText>
            </w:r>
            <w:r>
              <w:rPr>
                <w:noProof/>
                <w:webHidden/>
              </w:rPr>
            </w:r>
            <w:r>
              <w:rPr>
                <w:noProof/>
                <w:webHidden/>
              </w:rPr>
              <w:fldChar w:fldCharType="separate"/>
            </w:r>
            <w:r>
              <w:rPr>
                <w:noProof/>
                <w:webHidden/>
              </w:rPr>
              <w:t>62</w:t>
            </w:r>
            <w:r>
              <w:rPr>
                <w:noProof/>
                <w:webHidden/>
              </w:rPr>
              <w:fldChar w:fldCharType="end"/>
            </w:r>
          </w:hyperlink>
        </w:p>
        <w:p w14:paraId="1B88C2DF" w14:textId="659FE54A" w:rsidR="0078561B" w:rsidRDefault="0078561B">
          <w:pPr>
            <w:pStyle w:val="TOC2"/>
            <w:tabs>
              <w:tab w:val="left" w:pos="960"/>
              <w:tab w:val="right" w:leader="dot" w:pos="9016"/>
            </w:tabs>
            <w:rPr>
              <w:rFonts w:asciiTheme="minorHAnsi" w:hAnsiTheme="minorHAnsi"/>
              <w:noProof/>
              <w:sz w:val="24"/>
            </w:rPr>
          </w:pPr>
          <w:hyperlink w:anchor="_Toc232496854" w:history="1">
            <w:r w:rsidRPr="00662C4C">
              <w:rPr>
                <w:rStyle w:val="Hyperlink"/>
                <w:noProof/>
              </w:rPr>
              <w:t>9.5</w:t>
            </w:r>
            <w:r>
              <w:rPr>
                <w:rFonts w:asciiTheme="minorHAnsi" w:hAnsiTheme="minorHAnsi"/>
                <w:noProof/>
                <w:sz w:val="24"/>
              </w:rPr>
              <w:tab/>
            </w:r>
            <w:r w:rsidRPr="00662C4C">
              <w:rPr>
                <w:rStyle w:val="Hyperlink"/>
                <w:noProof/>
              </w:rPr>
              <w:t>System Notifications</w:t>
            </w:r>
            <w:r>
              <w:rPr>
                <w:noProof/>
                <w:webHidden/>
              </w:rPr>
              <w:tab/>
            </w:r>
            <w:r>
              <w:rPr>
                <w:noProof/>
                <w:webHidden/>
              </w:rPr>
              <w:fldChar w:fldCharType="begin"/>
            </w:r>
            <w:r>
              <w:rPr>
                <w:noProof/>
                <w:webHidden/>
              </w:rPr>
              <w:instrText xml:space="preserve"> PAGEREF _Toc232496854 \h </w:instrText>
            </w:r>
            <w:r>
              <w:rPr>
                <w:noProof/>
                <w:webHidden/>
              </w:rPr>
            </w:r>
            <w:r>
              <w:rPr>
                <w:noProof/>
                <w:webHidden/>
              </w:rPr>
              <w:fldChar w:fldCharType="separate"/>
            </w:r>
            <w:r>
              <w:rPr>
                <w:noProof/>
                <w:webHidden/>
              </w:rPr>
              <w:t>62</w:t>
            </w:r>
            <w:r>
              <w:rPr>
                <w:noProof/>
                <w:webHidden/>
              </w:rPr>
              <w:fldChar w:fldCharType="end"/>
            </w:r>
          </w:hyperlink>
        </w:p>
        <w:p w14:paraId="68A8A898" w14:textId="351EA4F6" w:rsidR="0078561B" w:rsidRDefault="0078561B">
          <w:pPr>
            <w:pStyle w:val="TOC2"/>
            <w:tabs>
              <w:tab w:val="left" w:pos="960"/>
              <w:tab w:val="right" w:leader="dot" w:pos="9016"/>
            </w:tabs>
            <w:rPr>
              <w:rFonts w:asciiTheme="minorHAnsi" w:hAnsiTheme="minorHAnsi"/>
              <w:noProof/>
              <w:sz w:val="24"/>
            </w:rPr>
          </w:pPr>
          <w:hyperlink w:anchor="_Toc232496855" w:history="1">
            <w:r w:rsidRPr="00662C4C">
              <w:rPr>
                <w:rStyle w:val="Hyperlink"/>
                <w:noProof/>
              </w:rPr>
              <w:t>9.6</w:t>
            </w:r>
            <w:r>
              <w:rPr>
                <w:rFonts w:asciiTheme="minorHAnsi" w:hAnsiTheme="minorHAnsi"/>
                <w:noProof/>
                <w:sz w:val="24"/>
              </w:rPr>
              <w:tab/>
            </w:r>
            <w:r w:rsidRPr="00662C4C">
              <w:rPr>
                <w:rStyle w:val="Hyperlink"/>
                <w:noProof/>
              </w:rPr>
              <w:t>Broadcast Matrix</w:t>
            </w:r>
            <w:r>
              <w:rPr>
                <w:noProof/>
                <w:webHidden/>
              </w:rPr>
              <w:tab/>
            </w:r>
            <w:r>
              <w:rPr>
                <w:noProof/>
                <w:webHidden/>
              </w:rPr>
              <w:fldChar w:fldCharType="begin"/>
            </w:r>
            <w:r>
              <w:rPr>
                <w:noProof/>
                <w:webHidden/>
              </w:rPr>
              <w:instrText xml:space="preserve"> PAGEREF _Toc232496855 \h </w:instrText>
            </w:r>
            <w:r>
              <w:rPr>
                <w:noProof/>
                <w:webHidden/>
              </w:rPr>
            </w:r>
            <w:r>
              <w:rPr>
                <w:noProof/>
                <w:webHidden/>
              </w:rPr>
              <w:fldChar w:fldCharType="separate"/>
            </w:r>
            <w:r>
              <w:rPr>
                <w:noProof/>
                <w:webHidden/>
              </w:rPr>
              <w:t>64</w:t>
            </w:r>
            <w:r>
              <w:rPr>
                <w:noProof/>
                <w:webHidden/>
              </w:rPr>
              <w:fldChar w:fldCharType="end"/>
            </w:r>
          </w:hyperlink>
        </w:p>
        <w:p w14:paraId="2958C947" w14:textId="0D5A02F7" w:rsidR="0078561B" w:rsidRDefault="0078561B">
          <w:pPr>
            <w:pStyle w:val="TOC2"/>
            <w:tabs>
              <w:tab w:val="left" w:pos="960"/>
              <w:tab w:val="right" w:leader="dot" w:pos="9016"/>
            </w:tabs>
            <w:rPr>
              <w:rFonts w:asciiTheme="minorHAnsi" w:hAnsiTheme="minorHAnsi"/>
              <w:noProof/>
              <w:sz w:val="24"/>
            </w:rPr>
          </w:pPr>
          <w:hyperlink w:anchor="_Toc232496856" w:history="1">
            <w:r w:rsidRPr="00662C4C">
              <w:rPr>
                <w:rStyle w:val="Hyperlink"/>
                <w:noProof/>
              </w:rPr>
              <w:t>9.7</w:t>
            </w:r>
            <w:r>
              <w:rPr>
                <w:rFonts w:asciiTheme="minorHAnsi" w:hAnsiTheme="minorHAnsi"/>
                <w:noProof/>
                <w:sz w:val="24"/>
              </w:rPr>
              <w:tab/>
            </w:r>
            <w:r w:rsidRPr="00662C4C">
              <w:rPr>
                <w:rStyle w:val="Hyperlink"/>
                <w:noProof/>
              </w:rPr>
              <w:t>End-of-Day Interim Broadcast</w:t>
            </w:r>
            <w:r>
              <w:rPr>
                <w:noProof/>
                <w:webHidden/>
              </w:rPr>
              <w:tab/>
            </w:r>
            <w:r>
              <w:rPr>
                <w:noProof/>
                <w:webHidden/>
              </w:rPr>
              <w:fldChar w:fldCharType="begin"/>
            </w:r>
            <w:r>
              <w:rPr>
                <w:noProof/>
                <w:webHidden/>
              </w:rPr>
              <w:instrText xml:space="preserve"> PAGEREF _Toc232496856 \h </w:instrText>
            </w:r>
            <w:r>
              <w:rPr>
                <w:noProof/>
                <w:webHidden/>
              </w:rPr>
            </w:r>
            <w:r>
              <w:rPr>
                <w:noProof/>
                <w:webHidden/>
              </w:rPr>
              <w:fldChar w:fldCharType="separate"/>
            </w:r>
            <w:r>
              <w:rPr>
                <w:noProof/>
                <w:webHidden/>
              </w:rPr>
              <w:t>64</w:t>
            </w:r>
            <w:r>
              <w:rPr>
                <w:noProof/>
                <w:webHidden/>
              </w:rPr>
              <w:fldChar w:fldCharType="end"/>
            </w:r>
          </w:hyperlink>
        </w:p>
        <w:p w14:paraId="4E2E7E83" w14:textId="499959C1" w:rsidR="0078561B" w:rsidRDefault="0078561B">
          <w:pPr>
            <w:pStyle w:val="TOC2"/>
            <w:tabs>
              <w:tab w:val="left" w:pos="960"/>
              <w:tab w:val="right" w:leader="dot" w:pos="9016"/>
            </w:tabs>
            <w:rPr>
              <w:rFonts w:asciiTheme="minorHAnsi" w:hAnsiTheme="minorHAnsi"/>
              <w:noProof/>
              <w:sz w:val="24"/>
            </w:rPr>
          </w:pPr>
          <w:hyperlink w:anchor="_Toc232496857" w:history="1">
            <w:r w:rsidRPr="00662C4C">
              <w:rPr>
                <w:rStyle w:val="Hyperlink"/>
                <w:noProof/>
              </w:rPr>
              <w:t>9.8</w:t>
            </w:r>
            <w:r>
              <w:rPr>
                <w:rFonts w:asciiTheme="minorHAnsi" w:hAnsiTheme="minorHAnsi"/>
                <w:noProof/>
                <w:sz w:val="24"/>
              </w:rPr>
              <w:tab/>
            </w:r>
            <w:r w:rsidRPr="00662C4C">
              <w:rPr>
                <w:rStyle w:val="Hyperlink"/>
                <w:noProof/>
              </w:rPr>
              <w:t>SDC Communications Team Notification</w:t>
            </w:r>
            <w:r>
              <w:rPr>
                <w:noProof/>
                <w:webHidden/>
              </w:rPr>
              <w:tab/>
            </w:r>
            <w:r>
              <w:rPr>
                <w:noProof/>
                <w:webHidden/>
              </w:rPr>
              <w:fldChar w:fldCharType="begin"/>
            </w:r>
            <w:r>
              <w:rPr>
                <w:noProof/>
                <w:webHidden/>
              </w:rPr>
              <w:instrText xml:space="preserve"> PAGEREF _Toc232496857 \h </w:instrText>
            </w:r>
            <w:r>
              <w:rPr>
                <w:noProof/>
                <w:webHidden/>
              </w:rPr>
            </w:r>
            <w:r>
              <w:rPr>
                <w:noProof/>
                <w:webHidden/>
              </w:rPr>
              <w:fldChar w:fldCharType="separate"/>
            </w:r>
            <w:r>
              <w:rPr>
                <w:noProof/>
                <w:webHidden/>
              </w:rPr>
              <w:t>64</w:t>
            </w:r>
            <w:r>
              <w:rPr>
                <w:noProof/>
                <w:webHidden/>
              </w:rPr>
              <w:fldChar w:fldCharType="end"/>
            </w:r>
          </w:hyperlink>
        </w:p>
        <w:p w14:paraId="68B839A2" w14:textId="14980A3A" w:rsidR="0078561B" w:rsidRDefault="0078561B">
          <w:pPr>
            <w:pStyle w:val="TOC2"/>
            <w:tabs>
              <w:tab w:val="left" w:pos="960"/>
              <w:tab w:val="right" w:leader="dot" w:pos="9016"/>
            </w:tabs>
            <w:rPr>
              <w:rFonts w:asciiTheme="minorHAnsi" w:hAnsiTheme="minorHAnsi"/>
              <w:noProof/>
              <w:sz w:val="24"/>
            </w:rPr>
          </w:pPr>
          <w:hyperlink w:anchor="_Toc232496858" w:history="1">
            <w:r w:rsidRPr="00662C4C">
              <w:rPr>
                <w:rStyle w:val="Hyperlink"/>
                <w:noProof/>
              </w:rPr>
              <w:t>9.9</w:t>
            </w:r>
            <w:r>
              <w:rPr>
                <w:rFonts w:asciiTheme="minorHAnsi" w:hAnsiTheme="minorHAnsi"/>
                <w:noProof/>
                <w:sz w:val="24"/>
              </w:rPr>
              <w:tab/>
            </w:r>
            <w:r w:rsidRPr="00662C4C">
              <w:rPr>
                <w:rStyle w:val="Hyperlink"/>
                <w:noProof/>
              </w:rPr>
              <w:t>Broadcast Record and Export</w:t>
            </w:r>
            <w:r>
              <w:rPr>
                <w:noProof/>
                <w:webHidden/>
              </w:rPr>
              <w:tab/>
            </w:r>
            <w:r>
              <w:rPr>
                <w:noProof/>
                <w:webHidden/>
              </w:rPr>
              <w:fldChar w:fldCharType="begin"/>
            </w:r>
            <w:r>
              <w:rPr>
                <w:noProof/>
                <w:webHidden/>
              </w:rPr>
              <w:instrText xml:space="preserve"> PAGEREF _Toc232496858 \h </w:instrText>
            </w:r>
            <w:r>
              <w:rPr>
                <w:noProof/>
                <w:webHidden/>
              </w:rPr>
            </w:r>
            <w:r>
              <w:rPr>
                <w:noProof/>
                <w:webHidden/>
              </w:rPr>
              <w:fldChar w:fldCharType="separate"/>
            </w:r>
            <w:r>
              <w:rPr>
                <w:noProof/>
                <w:webHidden/>
              </w:rPr>
              <w:t>64</w:t>
            </w:r>
            <w:r>
              <w:rPr>
                <w:noProof/>
                <w:webHidden/>
              </w:rPr>
              <w:fldChar w:fldCharType="end"/>
            </w:r>
          </w:hyperlink>
        </w:p>
        <w:p w14:paraId="7E87F814" w14:textId="0301D230" w:rsidR="0078561B" w:rsidRDefault="0078561B">
          <w:pPr>
            <w:pStyle w:val="TOC1"/>
            <w:tabs>
              <w:tab w:val="left" w:pos="720"/>
              <w:tab w:val="right" w:leader="dot" w:pos="9016"/>
            </w:tabs>
            <w:rPr>
              <w:rFonts w:asciiTheme="minorHAnsi" w:hAnsiTheme="minorHAnsi"/>
              <w:noProof/>
              <w:sz w:val="24"/>
            </w:rPr>
          </w:pPr>
          <w:hyperlink w:anchor="_Toc232496859" w:history="1">
            <w:r w:rsidRPr="00662C4C">
              <w:rPr>
                <w:rStyle w:val="Hyperlink"/>
                <w:noProof/>
              </w:rPr>
              <w:t>10.</w:t>
            </w:r>
            <w:r>
              <w:rPr>
                <w:rFonts w:asciiTheme="minorHAnsi" w:hAnsiTheme="minorHAnsi"/>
                <w:noProof/>
                <w:sz w:val="24"/>
              </w:rPr>
              <w:tab/>
            </w:r>
            <w:r w:rsidRPr="00662C4C">
              <w:rPr>
                <w:rStyle w:val="Hyperlink"/>
                <w:noProof/>
              </w:rPr>
              <w:t>Crisis Management and Emergency Recall</w:t>
            </w:r>
            <w:r>
              <w:rPr>
                <w:noProof/>
                <w:webHidden/>
              </w:rPr>
              <w:tab/>
            </w:r>
            <w:r>
              <w:rPr>
                <w:noProof/>
                <w:webHidden/>
              </w:rPr>
              <w:fldChar w:fldCharType="begin"/>
            </w:r>
            <w:r>
              <w:rPr>
                <w:noProof/>
                <w:webHidden/>
              </w:rPr>
              <w:instrText xml:space="preserve"> PAGEREF _Toc232496859 \h </w:instrText>
            </w:r>
            <w:r>
              <w:rPr>
                <w:noProof/>
                <w:webHidden/>
              </w:rPr>
            </w:r>
            <w:r>
              <w:rPr>
                <w:noProof/>
                <w:webHidden/>
              </w:rPr>
              <w:fldChar w:fldCharType="separate"/>
            </w:r>
            <w:r>
              <w:rPr>
                <w:noProof/>
                <w:webHidden/>
              </w:rPr>
              <w:t>65</w:t>
            </w:r>
            <w:r>
              <w:rPr>
                <w:noProof/>
                <w:webHidden/>
              </w:rPr>
              <w:fldChar w:fldCharType="end"/>
            </w:r>
          </w:hyperlink>
        </w:p>
        <w:p w14:paraId="41451D9D" w14:textId="44B17B9A" w:rsidR="0078561B" w:rsidRDefault="0078561B">
          <w:pPr>
            <w:pStyle w:val="TOC2"/>
            <w:tabs>
              <w:tab w:val="left" w:pos="960"/>
              <w:tab w:val="right" w:leader="dot" w:pos="9016"/>
            </w:tabs>
            <w:rPr>
              <w:rFonts w:asciiTheme="minorHAnsi" w:hAnsiTheme="minorHAnsi"/>
              <w:noProof/>
              <w:sz w:val="24"/>
            </w:rPr>
          </w:pPr>
          <w:hyperlink w:anchor="_Toc232496860" w:history="1">
            <w:r w:rsidRPr="00662C4C">
              <w:rPr>
                <w:rStyle w:val="Hyperlink"/>
                <w:noProof/>
              </w:rPr>
              <w:t>10.1</w:t>
            </w:r>
            <w:r>
              <w:rPr>
                <w:rFonts w:asciiTheme="minorHAnsi" w:hAnsiTheme="minorHAnsi"/>
                <w:noProof/>
                <w:sz w:val="24"/>
              </w:rPr>
              <w:tab/>
            </w:r>
            <w:r w:rsidRPr="00662C4C">
              <w:rPr>
                <w:rStyle w:val="Hyperlink"/>
                <w:noProof/>
              </w:rPr>
              <w:t>Crisis Level Classification and Routing</w:t>
            </w:r>
            <w:r>
              <w:rPr>
                <w:noProof/>
                <w:webHidden/>
              </w:rPr>
              <w:tab/>
            </w:r>
            <w:r>
              <w:rPr>
                <w:noProof/>
                <w:webHidden/>
              </w:rPr>
              <w:fldChar w:fldCharType="begin"/>
            </w:r>
            <w:r>
              <w:rPr>
                <w:noProof/>
                <w:webHidden/>
              </w:rPr>
              <w:instrText xml:space="preserve"> PAGEREF _Toc232496860 \h </w:instrText>
            </w:r>
            <w:r>
              <w:rPr>
                <w:noProof/>
                <w:webHidden/>
              </w:rPr>
            </w:r>
            <w:r>
              <w:rPr>
                <w:noProof/>
                <w:webHidden/>
              </w:rPr>
              <w:fldChar w:fldCharType="separate"/>
            </w:r>
            <w:r>
              <w:rPr>
                <w:noProof/>
                <w:webHidden/>
              </w:rPr>
              <w:t>65</w:t>
            </w:r>
            <w:r>
              <w:rPr>
                <w:noProof/>
                <w:webHidden/>
              </w:rPr>
              <w:fldChar w:fldCharType="end"/>
            </w:r>
          </w:hyperlink>
        </w:p>
        <w:p w14:paraId="138DDDBD" w14:textId="0638B798" w:rsidR="0078561B" w:rsidRDefault="0078561B">
          <w:pPr>
            <w:pStyle w:val="TOC2"/>
            <w:tabs>
              <w:tab w:val="left" w:pos="960"/>
              <w:tab w:val="right" w:leader="dot" w:pos="9016"/>
            </w:tabs>
            <w:rPr>
              <w:rFonts w:asciiTheme="minorHAnsi" w:hAnsiTheme="minorHAnsi"/>
              <w:noProof/>
              <w:sz w:val="24"/>
            </w:rPr>
          </w:pPr>
          <w:hyperlink w:anchor="_Toc232496861" w:history="1">
            <w:r w:rsidRPr="00662C4C">
              <w:rPr>
                <w:rStyle w:val="Hyperlink"/>
                <w:noProof/>
              </w:rPr>
              <w:t>10.2</w:t>
            </w:r>
            <w:r>
              <w:rPr>
                <w:rFonts w:asciiTheme="minorHAnsi" w:hAnsiTheme="minorHAnsi"/>
                <w:noProof/>
                <w:sz w:val="24"/>
              </w:rPr>
              <w:tab/>
            </w:r>
            <w:r w:rsidRPr="00662C4C">
              <w:rPr>
                <w:rStyle w:val="Hyperlink"/>
                <w:noProof/>
              </w:rPr>
              <w:t>Crisis Recall</w:t>
            </w:r>
            <w:r>
              <w:rPr>
                <w:noProof/>
                <w:webHidden/>
              </w:rPr>
              <w:tab/>
            </w:r>
            <w:r>
              <w:rPr>
                <w:noProof/>
                <w:webHidden/>
              </w:rPr>
              <w:fldChar w:fldCharType="begin"/>
            </w:r>
            <w:r>
              <w:rPr>
                <w:noProof/>
                <w:webHidden/>
              </w:rPr>
              <w:instrText xml:space="preserve"> PAGEREF _Toc232496861 \h </w:instrText>
            </w:r>
            <w:r>
              <w:rPr>
                <w:noProof/>
                <w:webHidden/>
              </w:rPr>
            </w:r>
            <w:r>
              <w:rPr>
                <w:noProof/>
                <w:webHidden/>
              </w:rPr>
              <w:fldChar w:fldCharType="separate"/>
            </w:r>
            <w:r>
              <w:rPr>
                <w:noProof/>
                <w:webHidden/>
              </w:rPr>
              <w:t>65</w:t>
            </w:r>
            <w:r>
              <w:rPr>
                <w:noProof/>
                <w:webHidden/>
              </w:rPr>
              <w:fldChar w:fldCharType="end"/>
            </w:r>
          </w:hyperlink>
        </w:p>
        <w:p w14:paraId="44805CFF" w14:textId="07B2295B" w:rsidR="0078561B" w:rsidRDefault="0078561B">
          <w:pPr>
            <w:pStyle w:val="TOC2"/>
            <w:tabs>
              <w:tab w:val="left" w:pos="960"/>
              <w:tab w:val="right" w:leader="dot" w:pos="9016"/>
            </w:tabs>
            <w:rPr>
              <w:rFonts w:asciiTheme="minorHAnsi" w:hAnsiTheme="minorHAnsi"/>
              <w:noProof/>
              <w:sz w:val="24"/>
            </w:rPr>
          </w:pPr>
          <w:hyperlink w:anchor="_Toc232496862" w:history="1">
            <w:r w:rsidRPr="00662C4C">
              <w:rPr>
                <w:rStyle w:val="Hyperlink"/>
                <w:noProof/>
              </w:rPr>
              <w:t>10.3</w:t>
            </w:r>
            <w:r>
              <w:rPr>
                <w:rFonts w:asciiTheme="minorHAnsi" w:hAnsiTheme="minorHAnsi"/>
                <w:noProof/>
                <w:sz w:val="24"/>
              </w:rPr>
              <w:tab/>
            </w:r>
            <w:r w:rsidRPr="00662C4C">
              <w:rPr>
                <w:rStyle w:val="Hyperlink"/>
                <w:noProof/>
              </w:rPr>
              <w:t>Delivery Channels</w:t>
            </w:r>
            <w:r>
              <w:rPr>
                <w:noProof/>
                <w:webHidden/>
              </w:rPr>
              <w:tab/>
            </w:r>
            <w:r>
              <w:rPr>
                <w:noProof/>
                <w:webHidden/>
              </w:rPr>
              <w:fldChar w:fldCharType="begin"/>
            </w:r>
            <w:r>
              <w:rPr>
                <w:noProof/>
                <w:webHidden/>
              </w:rPr>
              <w:instrText xml:space="preserve"> PAGEREF _Toc232496862 \h </w:instrText>
            </w:r>
            <w:r>
              <w:rPr>
                <w:noProof/>
                <w:webHidden/>
              </w:rPr>
            </w:r>
            <w:r>
              <w:rPr>
                <w:noProof/>
                <w:webHidden/>
              </w:rPr>
              <w:fldChar w:fldCharType="separate"/>
            </w:r>
            <w:r>
              <w:rPr>
                <w:noProof/>
                <w:webHidden/>
              </w:rPr>
              <w:t>65</w:t>
            </w:r>
            <w:r>
              <w:rPr>
                <w:noProof/>
                <w:webHidden/>
              </w:rPr>
              <w:fldChar w:fldCharType="end"/>
            </w:r>
          </w:hyperlink>
        </w:p>
        <w:p w14:paraId="0B7C8B77" w14:textId="050B5A8D" w:rsidR="0078561B" w:rsidRDefault="0078561B">
          <w:pPr>
            <w:pStyle w:val="TOC2"/>
            <w:tabs>
              <w:tab w:val="left" w:pos="960"/>
              <w:tab w:val="right" w:leader="dot" w:pos="9016"/>
            </w:tabs>
            <w:rPr>
              <w:rFonts w:asciiTheme="minorHAnsi" w:hAnsiTheme="minorHAnsi"/>
              <w:noProof/>
              <w:sz w:val="24"/>
            </w:rPr>
          </w:pPr>
          <w:hyperlink w:anchor="_Toc232496863" w:history="1">
            <w:r w:rsidRPr="00662C4C">
              <w:rPr>
                <w:rStyle w:val="Hyperlink"/>
                <w:noProof/>
              </w:rPr>
              <w:t>10.4</w:t>
            </w:r>
            <w:r>
              <w:rPr>
                <w:rFonts w:asciiTheme="minorHAnsi" w:hAnsiTheme="minorHAnsi"/>
                <w:noProof/>
                <w:sz w:val="24"/>
              </w:rPr>
              <w:tab/>
            </w:r>
            <w:r w:rsidRPr="00662C4C">
              <w:rPr>
                <w:rStyle w:val="Hyperlink"/>
                <w:noProof/>
              </w:rPr>
              <w:t>SMS Recall Workflow</w:t>
            </w:r>
            <w:r>
              <w:rPr>
                <w:noProof/>
                <w:webHidden/>
              </w:rPr>
              <w:tab/>
            </w:r>
            <w:r>
              <w:rPr>
                <w:noProof/>
                <w:webHidden/>
              </w:rPr>
              <w:fldChar w:fldCharType="begin"/>
            </w:r>
            <w:r>
              <w:rPr>
                <w:noProof/>
                <w:webHidden/>
              </w:rPr>
              <w:instrText xml:space="preserve"> PAGEREF _Toc232496863 \h </w:instrText>
            </w:r>
            <w:r>
              <w:rPr>
                <w:noProof/>
                <w:webHidden/>
              </w:rPr>
            </w:r>
            <w:r>
              <w:rPr>
                <w:noProof/>
                <w:webHidden/>
              </w:rPr>
              <w:fldChar w:fldCharType="separate"/>
            </w:r>
            <w:r>
              <w:rPr>
                <w:noProof/>
                <w:webHidden/>
              </w:rPr>
              <w:t>66</w:t>
            </w:r>
            <w:r>
              <w:rPr>
                <w:noProof/>
                <w:webHidden/>
              </w:rPr>
              <w:fldChar w:fldCharType="end"/>
            </w:r>
          </w:hyperlink>
        </w:p>
        <w:p w14:paraId="43FF0C21" w14:textId="796D90E3" w:rsidR="0078561B" w:rsidRDefault="0078561B">
          <w:pPr>
            <w:pStyle w:val="TOC1"/>
            <w:tabs>
              <w:tab w:val="left" w:pos="720"/>
              <w:tab w:val="right" w:leader="dot" w:pos="9016"/>
            </w:tabs>
            <w:rPr>
              <w:rFonts w:asciiTheme="minorHAnsi" w:hAnsiTheme="minorHAnsi"/>
              <w:noProof/>
              <w:sz w:val="24"/>
            </w:rPr>
          </w:pPr>
          <w:hyperlink w:anchor="_Toc232496864" w:history="1">
            <w:r w:rsidRPr="00662C4C">
              <w:rPr>
                <w:rStyle w:val="Hyperlink"/>
                <w:noProof/>
              </w:rPr>
              <w:t>11.</w:t>
            </w:r>
            <w:r>
              <w:rPr>
                <w:rFonts w:asciiTheme="minorHAnsi" w:hAnsiTheme="minorHAnsi"/>
                <w:noProof/>
                <w:sz w:val="24"/>
              </w:rPr>
              <w:tab/>
            </w:r>
            <w:r w:rsidRPr="00662C4C">
              <w:rPr>
                <w:rStyle w:val="Hyperlink"/>
                <w:noProof/>
              </w:rPr>
              <w:t>Reporting and Data Export</w:t>
            </w:r>
            <w:r>
              <w:rPr>
                <w:noProof/>
                <w:webHidden/>
              </w:rPr>
              <w:tab/>
            </w:r>
            <w:r>
              <w:rPr>
                <w:noProof/>
                <w:webHidden/>
              </w:rPr>
              <w:fldChar w:fldCharType="begin"/>
            </w:r>
            <w:r>
              <w:rPr>
                <w:noProof/>
                <w:webHidden/>
              </w:rPr>
              <w:instrText xml:space="preserve"> PAGEREF _Toc232496864 \h </w:instrText>
            </w:r>
            <w:r>
              <w:rPr>
                <w:noProof/>
                <w:webHidden/>
              </w:rPr>
            </w:r>
            <w:r>
              <w:rPr>
                <w:noProof/>
                <w:webHidden/>
              </w:rPr>
              <w:fldChar w:fldCharType="separate"/>
            </w:r>
            <w:r>
              <w:rPr>
                <w:noProof/>
                <w:webHidden/>
              </w:rPr>
              <w:t>67</w:t>
            </w:r>
            <w:r>
              <w:rPr>
                <w:noProof/>
                <w:webHidden/>
              </w:rPr>
              <w:fldChar w:fldCharType="end"/>
            </w:r>
          </w:hyperlink>
        </w:p>
        <w:p w14:paraId="2A8114CC" w14:textId="1D321803" w:rsidR="0078561B" w:rsidRDefault="0078561B">
          <w:pPr>
            <w:pStyle w:val="TOC2"/>
            <w:tabs>
              <w:tab w:val="left" w:pos="960"/>
              <w:tab w:val="right" w:leader="dot" w:pos="9016"/>
            </w:tabs>
            <w:rPr>
              <w:rFonts w:asciiTheme="minorHAnsi" w:hAnsiTheme="minorHAnsi"/>
              <w:noProof/>
              <w:sz w:val="24"/>
            </w:rPr>
          </w:pPr>
          <w:hyperlink w:anchor="_Toc232496865" w:history="1">
            <w:r w:rsidRPr="00662C4C">
              <w:rPr>
                <w:rStyle w:val="Hyperlink"/>
                <w:noProof/>
              </w:rPr>
              <w:t>11.1</w:t>
            </w:r>
            <w:r>
              <w:rPr>
                <w:rFonts w:asciiTheme="minorHAnsi" w:hAnsiTheme="minorHAnsi"/>
                <w:noProof/>
                <w:sz w:val="24"/>
              </w:rPr>
              <w:tab/>
            </w:r>
            <w:r w:rsidRPr="00662C4C">
              <w:rPr>
                <w:rStyle w:val="Hyperlink"/>
                <w:noProof/>
              </w:rPr>
              <w:t>Operational Statistics Module</w:t>
            </w:r>
            <w:r>
              <w:rPr>
                <w:noProof/>
                <w:webHidden/>
              </w:rPr>
              <w:tab/>
            </w:r>
            <w:r>
              <w:rPr>
                <w:noProof/>
                <w:webHidden/>
              </w:rPr>
              <w:fldChar w:fldCharType="begin"/>
            </w:r>
            <w:r>
              <w:rPr>
                <w:noProof/>
                <w:webHidden/>
              </w:rPr>
              <w:instrText xml:space="preserve"> PAGEREF _Toc232496865 \h </w:instrText>
            </w:r>
            <w:r>
              <w:rPr>
                <w:noProof/>
                <w:webHidden/>
              </w:rPr>
            </w:r>
            <w:r>
              <w:rPr>
                <w:noProof/>
                <w:webHidden/>
              </w:rPr>
              <w:fldChar w:fldCharType="separate"/>
            </w:r>
            <w:r>
              <w:rPr>
                <w:noProof/>
                <w:webHidden/>
              </w:rPr>
              <w:t>67</w:t>
            </w:r>
            <w:r>
              <w:rPr>
                <w:noProof/>
                <w:webHidden/>
              </w:rPr>
              <w:fldChar w:fldCharType="end"/>
            </w:r>
          </w:hyperlink>
        </w:p>
        <w:p w14:paraId="3507A28A" w14:textId="35A80F2C" w:rsidR="0078561B" w:rsidRDefault="0078561B">
          <w:pPr>
            <w:pStyle w:val="TOC2"/>
            <w:tabs>
              <w:tab w:val="left" w:pos="960"/>
              <w:tab w:val="right" w:leader="dot" w:pos="9016"/>
            </w:tabs>
            <w:rPr>
              <w:rFonts w:asciiTheme="minorHAnsi" w:hAnsiTheme="minorHAnsi"/>
              <w:noProof/>
              <w:sz w:val="24"/>
            </w:rPr>
          </w:pPr>
          <w:hyperlink w:anchor="_Toc232496866" w:history="1">
            <w:r w:rsidRPr="00662C4C">
              <w:rPr>
                <w:rStyle w:val="Hyperlink"/>
                <w:noProof/>
              </w:rPr>
              <w:t>11.2</w:t>
            </w:r>
            <w:r>
              <w:rPr>
                <w:rFonts w:asciiTheme="minorHAnsi" w:hAnsiTheme="minorHAnsi"/>
                <w:noProof/>
                <w:sz w:val="24"/>
              </w:rPr>
              <w:tab/>
            </w:r>
            <w:r w:rsidRPr="00662C4C">
              <w:rPr>
                <w:rStyle w:val="Hyperlink"/>
                <w:noProof/>
              </w:rPr>
              <w:t>Incident Report Export</w:t>
            </w:r>
            <w:r>
              <w:rPr>
                <w:noProof/>
                <w:webHidden/>
              </w:rPr>
              <w:tab/>
            </w:r>
            <w:r>
              <w:rPr>
                <w:noProof/>
                <w:webHidden/>
              </w:rPr>
              <w:fldChar w:fldCharType="begin"/>
            </w:r>
            <w:r>
              <w:rPr>
                <w:noProof/>
                <w:webHidden/>
              </w:rPr>
              <w:instrText xml:space="preserve"> PAGEREF _Toc232496866 \h </w:instrText>
            </w:r>
            <w:r>
              <w:rPr>
                <w:noProof/>
                <w:webHidden/>
              </w:rPr>
            </w:r>
            <w:r>
              <w:rPr>
                <w:noProof/>
                <w:webHidden/>
              </w:rPr>
              <w:fldChar w:fldCharType="separate"/>
            </w:r>
            <w:r>
              <w:rPr>
                <w:noProof/>
                <w:webHidden/>
              </w:rPr>
              <w:t>67</w:t>
            </w:r>
            <w:r>
              <w:rPr>
                <w:noProof/>
                <w:webHidden/>
              </w:rPr>
              <w:fldChar w:fldCharType="end"/>
            </w:r>
          </w:hyperlink>
        </w:p>
        <w:p w14:paraId="00F3461A" w14:textId="37B61396" w:rsidR="0078561B" w:rsidRDefault="0078561B">
          <w:pPr>
            <w:pStyle w:val="TOC2"/>
            <w:tabs>
              <w:tab w:val="left" w:pos="960"/>
              <w:tab w:val="right" w:leader="dot" w:pos="9016"/>
            </w:tabs>
            <w:rPr>
              <w:rFonts w:asciiTheme="minorHAnsi" w:hAnsiTheme="minorHAnsi"/>
              <w:noProof/>
              <w:sz w:val="24"/>
            </w:rPr>
          </w:pPr>
          <w:hyperlink w:anchor="_Toc232496867" w:history="1">
            <w:r w:rsidRPr="00662C4C">
              <w:rPr>
                <w:rStyle w:val="Hyperlink"/>
                <w:noProof/>
              </w:rPr>
              <w:t>11.3</w:t>
            </w:r>
            <w:r>
              <w:rPr>
                <w:rFonts w:asciiTheme="minorHAnsi" w:hAnsiTheme="minorHAnsi"/>
                <w:noProof/>
                <w:sz w:val="24"/>
              </w:rPr>
              <w:tab/>
            </w:r>
            <w:r w:rsidRPr="00662C4C">
              <w:rPr>
                <w:rStyle w:val="Hyperlink"/>
                <w:noProof/>
              </w:rPr>
              <w:t>Case Summary Export</w:t>
            </w:r>
            <w:r>
              <w:rPr>
                <w:noProof/>
                <w:webHidden/>
              </w:rPr>
              <w:tab/>
            </w:r>
            <w:r>
              <w:rPr>
                <w:noProof/>
                <w:webHidden/>
              </w:rPr>
              <w:fldChar w:fldCharType="begin"/>
            </w:r>
            <w:r>
              <w:rPr>
                <w:noProof/>
                <w:webHidden/>
              </w:rPr>
              <w:instrText xml:space="preserve"> PAGEREF _Toc232496867 \h </w:instrText>
            </w:r>
            <w:r>
              <w:rPr>
                <w:noProof/>
                <w:webHidden/>
              </w:rPr>
            </w:r>
            <w:r>
              <w:rPr>
                <w:noProof/>
                <w:webHidden/>
              </w:rPr>
              <w:fldChar w:fldCharType="separate"/>
            </w:r>
            <w:r>
              <w:rPr>
                <w:noProof/>
                <w:webHidden/>
              </w:rPr>
              <w:t>68</w:t>
            </w:r>
            <w:r>
              <w:rPr>
                <w:noProof/>
                <w:webHidden/>
              </w:rPr>
              <w:fldChar w:fldCharType="end"/>
            </w:r>
          </w:hyperlink>
        </w:p>
        <w:p w14:paraId="0FD50F3E" w14:textId="0A7493CC" w:rsidR="0078561B" w:rsidRDefault="0078561B">
          <w:pPr>
            <w:pStyle w:val="TOC2"/>
            <w:tabs>
              <w:tab w:val="left" w:pos="960"/>
              <w:tab w:val="right" w:leader="dot" w:pos="9016"/>
            </w:tabs>
            <w:rPr>
              <w:rFonts w:asciiTheme="minorHAnsi" w:hAnsiTheme="minorHAnsi"/>
              <w:noProof/>
              <w:sz w:val="24"/>
            </w:rPr>
          </w:pPr>
          <w:hyperlink w:anchor="_Toc232496868" w:history="1">
            <w:r w:rsidRPr="00662C4C">
              <w:rPr>
                <w:rStyle w:val="Hyperlink"/>
                <w:noProof/>
              </w:rPr>
              <w:t>11.4</w:t>
            </w:r>
            <w:r>
              <w:rPr>
                <w:rFonts w:asciiTheme="minorHAnsi" w:hAnsiTheme="minorHAnsi"/>
                <w:noProof/>
                <w:sz w:val="24"/>
              </w:rPr>
              <w:tab/>
            </w:r>
            <w:r w:rsidRPr="00662C4C">
              <w:rPr>
                <w:rStyle w:val="Hyperlink"/>
                <w:noProof/>
              </w:rPr>
              <w:t>Data Export for Analytics</w:t>
            </w:r>
            <w:r>
              <w:rPr>
                <w:noProof/>
                <w:webHidden/>
              </w:rPr>
              <w:tab/>
            </w:r>
            <w:r>
              <w:rPr>
                <w:noProof/>
                <w:webHidden/>
              </w:rPr>
              <w:fldChar w:fldCharType="begin"/>
            </w:r>
            <w:r>
              <w:rPr>
                <w:noProof/>
                <w:webHidden/>
              </w:rPr>
              <w:instrText xml:space="preserve"> PAGEREF _Toc232496868 \h </w:instrText>
            </w:r>
            <w:r>
              <w:rPr>
                <w:noProof/>
                <w:webHidden/>
              </w:rPr>
            </w:r>
            <w:r>
              <w:rPr>
                <w:noProof/>
                <w:webHidden/>
              </w:rPr>
              <w:fldChar w:fldCharType="separate"/>
            </w:r>
            <w:r>
              <w:rPr>
                <w:noProof/>
                <w:webHidden/>
              </w:rPr>
              <w:t>68</w:t>
            </w:r>
            <w:r>
              <w:rPr>
                <w:noProof/>
                <w:webHidden/>
              </w:rPr>
              <w:fldChar w:fldCharType="end"/>
            </w:r>
          </w:hyperlink>
        </w:p>
        <w:p w14:paraId="7BB66F0D" w14:textId="5BD3E962" w:rsidR="0078561B" w:rsidRDefault="0078561B">
          <w:pPr>
            <w:pStyle w:val="TOC1"/>
            <w:tabs>
              <w:tab w:val="left" w:pos="720"/>
              <w:tab w:val="right" w:leader="dot" w:pos="9016"/>
            </w:tabs>
            <w:rPr>
              <w:rFonts w:asciiTheme="minorHAnsi" w:hAnsiTheme="minorHAnsi"/>
              <w:noProof/>
              <w:sz w:val="24"/>
            </w:rPr>
          </w:pPr>
          <w:hyperlink w:anchor="_Toc232496869" w:history="1">
            <w:r w:rsidRPr="00662C4C">
              <w:rPr>
                <w:rStyle w:val="Hyperlink"/>
                <w:noProof/>
              </w:rPr>
              <w:t>12.</w:t>
            </w:r>
            <w:r>
              <w:rPr>
                <w:rFonts w:asciiTheme="minorHAnsi" w:hAnsiTheme="minorHAnsi"/>
                <w:noProof/>
                <w:sz w:val="24"/>
              </w:rPr>
              <w:tab/>
            </w:r>
            <w:r w:rsidRPr="00662C4C">
              <w:rPr>
                <w:rStyle w:val="Hyperlink"/>
                <w:noProof/>
              </w:rPr>
              <w:t>System Configuration and Administration</w:t>
            </w:r>
            <w:r>
              <w:rPr>
                <w:noProof/>
                <w:webHidden/>
              </w:rPr>
              <w:tab/>
            </w:r>
            <w:r>
              <w:rPr>
                <w:noProof/>
                <w:webHidden/>
              </w:rPr>
              <w:fldChar w:fldCharType="begin"/>
            </w:r>
            <w:r>
              <w:rPr>
                <w:noProof/>
                <w:webHidden/>
              </w:rPr>
              <w:instrText xml:space="preserve"> PAGEREF _Toc232496869 \h </w:instrText>
            </w:r>
            <w:r>
              <w:rPr>
                <w:noProof/>
                <w:webHidden/>
              </w:rPr>
            </w:r>
            <w:r>
              <w:rPr>
                <w:noProof/>
                <w:webHidden/>
              </w:rPr>
              <w:fldChar w:fldCharType="separate"/>
            </w:r>
            <w:r>
              <w:rPr>
                <w:noProof/>
                <w:webHidden/>
              </w:rPr>
              <w:t>69</w:t>
            </w:r>
            <w:r>
              <w:rPr>
                <w:noProof/>
                <w:webHidden/>
              </w:rPr>
              <w:fldChar w:fldCharType="end"/>
            </w:r>
          </w:hyperlink>
        </w:p>
        <w:p w14:paraId="20CF2D8A" w14:textId="70485AC9" w:rsidR="0078561B" w:rsidRDefault="0078561B">
          <w:pPr>
            <w:pStyle w:val="TOC2"/>
            <w:tabs>
              <w:tab w:val="left" w:pos="960"/>
              <w:tab w:val="right" w:leader="dot" w:pos="9016"/>
            </w:tabs>
            <w:rPr>
              <w:rFonts w:asciiTheme="minorHAnsi" w:hAnsiTheme="minorHAnsi"/>
              <w:noProof/>
              <w:sz w:val="24"/>
            </w:rPr>
          </w:pPr>
          <w:hyperlink w:anchor="_Toc232496870" w:history="1">
            <w:r w:rsidRPr="00662C4C">
              <w:rPr>
                <w:rStyle w:val="Hyperlink"/>
                <w:noProof/>
              </w:rPr>
              <w:t>12.1</w:t>
            </w:r>
            <w:r>
              <w:rPr>
                <w:rFonts w:asciiTheme="minorHAnsi" w:hAnsiTheme="minorHAnsi"/>
                <w:noProof/>
                <w:sz w:val="24"/>
              </w:rPr>
              <w:tab/>
            </w:r>
            <w:r w:rsidRPr="00662C4C">
              <w:rPr>
                <w:rStyle w:val="Hyperlink"/>
                <w:noProof/>
              </w:rPr>
              <w:t>User and Role Management</w:t>
            </w:r>
            <w:r>
              <w:rPr>
                <w:noProof/>
                <w:webHidden/>
              </w:rPr>
              <w:tab/>
            </w:r>
            <w:r>
              <w:rPr>
                <w:noProof/>
                <w:webHidden/>
              </w:rPr>
              <w:fldChar w:fldCharType="begin"/>
            </w:r>
            <w:r>
              <w:rPr>
                <w:noProof/>
                <w:webHidden/>
              </w:rPr>
              <w:instrText xml:space="preserve"> PAGEREF _Toc232496870 \h </w:instrText>
            </w:r>
            <w:r>
              <w:rPr>
                <w:noProof/>
                <w:webHidden/>
              </w:rPr>
            </w:r>
            <w:r>
              <w:rPr>
                <w:noProof/>
                <w:webHidden/>
              </w:rPr>
              <w:fldChar w:fldCharType="separate"/>
            </w:r>
            <w:r>
              <w:rPr>
                <w:noProof/>
                <w:webHidden/>
              </w:rPr>
              <w:t>69</w:t>
            </w:r>
            <w:r>
              <w:rPr>
                <w:noProof/>
                <w:webHidden/>
              </w:rPr>
              <w:fldChar w:fldCharType="end"/>
            </w:r>
          </w:hyperlink>
        </w:p>
        <w:p w14:paraId="4712C0E7" w14:textId="1863D76C" w:rsidR="0078561B" w:rsidRDefault="0078561B">
          <w:pPr>
            <w:pStyle w:val="TOC2"/>
            <w:tabs>
              <w:tab w:val="left" w:pos="960"/>
              <w:tab w:val="right" w:leader="dot" w:pos="9016"/>
            </w:tabs>
            <w:rPr>
              <w:rFonts w:asciiTheme="minorHAnsi" w:hAnsiTheme="minorHAnsi"/>
              <w:noProof/>
              <w:sz w:val="24"/>
            </w:rPr>
          </w:pPr>
          <w:hyperlink w:anchor="_Toc232496871" w:history="1">
            <w:r w:rsidRPr="00662C4C">
              <w:rPr>
                <w:rStyle w:val="Hyperlink"/>
                <w:noProof/>
              </w:rPr>
              <w:t>12.2</w:t>
            </w:r>
            <w:r>
              <w:rPr>
                <w:rFonts w:asciiTheme="minorHAnsi" w:hAnsiTheme="minorHAnsi"/>
                <w:noProof/>
                <w:sz w:val="24"/>
              </w:rPr>
              <w:tab/>
            </w:r>
            <w:r w:rsidRPr="00662C4C">
              <w:rPr>
                <w:rStyle w:val="Hyperlink"/>
                <w:noProof/>
              </w:rPr>
              <w:t>System Reference Data Configuration</w:t>
            </w:r>
            <w:r>
              <w:rPr>
                <w:noProof/>
                <w:webHidden/>
              </w:rPr>
              <w:tab/>
            </w:r>
            <w:r>
              <w:rPr>
                <w:noProof/>
                <w:webHidden/>
              </w:rPr>
              <w:fldChar w:fldCharType="begin"/>
            </w:r>
            <w:r>
              <w:rPr>
                <w:noProof/>
                <w:webHidden/>
              </w:rPr>
              <w:instrText xml:space="preserve"> PAGEREF _Toc232496871 \h </w:instrText>
            </w:r>
            <w:r>
              <w:rPr>
                <w:noProof/>
                <w:webHidden/>
              </w:rPr>
            </w:r>
            <w:r>
              <w:rPr>
                <w:noProof/>
                <w:webHidden/>
              </w:rPr>
              <w:fldChar w:fldCharType="separate"/>
            </w:r>
            <w:r>
              <w:rPr>
                <w:noProof/>
                <w:webHidden/>
              </w:rPr>
              <w:t>69</w:t>
            </w:r>
            <w:r>
              <w:rPr>
                <w:noProof/>
                <w:webHidden/>
              </w:rPr>
              <w:fldChar w:fldCharType="end"/>
            </w:r>
          </w:hyperlink>
        </w:p>
        <w:p w14:paraId="357F397B" w14:textId="07C06DB6" w:rsidR="0078561B" w:rsidRDefault="0078561B">
          <w:pPr>
            <w:pStyle w:val="TOC2"/>
            <w:tabs>
              <w:tab w:val="left" w:pos="960"/>
              <w:tab w:val="right" w:leader="dot" w:pos="9016"/>
            </w:tabs>
            <w:rPr>
              <w:rFonts w:asciiTheme="minorHAnsi" w:hAnsiTheme="minorHAnsi"/>
              <w:noProof/>
              <w:sz w:val="24"/>
            </w:rPr>
          </w:pPr>
          <w:hyperlink w:anchor="_Toc232496872" w:history="1">
            <w:r w:rsidRPr="00662C4C">
              <w:rPr>
                <w:rStyle w:val="Hyperlink"/>
                <w:noProof/>
              </w:rPr>
              <w:t>12.3</w:t>
            </w:r>
            <w:r>
              <w:rPr>
                <w:rFonts w:asciiTheme="minorHAnsi" w:hAnsiTheme="minorHAnsi"/>
                <w:noProof/>
                <w:sz w:val="24"/>
              </w:rPr>
              <w:tab/>
            </w:r>
            <w:r w:rsidRPr="00662C4C">
              <w:rPr>
                <w:rStyle w:val="Hyperlink"/>
                <w:noProof/>
              </w:rPr>
              <w:t>Broadcast Configuration</w:t>
            </w:r>
            <w:r>
              <w:rPr>
                <w:noProof/>
                <w:webHidden/>
              </w:rPr>
              <w:tab/>
            </w:r>
            <w:r>
              <w:rPr>
                <w:noProof/>
                <w:webHidden/>
              </w:rPr>
              <w:fldChar w:fldCharType="begin"/>
            </w:r>
            <w:r>
              <w:rPr>
                <w:noProof/>
                <w:webHidden/>
              </w:rPr>
              <w:instrText xml:space="preserve"> PAGEREF _Toc232496872 \h </w:instrText>
            </w:r>
            <w:r>
              <w:rPr>
                <w:noProof/>
                <w:webHidden/>
              </w:rPr>
            </w:r>
            <w:r>
              <w:rPr>
                <w:noProof/>
                <w:webHidden/>
              </w:rPr>
              <w:fldChar w:fldCharType="separate"/>
            </w:r>
            <w:r>
              <w:rPr>
                <w:noProof/>
                <w:webHidden/>
              </w:rPr>
              <w:t>70</w:t>
            </w:r>
            <w:r>
              <w:rPr>
                <w:noProof/>
                <w:webHidden/>
              </w:rPr>
              <w:fldChar w:fldCharType="end"/>
            </w:r>
          </w:hyperlink>
        </w:p>
        <w:p w14:paraId="6CCCFC2C" w14:textId="5EA1203F" w:rsidR="0078561B" w:rsidRDefault="0078561B">
          <w:pPr>
            <w:pStyle w:val="TOC2"/>
            <w:tabs>
              <w:tab w:val="left" w:pos="960"/>
              <w:tab w:val="right" w:leader="dot" w:pos="9016"/>
            </w:tabs>
            <w:rPr>
              <w:rFonts w:asciiTheme="minorHAnsi" w:hAnsiTheme="minorHAnsi"/>
              <w:noProof/>
              <w:sz w:val="24"/>
            </w:rPr>
          </w:pPr>
          <w:hyperlink w:anchor="_Toc232496873" w:history="1">
            <w:r w:rsidRPr="00662C4C">
              <w:rPr>
                <w:rStyle w:val="Hyperlink"/>
                <w:noProof/>
              </w:rPr>
              <w:t>12.4</w:t>
            </w:r>
            <w:r>
              <w:rPr>
                <w:rFonts w:asciiTheme="minorHAnsi" w:hAnsiTheme="minorHAnsi"/>
                <w:noProof/>
                <w:sz w:val="24"/>
              </w:rPr>
              <w:tab/>
            </w:r>
            <w:r w:rsidRPr="00662C4C">
              <w:rPr>
                <w:rStyle w:val="Hyperlink"/>
                <w:noProof/>
              </w:rPr>
              <w:t>Audit Log</w:t>
            </w:r>
            <w:r>
              <w:rPr>
                <w:noProof/>
                <w:webHidden/>
              </w:rPr>
              <w:tab/>
            </w:r>
            <w:r>
              <w:rPr>
                <w:noProof/>
                <w:webHidden/>
              </w:rPr>
              <w:fldChar w:fldCharType="begin"/>
            </w:r>
            <w:r>
              <w:rPr>
                <w:noProof/>
                <w:webHidden/>
              </w:rPr>
              <w:instrText xml:space="preserve"> PAGEREF _Toc232496873 \h </w:instrText>
            </w:r>
            <w:r>
              <w:rPr>
                <w:noProof/>
                <w:webHidden/>
              </w:rPr>
            </w:r>
            <w:r>
              <w:rPr>
                <w:noProof/>
                <w:webHidden/>
              </w:rPr>
              <w:fldChar w:fldCharType="separate"/>
            </w:r>
            <w:r>
              <w:rPr>
                <w:noProof/>
                <w:webHidden/>
              </w:rPr>
              <w:t>70</w:t>
            </w:r>
            <w:r>
              <w:rPr>
                <w:noProof/>
                <w:webHidden/>
              </w:rPr>
              <w:fldChar w:fldCharType="end"/>
            </w:r>
          </w:hyperlink>
        </w:p>
        <w:p w14:paraId="0EF311AF" w14:textId="64879A69" w:rsidR="0078561B" w:rsidRDefault="0078561B">
          <w:pPr>
            <w:pStyle w:val="TOC1"/>
            <w:tabs>
              <w:tab w:val="left" w:pos="720"/>
              <w:tab w:val="right" w:leader="dot" w:pos="9016"/>
            </w:tabs>
            <w:rPr>
              <w:rFonts w:asciiTheme="minorHAnsi" w:hAnsiTheme="minorHAnsi"/>
              <w:noProof/>
              <w:sz w:val="24"/>
            </w:rPr>
          </w:pPr>
          <w:hyperlink w:anchor="_Toc232496874" w:history="1">
            <w:r w:rsidRPr="00662C4C">
              <w:rPr>
                <w:rStyle w:val="Hyperlink"/>
                <w:noProof/>
              </w:rPr>
              <w:t>13.</w:t>
            </w:r>
            <w:r>
              <w:rPr>
                <w:rFonts w:asciiTheme="minorHAnsi" w:hAnsiTheme="minorHAnsi"/>
                <w:noProof/>
                <w:sz w:val="24"/>
              </w:rPr>
              <w:tab/>
            </w:r>
            <w:r w:rsidRPr="00662C4C">
              <w:rPr>
                <w:rStyle w:val="Hyperlink"/>
                <w:noProof/>
              </w:rPr>
              <w:t>Non-Functional Requirements</w:t>
            </w:r>
            <w:r>
              <w:rPr>
                <w:noProof/>
                <w:webHidden/>
              </w:rPr>
              <w:tab/>
            </w:r>
            <w:r>
              <w:rPr>
                <w:noProof/>
                <w:webHidden/>
              </w:rPr>
              <w:fldChar w:fldCharType="begin"/>
            </w:r>
            <w:r>
              <w:rPr>
                <w:noProof/>
                <w:webHidden/>
              </w:rPr>
              <w:instrText xml:space="preserve"> PAGEREF _Toc232496874 \h </w:instrText>
            </w:r>
            <w:r>
              <w:rPr>
                <w:noProof/>
                <w:webHidden/>
              </w:rPr>
            </w:r>
            <w:r>
              <w:rPr>
                <w:noProof/>
                <w:webHidden/>
              </w:rPr>
              <w:fldChar w:fldCharType="separate"/>
            </w:r>
            <w:r>
              <w:rPr>
                <w:noProof/>
                <w:webHidden/>
              </w:rPr>
              <w:t>71</w:t>
            </w:r>
            <w:r>
              <w:rPr>
                <w:noProof/>
                <w:webHidden/>
              </w:rPr>
              <w:fldChar w:fldCharType="end"/>
            </w:r>
          </w:hyperlink>
        </w:p>
        <w:p w14:paraId="1DFA170E" w14:textId="25F3482B" w:rsidR="0078561B" w:rsidRDefault="0078561B">
          <w:pPr>
            <w:pStyle w:val="TOC2"/>
            <w:tabs>
              <w:tab w:val="left" w:pos="960"/>
              <w:tab w:val="right" w:leader="dot" w:pos="9016"/>
            </w:tabs>
            <w:rPr>
              <w:rFonts w:asciiTheme="minorHAnsi" w:hAnsiTheme="minorHAnsi"/>
              <w:noProof/>
              <w:sz w:val="24"/>
            </w:rPr>
          </w:pPr>
          <w:hyperlink w:anchor="_Toc232496875" w:history="1">
            <w:r w:rsidRPr="00662C4C">
              <w:rPr>
                <w:rStyle w:val="Hyperlink"/>
                <w:noProof/>
              </w:rPr>
              <w:t>13.1</w:t>
            </w:r>
            <w:r>
              <w:rPr>
                <w:rFonts w:asciiTheme="minorHAnsi" w:hAnsiTheme="minorHAnsi"/>
                <w:noProof/>
                <w:sz w:val="24"/>
              </w:rPr>
              <w:tab/>
            </w:r>
            <w:r w:rsidRPr="00662C4C">
              <w:rPr>
                <w:rStyle w:val="Hyperlink"/>
                <w:noProof/>
              </w:rPr>
              <w:t>Availability</w:t>
            </w:r>
            <w:r>
              <w:rPr>
                <w:noProof/>
                <w:webHidden/>
              </w:rPr>
              <w:tab/>
            </w:r>
            <w:r>
              <w:rPr>
                <w:noProof/>
                <w:webHidden/>
              </w:rPr>
              <w:fldChar w:fldCharType="begin"/>
            </w:r>
            <w:r>
              <w:rPr>
                <w:noProof/>
                <w:webHidden/>
              </w:rPr>
              <w:instrText xml:space="preserve"> PAGEREF _Toc232496875 \h </w:instrText>
            </w:r>
            <w:r>
              <w:rPr>
                <w:noProof/>
                <w:webHidden/>
              </w:rPr>
            </w:r>
            <w:r>
              <w:rPr>
                <w:noProof/>
                <w:webHidden/>
              </w:rPr>
              <w:fldChar w:fldCharType="separate"/>
            </w:r>
            <w:r>
              <w:rPr>
                <w:noProof/>
                <w:webHidden/>
              </w:rPr>
              <w:t>71</w:t>
            </w:r>
            <w:r>
              <w:rPr>
                <w:noProof/>
                <w:webHidden/>
              </w:rPr>
              <w:fldChar w:fldCharType="end"/>
            </w:r>
          </w:hyperlink>
        </w:p>
        <w:p w14:paraId="1E533B92" w14:textId="68BA093C" w:rsidR="0078561B" w:rsidRDefault="0078561B">
          <w:pPr>
            <w:pStyle w:val="TOC2"/>
            <w:tabs>
              <w:tab w:val="left" w:pos="960"/>
              <w:tab w:val="right" w:leader="dot" w:pos="9016"/>
            </w:tabs>
            <w:rPr>
              <w:rFonts w:asciiTheme="minorHAnsi" w:hAnsiTheme="minorHAnsi"/>
              <w:noProof/>
              <w:sz w:val="24"/>
            </w:rPr>
          </w:pPr>
          <w:hyperlink w:anchor="_Toc232496876" w:history="1">
            <w:r w:rsidRPr="00662C4C">
              <w:rPr>
                <w:rStyle w:val="Hyperlink"/>
                <w:noProof/>
              </w:rPr>
              <w:t>13.2</w:t>
            </w:r>
            <w:r>
              <w:rPr>
                <w:rFonts w:asciiTheme="minorHAnsi" w:hAnsiTheme="minorHAnsi"/>
                <w:noProof/>
                <w:sz w:val="24"/>
              </w:rPr>
              <w:tab/>
            </w:r>
            <w:r w:rsidRPr="00662C4C">
              <w:rPr>
                <w:rStyle w:val="Hyperlink"/>
                <w:noProof/>
              </w:rPr>
              <w:t>Performance</w:t>
            </w:r>
            <w:r>
              <w:rPr>
                <w:noProof/>
                <w:webHidden/>
              </w:rPr>
              <w:tab/>
            </w:r>
            <w:r>
              <w:rPr>
                <w:noProof/>
                <w:webHidden/>
              </w:rPr>
              <w:fldChar w:fldCharType="begin"/>
            </w:r>
            <w:r>
              <w:rPr>
                <w:noProof/>
                <w:webHidden/>
              </w:rPr>
              <w:instrText xml:space="preserve"> PAGEREF _Toc232496876 \h </w:instrText>
            </w:r>
            <w:r>
              <w:rPr>
                <w:noProof/>
                <w:webHidden/>
              </w:rPr>
            </w:r>
            <w:r>
              <w:rPr>
                <w:noProof/>
                <w:webHidden/>
              </w:rPr>
              <w:fldChar w:fldCharType="separate"/>
            </w:r>
            <w:r>
              <w:rPr>
                <w:noProof/>
                <w:webHidden/>
              </w:rPr>
              <w:t>71</w:t>
            </w:r>
            <w:r>
              <w:rPr>
                <w:noProof/>
                <w:webHidden/>
              </w:rPr>
              <w:fldChar w:fldCharType="end"/>
            </w:r>
          </w:hyperlink>
        </w:p>
        <w:p w14:paraId="7A210E73" w14:textId="7CEA915C" w:rsidR="0078561B" w:rsidRDefault="0078561B">
          <w:pPr>
            <w:pStyle w:val="TOC2"/>
            <w:tabs>
              <w:tab w:val="left" w:pos="960"/>
              <w:tab w:val="right" w:leader="dot" w:pos="9016"/>
            </w:tabs>
            <w:rPr>
              <w:rFonts w:asciiTheme="minorHAnsi" w:hAnsiTheme="minorHAnsi"/>
              <w:noProof/>
              <w:sz w:val="24"/>
            </w:rPr>
          </w:pPr>
          <w:hyperlink w:anchor="_Toc232496877" w:history="1">
            <w:r w:rsidRPr="00662C4C">
              <w:rPr>
                <w:rStyle w:val="Hyperlink"/>
                <w:noProof/>
              </w:rPr>
              <w:t>13.3</w:t>
            </w:r>
            <w:r>
              <w:rPr>
                <w:rFonts w:asciiTheme="minorHAnsi" w:hAnsiTheme="minorHAnsi"/>
                <w:noProof/>
                <w:sz w:val="24"/>
              </w:rPr>
              <w:tab/>
            </w:r>
            <w:r w:rsidRPr="00662C4C">
              <w:rPr>
                <w:rStyle w:val="Hyperlink"/>
                <w:noProof/>
              </w:rPr>
              <w:t>Concurrent Users</w:t>
            </w:r>
            <w:r>
              <w:rPr>
                <w:noProof/>
                <w:webHidden/>
              </w:rPr>
              <w:tab/>
            </w:r>
            <w:r>
              <w:rPr>
                <w:noProof/>
                <w:webHidden/>
              </w:rPr>
              <w:fldChar w:fldCharType="begin"/>
            </w:r>
            <w:r>
              <w:rPr>
                <w:noProof/>
                <w:webHidden/>
              </w:rPr>
              <w:instrText xml:space="preserve"> PAGEREF _Toc232496877 \h </w:instrText>
            </w:r>
            <w:r>
              <w:rPr>
                <w:noProof/>
                <w:webHidden/>
              </w:rPr>
            </w:r>
            <w:r>
              <w:rPr>
                <w:noProof/>
                <w:webHidden/>
              </w:rPr>
              <w:fldChar w:fldCharType="separate"/>
            </w:r>
            <w:r>
              <w:rPr>
                <w:noProof/>
                <w:webHidden/>
              </w:rPr>
              <w:t>71</w:t>
            </w:r>
            <w:r>
              <w:rPr>
                <w:noProof/>
                <w:webHidden/>
              </w:rPr>
              <w:fldChar w:fldCharType="end"/>
            </w:r>
          </w:hyperlink>
        </w:p>
        <w:p w14:paraId="61345DBE" w14:textId="5E42060B" w:rsidR="0078561B" w:rsidRDefault="0078561B">
          <w:pPr>
            <w:pStyle w:val="TOC2"/>
            <w:tabs>
              <w:tab w:val="left" w:pos="960"/>
              <w:tab w:val="right" w:leader="dot" w:pos="9016"/>
            </w:tabs>
            <w:rPr>
              <w:rFonts w:asciiTheme="minorHAnsi" w:hAnsiTheme="minorHAnsi"/>
              <w:noProof/>
              <w:sz w:val="24"/>
            </w:rPr>
          </w:pPr>
          <w:hyperlink w:anchor="_Toc232496878" w:history="1">
            <w:r w:rsidRPr="00662C4C">
              <w:rPr>
                <w:rStyle w:val="Hyperlink"/>
                <w:noProof/>
              </w:rPr>
              <w:t>13.4</w:t>
            </w:r>
            <w:r>
              <w:rPr>
                <w:rFonts w:asciiTheme="minorHAnsi" w:hAnsiTheme="minorHAnsi"/>
                <w:noProof/>
                <w:sz w:val="24"/>
              </w:rPr>
              <w:tab/>
            </w:r>
            <w:r w:rsidRPr="00662C4C">
              <w:rPr>
                <w:rStyle w:val="Hyperlink"/>
                <w:noProof/>
              </w:rPr>
              <w:t>Security</w:t>
            </w:r>
            <w:r>
              <w:rPr>
                <w:noProof/>
                <w:webHidden/>
              </w:rPr>
              <w:tab/>
            </w:r>
            <w:r>
              <w:rPr>
                <w:noProof/>
                <w:webHidden/>
              </w:rPr>
              <w:fldChar w:fldCharType="begin"/>
            </w:r>
            <w:r>
              <w:rPr>
                <w:noProof/>
                <w:webHidden/>
              </w:rPr>
              <w:instrText xml:space="preserve"> PAGEREF _Toc232496878 \h </w:instrText>
            </w:r>
            <w:r>
              <w:rPr>
                <w:noProof/>
                <w:webHidden/>
              </w:rPr>
            </w:r>
            <w:r>
              <w:rPr>
                <w:noProof/>
                <w:webHidden/>
              </w:rPr>
              <w:fldChar w:fldCharType="separate"/>
            </w:r>
            <w:r>
              <w:rPr>
                <w:noProof/>
                <w:webHidden/>
              </w:rPr>
              <w:t>71</w:t>
            </w:r>
            <w:r>
              <w:rPr>
                <w:noProof/>
                <w:webHidden/>
              </w:rPr>
              <w:fldChar w:fldCharType="end"/>
            </w:r>
          </w:hyperlink>
        </w:p>
        <w:p w14:paraId="30FD278D" w14:textId="5594A29B" w:rsidR="0078561B" w:rsidRDefault="0078561B">
          <w:pPr>
            <w:pStyle w:val="TOC2"/>
            <w:tabs>
              <w:tab w:val="left" w:pos="960"/>
              <w:tab w:val="right" w:leader="dot" w:pos="9016"/>
            </w:tabs>
            <w:rPr>
              <w:rFonts w:asciiTheme="minorHAnsi" w:hAnsiTheme="minorHAnsi"/>
              <w:noProof/>
              <w:sz w:val="24"/>
            </w:rPr>
          </w:pPr>
          <w:hyperlink w:anchor="_Toc232496879" w:history="1">
            <w:r w:rsidRPr="00662C4C">
              <w:rPr>
                <w:rStyle w:val="Hyperlink"/>
                <w:noProof/>
              </w:rPr>
              <w:t>13.5</w:t>
            </w:r>
            <w:r>
              <w:rPr>
                <w:rFonts w:asciiTheme="minorHAnsi" w:hAnsiTheme="minorHAnsi"/>
                <w:noProof/>
                <w:sz w:val="24"/>
              </w:rPr>
              <w:tab/>
            </w:r>
            <w:r w:rsidRPr="00662C4C">
              <w:rPr>
                <w:rStyle w:val="Hyperlink"/>
                <w:noProof/>
              </w:rPr>
              <w:t>Session Management</w:t>
            </w:r>
            <w:r>
              <w:rPr>
                <w:noProof/>
                <w:webHidden/>
              </w:rPr>
              <w:tab/>
            </w:r>
            <w:r>
              <w:rPr>
                <w:noProof/>
                <w:webHidden/>
              </w:rPr>
              <w:fldChar w:fldCharType="begin"/>
            </w:r>
            <w:r>
              <w:rPr>
                <w:noProof/>
                <w:webHidden/>
              </w:rPr>
              <w:instrText xml:space="preserve"> PAGEREF _Toc232496879 \h </w:instrText>
            </w:r>
            <w:r>
              <w:rPr>
                <w:noProof/>
                <w:webHidden/>
              </w:rPr>
            </w:r>
            <w:r>
              <w:rPr>
                <w:noProof/>
                <w:webHidden/>
              </w:rPr>
              <w:fldChar w:fldCharType="separate"/>
            </w:r>
            <w:r>
              <w:rPr>
                <w:noProof/>
                <w:webHidden/>
              </w:rPr>
              <w:t>71</w:t>
            </w:r>
            <w:r>
              <w:rPr>
                <w:noProof/>
                <w:webHidden/>
              </w:rPr>
              <w:fldChar w:fldCharType="end"/>
            </w:r>
          </w:hyperlink>
        </w:p>
        <w:p w14:paraId="7AE32AC7" w14:textId="1D47DB6B" w:rsidR="0078561B" w:rsidRDefault="0078561B">
          <w:pPr>
            <w:pStyle w:val="TOC2"/>
            <w:tabs>
              <w:tab w:val="left" w:pos="960"/>
              <w:tab w:val="right" w:leader="dot" w:pos="9016"/>
            </w:tabs>
            <w:rPr>
              <w:rFonts w:asciiTheme="minorHAnsi" w:hAnsiTheme="minorHAnsi"/>
              <w:noProof/>
              <w:sz w:val="24"/>
            </w:rPr>
          </w:pPr>
          <w:hyperlink w:anchor="_Toc232496880" w:history="1">
            <w:r w:rsidRPr="00662C4C">
              <w:rPr>
                <w:rStyle w:val="Hyperlink"/>
                <w:noProof/>
              </w:rPr>
              <w:t>13.6</w:t>
            </w:r>
            <w:r>
              <w:rPr>
                <w:rFonts w:asciiTheme="minorHAnsi" w:hAnsiTheme="minorHAnsi"/>
                <w:noProof/>
                <w:sz w:val="24"/>
              </w:rPr>
              <w:tab/>
            </w:r>
            <w:r w:rsidRPr="00662C4C">
              <w:rPr>
                <w:rStyle w:val="Hyperlink"/>
                <w:noProof/>
              </w:rPr>
              <w:t>Audit and Compliance</w:t>
            </w:r>
            <w:r>
              <w:rPr>
                <w:noProof/>
                <w:webHidden/>
              </w:rPr>
              <w:tab/>
            </w:r>
            <w:r>
              <w:rPr>
                <w:noProof/>
                <w:webHidden/>
              </w:rPr>
              <w:fldChar w:fldCharType="begin"/>
            </w:r>
            <w:r>
              <w:rPr>
                <w:noProof/>
                <w:webHidden/>
              </w:rPr>
              <w:instrText xml:space="preserve"> PAGEREF _Toc232496880 \h </w:instrText>
            </w:r>
            <w:r>
              <w:rPr>
                <w:noProof/>
                <w:webHidden/>
              </w:rPr>
            </w:r>
            <w:r>
              <w:rPr>
                <w:noProof/>
                <w:webHidden/>
              </w:rPr>
              <w:fldChar w:fldCharType="separate"/>
            </w:r>
            <w:r>
              <w:rPr>
                <w:noProof/>
                <w:webHidden/>
              </w:rPr>
              <w:t>71</w:t>
            </w:r>
            <w:r>
              <w:rPr>
                <w:noProof/>
                <w:webHidden/>
              </w:rPr>
              <w:fldChar w:fldCharType="end"/>
            </w:r>
          </w:hyperlink>
        </w:p>
        <w:p w14:paraId="77ED1D55" w14:textId="2AFEDF4D" w:rsidR="0078561B" w:rsidRDefault="0078561B">
          <w:pPr>
            <w:pStyle w:val="TOC2"/>
            <w:tabs>
              <w:tab w:val="left" w:pos="960"/>
              <w:tab w:val="right" w:leader="dot" w:pos="9016"/>
            </w:tabs>
            <w:rPr>
              <w:rFonts w:asciiTheme="minorHAnsi" w:hAnsiTheme="minorHAnsi"/>
              <w:noProof/>
              <w:sz w:val="24"/>
            </w:rPr>
          </w:pPr>
          <w:hyperlink w:anchor="_Toc232496881" w:history="1">
            <w:r w:rsidRPr="00662C4C">
              <w:rPr>
                <w:rStyle w:val="Hyperlink"/>
                <w:noProof/>
              </w:rPr>
              <w:t>13.7</w:t>
            </w:r>
            <w:r>
              <w:rPr>
                <w:rFonts w:asciiTheme="minorHAnsi" w:hAnsiTheme="minorHAnsi"/>
                <w:noProof/>
                <w:sz w:val="24"/>
              </w:rPr>
              <w:tab/>
            </w:r>
            <w:r w:rsidRPr="00662C4C">
              <w:rPr>
                <w:rStyle w:val="Hyperlink"/>
                <w:noProof/>
              </w:rPr>
              <w:t>Data Retentional and Archival</w:t>
            </w:r>
            <w:r>
              <w:rPr>
                <w:noProof/>
                <w:webHidden/>
              </w:rPr>
              <w:tab/>
            </w:r>
            <w:r>
              <w:rPr>
                <w:noProof/>
                <w:webHidden/>
              </w:rPr>
              <w:fldChar w:fldCharType="begin"/>
            </w:r>
            <w:r>
              <w:rPr>
                <w:noProof/>
                <w:webHidden/>
              </w:rPr>
              <w:instrText xml:space="preserve"> PAGEREF _Toc232496881 \h </w:instrText>
            </w:r>
            <w:r>
              <w:rPr>
                <w:noProof/>
                <w:webHidden/>
              </w:rPr>
            </w:r>
            <w:r>
              <w:rPr>
                <w:noProof/>
                <w:webHidden/>
              </w:rPr>
              <w:fldChar w:fldCharType="separate"/>
            </w:r>
            <w:r>
              <w:rPr>
                <w:noProof/>
                <w:webHidden/>
              </w:rPr>
              <w:t>71</w:t>
            </w:r>
            <w:r>
              <w:rPr>
                <w:noProof/>
                <w:webHidden/>
              </w:rPr>
              <w:fldChar w:fldCharType="end"/>
            </w:r>
          </w:hyperlink>
        </w:p>
        <w:p w14:paraId="5E8B4E9F" w14:textId="5F886A96" w:rsidR="0078561B" w:rsidRDefault="0078561B">
          <w:pPr>
            <w:pStyle w:val="TOC1"/>
            <w:tabs>
              <w:tab w:val="left" w:pos="720"/>
              <w:tab w:val="right" w:leader="dot" w:pos="9016"/>
            </w:tabs>
            <w:rPr>
              <w:rFonts w:asciiTheme="minorHAnsi" w:hAnsiTheme="minorHAnsi"/>
              <w:noProof/>
              <w:sz w:val="24"/>
            </w:rPr>
          </w:pPr>
          <w:hyperlink w:anchor="_Toc232496882" w:history="1">
            <w:r w:rsidRPr="00662C4C">
              <w:rPr>
                <w:rStyle w:val="Hyperlink"/>
                <w:noProof/>
              </w:rPr>
              <w:t>14.</w:t>
            </w:r>
            <w:r>
              <w:rPr>
                <w:rFonts w:asciiTheme="minorHAnsi" w:hAnsiTheme="minorHAnsi"/>
                <w:noProof/>
                <w:sz w:val="24"/>
              </w:rPr>
              <w:tab/>
            </w:r>
            <w:r w:rsidRPr="00662C4C">
              <w:rPr>
                <w:rStyle w:val="Hyperlink"/>
                <w:noProof/>
              </w:rPr>
              <w:t>Open Items</w:t>
            </w:r>
            <w:r>
              <w:rPr>
                <w:noProof/>
                <w:webHidden/>
              </w:rPr>
              <w:tab/>
            </w:r>
            <w:r>
              <w:rPr>
                <w:noProof/>
                <w:webHidden/>
              </w:rPr>
              <w:fldChar w:fldCharType="begin"/>
            </w:r>
            <w:r>
              <w:rPr>
                <w:noProof/>
                <w:webHidden/>
              </w:rPr>
              <w:instrText xml:space="preserve"> PAGEREF _Toc232496882 \h </w:instrText>
            </w:r>
            <w:r>
              <w:rPr>
                <w:noProof/>
                <w:webHidden/>
              </w:rPr>
            </w:r>
            <w:r>
              <w:rPr>
                <w:noProof/>
                <w:webHidden/>
              </w:rPr>
              <w:fldChar w:fldCharType="separate"/>
            </w:r>
            <w:r>
              <w:rPr>
                <w:noProof/>
                <w:webHidden/>
              </w:rPr>
              <w:t>72</w:t>
            </w:r>
            <w:r>
              <w:rPr>
                <w:noProof/>
                <w:webHidden/>
              </w:rPr>
              <w:fldChar w:fldCharType="end"/>
            </w:r>
          </w:hyperlink>
        </w:p>
        <w:p w14:paraId="215416A2" w14:textId="065C4EAE" w:rsidR="0078561B" w:rsidRDefault="0078561B">
          <w:pPr>
            <w:pStyle w:val="TOC2"/>
            <w:tabs>
              <w:tab w:val="left" w:pos="960"/>
              <w:tab w:val="right" w:leader="dot" w:pos="9016"/>
            </w:tabs>
            <w:rPr>
              <w:rFonts w:asciiTheme="minorHAnsi" w:hAnsiTheme="minorHAnsi"/>
              <w:noProof/>
              <w:sz w:val="24"/>
            </w:rPr>
          </w:pPr>
          <w:hyperlink w:anchor="_Toc232496883" w:history="1">
            <w:r w:rsidRPr="00662C4C">
              <w:rPr>
                <w:rStyle w:val="Hyperlink"/>
                <w:noProof/>
              </w:rPr>
              <w:t>14.1</w:t>
            </w:r>
            <w:r>
              <w:rPr>
                <w:rFonts w:asciiTheme="minorHAnsi" w:hAnsiTheme="minorHAnsi"/>
                <w:noProof/>
                <w:sz w:val="24"/>
              </w:rPr>
              <w:tab/>
            </w:r>
            <w:r w:rsidRPr="00662C4C">
              <w:rPr>
                <w:rStyle w:val="Hyperlink"/>
                <w:noProof/>
              </w:rPr>
              <w:t>UCS</w:t>
            </w:r>
            <w:r>
              <w:rPr>
                <w:noProof/>
                <w:webHidden/>
              </w:rPr>
              <w:tab/>
            </w:r>
            <w:r>
              <w:rPr>
                <w:noProof/>
                <w:webHidden/>
              </w:rPr>
              <w:fldChar w:fldCharType="begin"/>
            </w:r>
            <w:r>
              <w:rPr>
                <w:noProof/>
                <w:webHidden/>
              </w:rPr>
              <w:instrText xml:space="preserve"> PAGEREF _Toc232496883 \h </w:instrText>
            </w:r>
            <w:r>
              <w:rPr>
                <w:noProof/>
                <w:webHidden/>
              </w:rPr>
            </w:r>
            <w:r>
              <w:rPr>
                <w:noProof/>
                <w:webHidden/>
              </w:rPr>
              <w:fldChar w:fldCharType="separate"/>
            </w:r>
            <w:r>
              <w:rPr>
                <w:noProof/>
                <w:webHidden/>
              </w:rPr>
              <w:t>72</w:t>
            </w:r>
            <w:r>
              <w:rPr>
                <w:noProof/>
                <w:webHidden/>
              </w:rPr>
              <w:fldChar w:fldCharType="end"/>
            </w:r>
          </w:hyperlink>
        </w:p>
        <w:p w14:paraId="31F51BC5" w14:textId="10B0321A" w:rsidR="0078561B" w:rsidRDefault="0078561B">
          <w:pPr>
            <w:pStyle w:val="TOC2"/>
            <w:tabs>
              <w:tab w:val="left" w:pos="960"/>
              <w:tab w:val="right" w:leader="dot" w:pos="9016"/>
            </w:tabs>
            <w:rPr>
              <w:rFonts w:asciiTheme="minorHAnsi" w:hAnsiTheme="minorHAnsi"/>
              <w:noProof/>
              <w:sz w:val="24"/>
            </w:rPr>
          </w:pPr>
          <w:hyperlink w:anchor="_Toc232496884" w:history="1">
            <w:r w:rsidRPr="00662C4C">
              <w:rPr>
                <w:rStyle w:val="Hyperlink"/>
                <w:noProof/>
              </w:rPr>
              <w:t>14.2</w:t>
            </w:r>
            <w:r>
              <w:rPr>
                <w:rFonts w:asciiTheme="minorHAnsi" w:hAnsiTheme="minorHAnsi"/>
                <w:noProof/>
                <w:sz w:val="24"/>
              </w:rPr>
              <w:tab/>
            </w:r>
            <w:r w:rsidRPr="00662C4C">
              <w:rPr>
                <w:rStyle w:val="Hyperlink"/>
                <w:noProof/>
              </w:rPr>
              <w:t>Incident</w:t>
            </w:r>
            <w:r>
              <w:rPr>
                <w:noProof/>
                <w:webHidden/>
              </w:rPr>
              <w:tab/>
            </w:r>
            <w:r>
              <w:rPr>
                <w:noProof/>
                <w:webHidden/>
              </w:rPr>
              <w:fldChar w:fldCharType="begin"/>
            </w:r>
            <w:r>
              <w:rPr>
                <w:noProof/>
                <w:webHidden/>
              </w:rPr>
              <w:instrText xml:space="preserve"> PAGEREF _Toc232496884 \h </w:instrText>
            </w:r>
            <w:r>
              <w:rPr>
                <w:noProof/>
                <w:webHidden/>
              </w:rPr>
            </w:r>
            <w:r>
              <w:rPr>
                <w:noProof/>
                <w:webHidden/>
              </w:rPr>
              <w:fldChar w:fldCharType="separate"/>
            </w:r>
            <w:r>
              <w:rPr>
                <w:noProof/>
                <w:webHidden/>
              </w:rPr>
              <w:t>72</w:t>
            </w:r>
            <w:r>
              <w:rPr>
                <w:noProof/>
                <w:webHidden/>
              </w:rPr>
              <w:fldChar w:fldCharType="end"/>
            </w:r>
          </w:hyperlink>
        </w:p>
        <w:p w14:paraId="23372305" w14:textId="667E2D15" w:rsidR="0078561B" w:rsidRDefault="0078561B">
          <w:pPr>
            <w:pStyle w:val="TOC2"/>
            <w:tabs>
              <w:tab w:val="left" w:pos="960"/>
              <w:tab w:val="right" w:leader="dot" w:pos="9016"/>
            </w:tabs>
            <w:rPr>
              <w:rFonts w:asciiTheme="minorHAnsi" w:hAnsiTheme="minorHAnsi"/>
              <w:noProof/>
              <w:sz w:val="24"/>
            </w:rPr>
          </w:pPr>
          <w:hyperlink w:anchor="_Toc232496885" w:history="1">
            <w:r w:rsidRPr="00662C4C">
              <w:rPr>
                <w:rStyle w:val="Hyperlink"/>
                <w:noProof/>
              </w:rPr>
              <w:t>14.3</w:t>
            </w:r>
            <w:r>
              <w:rPr>
                <w:rFonts w:asciiTheme="minorHAnsi" w:hAnsiTheme="minorHAnsi"/>
                <w:noProof/>
                <w:sz w:val="24"/>
              </w:rPr>
              <w:tab/>
            </w:r>
            <w:r w:rsidRPr="00662C4C">
              <w:rPr>
                <w:rStyle w:val="Hyperlink"/>
                <w:noProof/>
              </w:rPr>
              <w:t>Broadcast</w:t>
            </w:r>
            <w:r>
              <w:rPr>
                <w:noProof/>
                <w:webHidden/>
              </w:rPr>
              <w:tab/>
            </w:r>
            <w:r>
              <w:rPr>
                <w:noProof/>
                <w:webHidden/>
              </w:rPr>
              <w:fldChar w:fldCharType="begin"/>
            </w:r>
            <w:r>
              <w:rPr>
                <w:noProof/>
                <w:webHidden/>
              </w:rPr>
              <w:instrText xml:space="preserve"> PAGEREF _Toc232496885 \h </w:instrText>
            </w:r>
            <w:r>
              <w:rPr>
                <w:noProof/>
                <w:webHidden/>
              </w:rPr>
            </w:r>
            <w:r>
              <w:rPr>
                <w:noProof/>
                <w:webHidden/>
              </w:rPr>
              <w:fldChar w:fldCharType="separate"/>
            </w:r>
            <w:r>
              <w:rPr>
                <w:noProof/>
                <w:webHidden/>
              </w:rPr>
              <w:t>72</w:t>
            </w:r>
            <w:r>
              <w:rPr>
                <w:noProof/>
                <w:webHidden/>
              </w:rPr>
              <w:fldChar w:fldCharType="end"/>
            </w:r>
          </w:hyperlink>
        </w:p>
        <w:p w14:paraId="1547311D" w14:textId="05BC069F" w:rsidR="0078561B" w:rsidRDefault="0078561B">
          <w:pPr>
            <w:pStyle w:val="TOC2"/>
            <w:tabs>
              <w:tab w:val="left" w:pos="960"/>
              <w:tab w:val="right" w:leader="dot" w:pos="9016"/>
            </w:tabs>
            <w:rPr>
              <w:rFonts w:asciiTheme="minorHAnsi" w:hAnsiTheme="minorHAnsi"/>
              <w:noProof/>
              <w:sz w:val="24"/>
            </w:rPr>
          </w:pPr>
          <w:hyperlink w:anchor="_Toc232496886" w:history="1">
            <w:r w:rsidRPr="00662C4C">
              <w:rPr>
                <w:rStyle w:val="Hyperlink"/>
                <w:noProof/>
              </w:rPr>
              <w:t>14.4</w:t>
            </w:r>
            <w:r>
              <w:rPr>
                <w:rFonts w:asciiTheme="minorHAnsi" w:hAnsiTheme="minorHAnsi"/>
                <w:noProof/>
                <w:sz w:val="24"/>
              </w:rPr>
              <w:tab/>
            </w:r>
            <w:r w:rsidRPr="00662C4C">
              <w:rPr>
                <w:rStyle w:val="Hyperlink"/>
                <w:noProof/>
              </w:rPr>
              <w:t>Central Rostering Module</w:t>
            </w:r>
            <w:r>
              <w:rPr>
                <w:noProof/>
                <w:webHidden/>
              </w:rPr>
              <w:tab/>
            </w:r>
            <w:r>
              <w:rPr>
                <w:noProof/>
                <w:webHidden/>
              </w:rPr>
              <w:fldChar w:fldCharType="begin"/>
            </w:r>
            <w:r>
              <w:rPr>
                <w:noProof/>
                <w:webHidden/>
              </w:rPr>
              <w:instrText xml:space="preserve"> PAGEREF _Toc232496886 \h </w:instrText>
            </w:r>
            <w:r>
              <w:rPr>
                <w:noProof/>
                <w:webHidden/>
              </w:rPr>
            </w:r>
            <w:r>
              <w:rPr>
                <w:noProof/>
                <w:webHidden/>
              </w:rPr>
              <w:fldChar w:fldCharType="separate"/>
            </w:r>
            <w:r>
              <w:rPr>
                <w:noProof/>
                <w:webHidden/>
              </w:rPr>
              <w:t>72</w:t>
            </w:r>
            <w:r>
              <w:rPr>
                <w:noProof/>
                <w:webHidden/>
              </w:rPr>
              <w:fldChar w:fldCharType="end"/>
            </w:r>
          </w:hyperlink>
        </w:p>
        <w:p w14:paraId="6733E526" w14:textId="2BBEF600" w:rsidR="0078561B" w:rsidRDefault="0078561B">
          <w:pPr>
            <w:pStyle w:val="TOC1"/>
            <w:tabs>
              <w:tab w:val="left" w:pos="720"/>
              <w:tab w:val="right" w:leader="dot" w:pos="9016"/>
            </w:tabs>
            <w:rPr>
              <w:rFonts w:asciiTheme="minorHAnsi" w:hAnsiTheme="minorHAnsi"/>
              <w:noProof/>
              <w:sz w:val="24"/>
            </w:rPr>
          </w:pPr>
          <w:hyperlink w:anchor="_Toc232496887" w:history="1">
            <w:r w:rsidRPr="00662C4C">
              <w:rPr>
                <w:rStyle w:val="Hyperlink"/>
                <w:noProof/>
              </w:rPr>
              <w:t>15.</w:t>
            </w:r>
            <w:r>
              <w:rPr>
                <w:rFonts w:asciiTheme="minorHAnsi" w:hAnsiTheme="minorHAnsi"/>
                <w:noProof/>
                <w:sz w:val="24"/>
              </w:rPr>
              <w:tab/>
            </w:r>
            <w:r w:rsidRPr="00662C4C">
              <w:rPr>
                <w:rStyle w:val="Hyperlink"/>
                <w:noProof/>
              </w:rPr>
              <w:t>Appendix</w:t>
            </w:r>
            <w:r>
              <w:rPr>
                <w:noProof/>
                <w:webHidden/>
              </w:rPr>
              <w:tab/>
            </w:r>
            <w:r>
              <w:rPr>
                <w:noProof/>
                <w:webHidden/>
              </w:rPr>
              <w:fldChar w:fldCharType="begin"/>
            </w:r>
            <w:r>
              <w:rPr>
                <w:noProof/>
                <w:webHidden/>
              </w:rPr>
              <w:instrText xml:space="preserve"> PAGEREF _Toc232496887 \h </w:instrText>
            </w:r>
            <w:r>
              <w:rPr>
                <w:noProof/>
                <w:webHidden/>
              </w:rPr>
            </w:r>
            <w:r>
              <w:rPr>
                <w:noProof/>
                <w:webHidden/>
              </w:rPr>
              <w:fldChar w:fldCharType="separate"/>
            </w:r>
            <w:r>
              <w:rPr>
                <w:noProof/>
                <w:webHidden/>
              </w:rPr>
              <w:t>73</w:t>
            </w:r>
            <w:r>
              <w:rPr>
                <w:noProof/>
                <w:webHidden/>
              </w:rPr>
              <w:fldChar w:fldCharType="end"/>
            </w:r>
          </w:hyperlink>
        </w:p>
        <w:p w14:paraId="4F7D1835" w14:textId="4CEAC4CF" w:rsidR="001518DE" w:rsidRPr="00323C34" w:rsidRDefault="001518DE">
          <w:r w:rsidRPr="00323C34">
            <w:rPr>
              <w:b/>
              <w:bCs/>
            </w:rPr>
            <w:fldChar w:fldCharType="end"/>
          </w:r>
        </w:p>
      </w:sdtContent>
    </w:sdt>
    <w:p w14:paraId="40334667" w14:textId="5B7AC91D" w:rsidR="001518DE" w:rsidRPr="00323C34" w:rsidRDefault="001518DE">
      <w:pPr>
        <w:spacing w:line="278" w:lineRule="auto"/>
        <w:rPr>
          <w:b/>
          <w:sz w:val="32"/>
          <w:szCs w:val="36"/>
        </w:rPr>
      </w:pPr>
      <w:r w:rsidRPr="00323C34">
        <w:rPr>
          <w:b/>
          <w:sz w:val="32"/>
          <w:szCs w:val="36"/>
        </w:rPr>
        <w:br w:type="page"/>
      </w:r>
    </w:p>
    <w:p w14:paraId="0EF36015" w14:textId="6D83A16E" w:rsidR="009A4932" w:rsidRPr="00323C34" w:rsidRDefault="009A4932" w:rsidP="00F4177B">
      <w:pPr>
        <w:pStyle w:val="Heading1"/>
        <w:pBdr>
          <w:bottom w:val="single" w:sz="4" w:space="1" w:color="auto"/>
        </w:pBdr>
        <w:spacing w:line="240" w:lineRule="auto"/>
      </w:pPr>
      <w:bookmarkStart w:id="0" w:name="_Toc232496751"/>
      <w:r w:rsidRPr="00323C34">
        <w:lastRenderedPageBreak/>
        <w:t>Document Control</w:t>
      </w:r>
      <w:bookmarkEnd w:id="0"/>
    </w:p>
    <w:p w14:paraId="196E2B39" w14:textId="7E90FF76" w:rsidR="009A4932" w:rsidRPr="00323C34" w:rsidRDefault="009A4932" w:rsidP="009A4932"/>
    <w:p w14:paraId="3164019D" w14:textId="56833AD0" w:rsidR="009A4932" w:rsidRPr="00323C34" w:rsidRDefault="009A4932" w:rsidP="006C258F">
      <w:pPr>
        <w:pStyle w:val="Heading2"/>
      </w:pPr>
      <w:bookmarkStart w:id="1" w:name="_Toc232496752"/>
      <w:r w:rsidRPr="00323C34">
        <w:t>Version History</w:t>
      </w:r>
      <w:bookmarkEnd w:id="1"/>
    </w:p>
    <w:tbl>
      <w:tblPr>
        <w:tblStyle w:val="TableGrid"/>
        <w:tblW w:w="5000" w:type="pct"/>
        <w:tblLook w:val="04A0" w:firstRow="1" w:lastRow="0" w:firstColumn="1" w:lastColumn="0" w:noHBand="0" w:noVBand="1"/>
      </w:tblPr>
      <w:tblGrid>
        <w:gridCol w:w="1129"/>
        <w:gridCol w:w="1700"/>
        <w:gridCol w:w="6187"/>
      </w:tblGrid>
      <w:tr w:rsidR="00C62A87" w:rsidRPr="00323C34" w14:paraId="0DE20A4F" w14:textId="77777777" w:rsidTr="00CD5CFB">
        <w:trPr>
          <w:cantSplit/>
          <w:tblHeader/>
        </w:trPr>
        <w:tc>
          <w:tcPr>
            <w:tcW w:w="626" w:type="pct"/>
            <w:shd w:val="clear" w:color="auto" w:fill="0070C0"/>
            <w:vAlign w:val="center"/>
            <w:hideMark/>
          </w:tcPr>
          <w:p w14:paraId="12623603" w14:textId="77777777" w:rsidR="002607B5" w:rsidRPr="00323C34" w:rsidRDefault="002607B5" w:rsidP="002607B5">
            <w:pPr>
              <w:spacing w:after="160"/>
              <w:rPr>
                <w:b/>
                <w:bCs/>
                <w:color w:val="FFFFFF" w:themeColor="background1"/>
              </w:rPr>
            </w:pPr>
            <w:r w:rsidRPr="00323C34">
              <w:rPr>
                <w:b/>
                <w:bCs/>
                <w:color w:val="FFFFFF" w:themeColor="background1"/>
              </w:rPr>
              <w:t>Version</w:t>
            </w:r>
          </w:p>
        </w:tc>
        <w:tc>
          <w:tcPr>
            <w:tcW w:w="943" w:type="pct"/>
            <w:shd w:val="clear" w:color="auto" w:fill="0070C0"/>
            <w:vAlign w:val="center"/>
            <w:hideMark/>
          </w:tcPr>
          <w:p w14:paraId="5CBEDC2B" w14:textId="77777777" w:rsidR="002607B5" w:rsidRPr="00323C34" w:rsidRDefault="002607B5" w:rsidP="002607B5">
            <w:pPr>
              <w:spacing w:after="160"/>
              <w:rPr>
                <w:b/>
                <w:bCs/>
                <w:color w:val="FFFFFF" w:themeColor="background1"/>
              </w:rPr>
            </w:pPr>
            <w:r w:rsidRPr="00323C34">
              <w:rPr>
                <w:b/>
                <w:bCs/>
                <w:color w:val="FFFFFF" w:themeColor="background1"/>
              </w:rPr>
              <w:t>Date</w:t>
            </w:r>
          </w:p>
        </w:tc>
        <w:tc>
          <w:tcPr>
            <w:tcW w:w="3431" w:type="pct"/>
            <w:shd w:val="clear" w:color="auto" w:fill="0070C0"/>
            <w:vAlign w:val="center"/>
            <w:hideMark/>
          </w:tcPr>
          <w:p w14:paraId="2111379D" w14:textId="77777777" w:rsidR="002607B5" w:rsidRPr="00323C34" w:rsidRDefault="002607B5" w:rsidP="002607B5">
            <w:pPr>
              <w:spacing w:after="160"/>
              <w:rPr>
                <w:b/>
                <w:bCs/>
                <w:color w:val="FFFFFF" w:themeColor="background1"/>
              </w:rPr>
            </w:pPr>
            <w:r w:rsidRPr="00323C34">
              <w:rPr>
                <w:b/>
                <w:bCs/>
                <w:color w:val="FFFFFF" w:themeColor="background1"/>
              </w:rPr>
              <w:t>Description</w:t>
            </w:r>
          </w:p>
        </w:tc>
      </w:tr>
      <w:tr w:rsidR="00C62A87" w:rsidRPr="00323C34" w14:paraId="17967DEF" w14:textId="77777777" w:rsidTr="00CD5CFB">
        <w:trPr>
          <w:cantSplit/>
        </w:trPr>
        <w:tc>
          <w:tcPr>
            <w:tcW w:w="626" w:type="pct"/>
            <w:vAlign w:val="center"/>
            <w:hideMark/>
          </w:tcPr>
          <w:p w14:paraId="33B22150" w14:textId="77777777" w:rsidR="002607B5" w:rsidRPr="00323C34" w:rsidRDefault="002607B5" w:rsidP="002607B5">
            <w:pPr>
              <w:spacing w:after="160"/>
            </w:pPr>
            <w:r w:rsidRPr="00323C34">
              <w:t>0.1</w:t>
            </w:r>
          </w:p>
        </w:tc>
        <w:tc>
          <w:tcPr>
            <w:tcW w:w="943" w:type="pct"/>
            <w:vAlign w:val="center"/>
            <w:hideMark/>
          </w:tcPr>
          <w:p w14:paraId="53B4BEC5" w14:textId="68C37C6B" w:rsidR="002607B5" w:rsidRPr="00323C34" w:rsidRDefault="002607B5" w:rsidP="002607B5">
            <w:pPr>
              <w:spacing w:after="160"/>
            </w:pPr>
            <w:r w:rsidRPr="00323C34">
              <w:t>1</w:t>
            </w:r>
            <w:r w:rsidR="00212DB5">
              <w:rPr>
                <w:rFonts w:hint="eastAsia"/>
              </w:rPr>
              <w:t>8</w:t>
            </w:r>
            <w:r w:rsidRPr="00323C34">
              <w:t xml:space="preserve"> May 2026</w:t>
            </w:r>
          </w:p>
        </w:tc>
        <w:tc>
          <w:tcPr>
            <w:tcW w:w="3431" w:type="pct"/>
            <w:vAlign w:val="center"/>
            <w:hideMark/>
          </w:tcPr>
          <w:p w14:paraId="58077B0F" w14:textId="5817B852" w:rsidR="002607B5" w:rsidRPr="00323C34" w:rsidRDefault="002607B5" w:rsidP="002607B5">
            <w:pPr>
              <w:spacing w:after="160"/>
            </w:pPr>
            <w:r w:rsidRPr="00323C34">
              <w:t xml:space="preserve">Initial </w:t>
            </w:r>
            <w:r w:rsidR="00212DB5">
              <w:rPr>
                <w:rFonts w:hint="eastAsia"/>
              </w:rPr>
              <w:t>D</w:t>
            </w:r>
            <w:r w:rsidRPr="00323C34">
              <w:t>raft</w:t>
            </w:r>
          </w:p>
        </w:tc>
      </w:tr>
      <w:tr w:rsidR="008167CF" w:rsidRPr="00323C34" w14:paraId="412F8ED6" w14:textId="77777777" w:rsidTr="00CD5CFB">
        <w:trPr>
          <w:cantSplit/>
        </w:trPr>
        <w:tc>
          <w:tcPr>
            <w:tcW w:w="626" w:type="pct"/>
            <w:vAlign w:val="center"/>
          </w:tcPr>
          <w:p w14:paraId="4364C755" w14:textId="46C96D99" w:rsidR="008167CF" w:rsidRPr="00323C34" w:rsidRDefault="008167CF" w:rsidP="002607B5">
            <w:pPr>
              <w:spacing w:after="160"/>
            </w:pPr>
            <w:r>
              <w:t>0.2</w:t>
            </w:r>
          </w:p>
        </w:tc>
        <w:tc>
          <w:tcPr>
            <w:tcW w:w="943" w:type="pct"/>
            <w:vAlign w:val="center"/>
          </w:tcPr>
          <w:p w14:paraId="0C3FE8E1" w14:textId="75AC09F3" w:rsidR="008167CF" w:rsidRPr="00323C34" w:rsidRDefault="00D67D4B" w:rsidP="002607B5">
            <w:pPr>
              <w:spacing w:after="160"/>
            </w:pPr>
            <w:r>
              <w:rPr>
                <w:rFonts w:hint="eastAsia"/>
              </w:rPr>
              <w:t>5 June 2026</w:t>
            </w:r>
          </w:p>
        </w:tc>
        <w:tc>
          <w:tcPr>
            <w:tcW w:w="3431" w:type="pct"/>
            <w:vAlign w:val="center"/>
          </w:tcPr>
          <w:p w14:paraId="0AD5A535" w14:textId="7BCD14E1" w:rsidR="008167CF" w:rsidRPr="00323C34" w:rsidRDefault="00D67D4B" w:rsidP="002607B5">
            <w:pPr>
              <w:spacing w:after="160"/>
            </w:pPr>
            <w:r>
              <w:rPr>
                <w:rFonts w:hint="eastAsia"/>
              </w:rPr>
              <w:t>Revised d</w:t>
            </w:r>
            <w:r w:rsidR="009E409A">
              <w:rPr>
                <w:rFonts w:hint="eastAsia"/>
              </w:rPr>
              <w:t>raft</w:t>
            </w:r>
            <w:r w:rsidR="00765459">
              <w:rPr>
                <w:rFonts w:hint="eastAsia"/>
              </w:rPr>
              <w:t xml:space="preserve"> updating</w:t>
            </w:r>
            <w:r w:rsidR="00C576A9">
              <w:rPr>
                <w:rFonts w:hint="eastAsia"/>
              </w:rPr>
              <w:t xml:space="preserve"> Case and sub-records details</w:t>
            </w:r>
          </w:p>
        </w:tc>
      </w:tr>
      <w:tr w:rsidR="00E656A5" w:rsidRPr="00323C34" w14:paraId="4C891E0A" w14:textId="77777777" w:rsidTr="00CD5CFB">
        <w:trPr>
          <w:cantSplit/>
        </w:trPr>
        <w:tc>
          <w:tcPr>
            <w:tcW w:w="626" w:type="pct"/>
            <w:vAlign w:val="center"/>
          </w:tcPr>
          <w:p w14:paraId="6C40DFAF" w14:textId="2BCED8C9" w:rsidR="00E656A5" w:rsidRDefault="00E656A5" w:rsidP="002607B5">
            <w:pPr>
              <w:spacing w:after="160"/>
            </w:pPr>
            <w:r>
              <w:t>0.21</w:t>
            </w:r>
          </w:p>
        </w:tc>
        <w:tc>
          <w:tcPr>
            <w:tcW w:w="943" w:type="pct"/>
            <w:vAlign w:val="center"/>
          </w:tcPr>
          <w:p w14:paraId="0FD222B4" w14:textId="55C7EF6A" w:rsidR="00E656A5" w:rsidRDefault="00E656A5" w:rsidP="002607B5">
            <w:pPr>
              <w:spacing w:after="160"/>
            </w:pPr>
            <w:r>
              <w:t>9 June 2026</w:t>
            </w:r>
          </w:p>
        </w:tc>
        <w:tc>
          <w:tcPr>
            <w:tcW w:w="3431" w:type="pct"/>
            <w:vAlign w:val="center"/>
          </w:tcPr>
          <w:p w14:paraId="0B8A1D0C" w14:textId="5D9D5DF0" w:rsidR="00E656A5" w:rsidRDefault="00E656A5" w:rsidP="002607B5">
            <w:pPr>
              <w:spacing w:after="160"/>
            </w:pPr>
            <w:r>
              <w:t>Updates to</w:t>
            </w:r>
            <w:r w:rsidR="00B75C1F">
              <w:t xml:space="preserve"> sub-record role/status/action matrix in Section 3.3</w:t>
            </w:r>
            <w:r>
              <w:t xml:space="preserve"> </w:t>
            </w:r>
          </w:p>
        </w:tc>
      </w:tr>
      <w:tr w:rsidR="005A02E6" w:rsidRPr="00323C34" w14:paraId="461AD967" w14:textId="77777777" w:rsidTr="00CD5CFB">
        <w:trPr>
          <w:cantSplit/>
        </w:trPr>
        <w:tc>
          <w:tcPr>
            <w:tcW w:w="626" w:type="pct"/>
            <w:vAlign w:val="center"/>
          </w:tcPr>
          <w:p w14:paraId="32BC8D0C" w14:textId="43868DB8" w:rsidR="005A02E6" w:rsidRDefault="005A02E6" w:rsidP="002607B5">
            <w:pPr>
              <w:spacing w:after="160"/>
            </w:pPr>
            <w:ins w:id="2" w:author="Shin Feng WONG" w:date="2026-06-16T09:58:00Z" w16du:dateUtc="2026-06-16T01:58:00Z">
              <w:r>
                <w:t>0.3</w:t>
              </w:r>
            </w:ins>
          </w:p>
        </w:tc>
        <w:tc>
          <w:tcPr>
            <w:tcW w:w="943" w:type="pct"/>
            <w:vAlign w:val="center"/>
          </w:tcPr>
          <w:p w14:paraId="067BC4D4" w14:textId="3FCA2B50" w:rsidR="005A02E6" w:rsidRDefault="005A02E6" w:rsidP="002607B5">
            <w:pPr>
              <w:spacing w:after="160"/>
            </w:pPr>
            <w:ins w:id="3" w:author="Shin Feng WONG" w:date="2026-06-16T09:58:00Z" w16du:dateUtc="2026-06-16T01:58:00Z">
              <w:r>
                <w:t>15 June 2026</w:t>
              </w:r>
            </w:ins>
          </w:p>
        </w:tc>
        <w:tc>
          <w:tcPr>
            <w:tcW w:w="3431" w:type="pct"/>
            <w:vAlign w:val="center"/>
          </w:tcPr>
          <w:p w14:paraId="553AA6B9" w14:textId="1765C43B" w:rsidR="005A02E6" w:rsidRDefault="005A02E6" w:rsidP="002607B5">
            <w:pPr>
              <w:spacing w:after="160"/>
            </w:pPr>
            <w:ins w:id="4" w:author="Shin Feng WONG" w:date="2026-06-16T09:58:00Z" w16du:dateUtc="2026-06-16T01:58:00Z">
              <w:r>
                <w:t xml:space="preserve">Updates to </w:t>
              </w:r>
            </w:ins>
            <w:ins w:id="5" w:author="Shin Feng WONG" w:date="2026-06-16T10:02:00Z" w16du:dateUtc="2026-06-16T02:02:00Z">
              <w:r w:rsidR="00BC3477">
                <w:t xml:space="preserve">Events, </w:t>
              </w:r>
            </w:ins>
            <w:ins w:id="6" w:author="Shin Feng WONG" w:date="2026-06-16T10:01:00Z" w16du:dateUtc="2026-06-16T02:01:00Z">
              <w:r w:rsidR="00B37A8A">
                <w:t>B</w:t>
              </w:r>
            </w:ins>
            <w:ins w:id="7" w:author="Shin Feng WONG" w:date="2026-06-16T10:02:00Z" w16du:dateUtc="2026-06-16T02:02:00Z">
              <w:r w:rsidR="00B37A8A">
                <w:t>roadcast</w:t>
              </w:r>
            </w:ins>
            <w:ins w:id="8" w:author="Shin Feng WONG" w:date="2026-06-16T10:05:00Z" w16du:dateUtc="2026-06-16T02:05:00Z">
              <w:r w:rsidR="0078561B">
                <w:t>, Alerts, Role Permissions</w:t>
              </w:r>
            </w:ins>
          </w:p>
        </w:tc>
      </w:tr>
    </w:tbl>
    <w:p w14:paraId="18A1315C" w14:textId="77777777" w:rsidR="009A4932" w:rsidRPr="00323C34" w:rsidRDefault="009A4932" w:rsidP="009A4932"/>
    <w:p w14:paraId="08BD9822" w14:textId="6073B30F" w:rsidR="00E840B6" w:rsidRPr="00323C34" w:rsidRDefault="00E840B6" w:rsidP="006C258F">
      <w:pPr>
        <w:pStyle w:val="Heading2"/>
      </w:pPr>
      <w:bookmarkStart w:id="9" w:name="_Toc232496753"/>
      <w:r w:rsidRPr="00323C34">
        <w:t>Definitions, Abbre</w:t>
      </w:r>
      <w:r w:rsidR="00A520A4" w:rsidRPr="00323C34">
        <w:t>viations, Acronyms</w:t>
      </w:r>
      <w:bookmarkEnd w:id="9"/>
    </w:p>
    <w:tbl>
      <w:tblPr>
        <w:tblStyle w:val="TableGrid"/>
        <w:tblW w:w="0" w:type="auto"/>
        <w:tblLook w:val="04A0" w:firstRow="1" w:lastRow="0" w:firstColumn="1" w:lastColumn="0" w:noHBand="0" w:noVBand="1"/>
      </w:tblPr>
      <w:tblGrid>
        <w:gridCol w:w="889"/>
        <w:gridCol w:w="8127"/>
      </w:tblGrid>
      <w:tr w:rsidR="00C62A87" w:rsidRPr="00323C34" w14:paraId="51A2634A" w14:textId="77777777" w:rsidTr="00A520A4">
        <w:trPr>
          <w:tblHeader/>
        </w:trPr>
        <w:tc>
          <w:tcPr>
            <w:tcW w:w="0" w:type="auto"/>
            <w:shd w:val="clear" w:color="auto" w:fill="0070C0"/>
            <w:hideMark/>
          </w:tcPr>
          <w:p w14:paraId="23D4606D" w14:textId="77777777" w:rsidR="00A520A4" w:rsidRPr="00323C34" w:rsidRDefault="00A520A4" w:rsidP="00A520A4">
            <w:pPr>
              <w:spacing w:after="160"/>
              <w:rPr>
                <w:b/>
                <w:bCs/>
                <w:color w:val="FFFFFF" w:themeColor="background1"/>
              </w:rPr>
            </w:pPr>
            <w:r w:rsidRPr="00323C34">
              <w:rPr>
                <w:b/>
                <w:bCs/>
                <w:color w:val="FFFFFF" w:themeColor="background1"/>
              </w:rPr>
              <w:t>Term</w:t>
            </w:r>
          </w:p>
        </w:tc>
        <w:tc>
          <w:tcPr>
            <w:tcW w:w="0" w:type="auto"/>
            <w:shd w:val="clear" w:color="auto" w:fill="0070C0"/>
            <w:hideMark/>
          </w:tcPr>
          <w:p w14:paraId="2583F032" w14:textId="77777777" w:rsidR="00A520A4" w:rsidRPr="00323C34" w:rsidRDefault="00A520A4" w:rsidP="00A520A4">
            <w:pPr>
              <w:spacing w:after="160"/>
              <w:rPr>
                <w:b/>
                <w:bCs/>
                <w:color w:val="FFFFFF" w:themeColor="background1"/>
              </w:rPr>
            </w:pPr>
            <w:r w:rsidRPr="00323C34">
              <w:rPr>
                <w:b/>
                <w:bCs/>
                <w:color w:val="FFFFFF" w:themeColor="background1"/>
              </w:rPr>
              <w:t>Definition</w:t>
            </w:r>
          </w:p>
        </w:tc>
      </w:tr>
      <w:tr w:rsidR="00C62A87" w:rsidRPr="00323C34" w14:paraId="3D5C2844" w14:textId="77777777" w:rsidTr="00A520A4">
        <w:tc>
          <w:tcPr>
            <w:tcW w:w="0" w:type="auto"/>
            <w:hideMark/>
          </w:tcPr>
          <w:p w14:paraId="5DC7DF67" w14:textId="77777777" w:rsidR="00A520A4" w:rsidRPr="00323C34" w:rsidRDefault="00A520A4" w:rsidP="00A520A4">
            <w:pPr>
              <w:spacing w:after="160"/>
            </w:pPr>
            <w:r w:rsidRPr="00323C34">
              <w:t>2FA</w:t>
            </w:r>
          </w:p>
        </w:tc>
        <w:tc>
          <w:tcPr>
            <w:tcW w:w="0" w:type="auto"/>
            <w:hideMark/>
          </w:tcPr>
          <w:p w14:paraId="57D2643C" w14:textId="77777777" w:rsidR="00A520A4" w:rsidRPr="00323C34" w:rsidRDefault="00A520A4" w:rsidP="00A520A4">
            <w:pPr>
              <w:spacing w:after="160"/>
            </w:pPr>
            <w:r w:rsidRPr="00323C34">
              <w:t>Two-Factor Authentication</w:t>
            </w:r>
          </w:p>
        </w:tc>
      </w:tr>
      <w:tr w:rsidR="00C62A87" w:rsidRPr="00323C34" w14:paraId="120054AA" w14:textId="77777777" w:rsidTr="00A520A4">
        <w:tc>
          <w:tcPr>
            <w:tcW w:w="0" w:type="auto"/>
            <w:hideMark/>
          </w:tcPr>
          <w:p w14:paraId="138183B6" w14:textId="77777777" w:rsidR="00A520A4" w:rsidRPr="00323C34" w:rsidRDefault="00A520A4" w:rsidP="00A520A4">
            <w:pPr>
              <w:spacing w:after="160"/>
            </w:pPr>
            <w:r w:rsidRPr="00323C34">
              <w:t>AD</w:t>
            </w:r>
          </w:p>
        </w:tc>
        <w:tc>
          <w:tcPr>
            <w:tcW w:w="0" w:type="auto"/>
            <w:hideMark/>
          </w:tcPr>
          <w:p w14:paraId="6AA689C6" w14:textId="77777777" w:rsidR="00A520A4" w:rsidRPr="00323C34" w:rsidRDefault="00A520A4" w:rsidP="00A520A4">
            <w:pPr>
              <w:spacing w:after="160"/>
            </w:pPr>
            <w:r w:rsidRPr="00323C34">
              <w:t>Active Directory</w:t>
            </w:r>
          </w:p>
        </w:tc>
      </w:tr>
      <w:tr w:rsidR="00C62A87" w:rsidRPr="00323C34" w14:paraId="7A50F436" w14:textId="77777777" w:rsidTr="00A520A4">
        <w:tc>
          <w:tcPr>
            <w:tcW w:w="0" w:type="auto"/>
            <w:hideMark/>
          </w:tcPr>
          <w:p w14:paraId="31BCA82B" w14:textId="77777777" w:rsidR="00A520A4" w:rsidRPr="00323C34" w:rsidRDefault="00A520A4" w:rsidP="00A520A4">
            <w:pPr>
              <w:spacing w:after="160"/>
            </w:pPr>
            <w:r w:rsidRPr="00323C34">
              <w:t>BWC</w:t>
            </w:r>
          </w:p>
        </w:tc>
        <w:tc>
          <w:tcPr>
            <w:tcW w:w="0" w:type="auto"/>
            <w:hideMark/>
          </w:tcPr>
          <w:p w14:paraId="2D8C4C1E" w14:textId="77777777" w:rsidR="00A520A4" w:rsidRPr="00323C34" w:rsidRDefault="00A520A4" w:rsidP="00A520A4">
            <w:pPr>
              <w:spacing w:after="160"/>
            </w:pPr>
            <w:r w:rsidRPr="00323C34">
              <w:t>Body Worn Camera</w:t>
            </w:r>
          </w:p>
        </w:tc>
      </w:tr>
      <w:tr w:rsidR="00C62A87" w:rsidRPr="00323C34" w14:paraId="75A959BD" w14:textId="77777777" w:rsidTr="00A520A4">
        <w:tc>
          <w:tcPr>
            <w:tcW w:w="0" w:type="auto"/>
            <w:hideMark/>
          </w:tcPr>
          <w:p w14:paraId="0EB5A93E" w14:textId="77777777" w:rsidR="00A520A4" w:rsidRPr="00323C34" w:rsidRDefault="00A520A4" w:rsidP="00A520A4">
            <w:pPr>
              <w:spacing w:after="160"/>
            </w:pPr>
            <w:r w:rsidRPr="00323C34">
              <w:t>CMS</w:t>
            </w:r>
          </w:p>
        </w:tc>
        <w:tc>
          <w:tcPr>
            <w:tcW w:w="0" w:type="auto"/>
            <w:hideMark/>
          </w:tcPr>
          <w:p w14:paraId="6A2A591B" w14:textId="77777777" w:rsidR="00A520A4" w:rsidRPr="00323C34" w:rsidRDefault="00A520A4" w:rsidP="00A520A4">
            <w:pPr>
              <w:spacing w:after="160"/>
            </w:pPr>
            <w:r w:rsidRPr="00323C34">
              <w:t>Case Management System</w:t>
            </w:r>
          </w:p>
        </w:tc>
      </w:tr>
      <w:tr w:rsidR="00C62A87" w:rsidRPr="00323C34" w14:paraId="4FD7F4EF" w14:textId="77777777" w:rsidTr="00A520A4">
        <w:tc>
          <w:tcPr>
            <w:tcW w:w="0" w:type="auto"/>
            <w:hideMark/>
          </w:tcPr>
          <w:p w14:paraId="7CE4AE4E" w14:textId="77777777" w:rsidR="00A520A4" w:rsidRPr="00323C34" w:rsidRDefault="00A520A4" w:rsidP="00A520A4">
            <w:pPr>
              <w:spacing w:after="160"/>
            </w:pPr>
            <w:r w:rsidRPr="00323C34">
              <w:t>CMMS</w:t>
            </w:r>
          </w:p>
        </w:tc>
        <w:tc>
          <w:tcPr>
            <w:tcW w:w="0" w:type="auto"/>
            <w:hideMark/>
          </w:tcPr>
          <w:p w14:paraId="6BFFCFE8" w14:textId="77777777" w:rsidR="00A520A4" w:rsidRPr="00323C34" w:rsidRDefault="00A520A4" w:rsidP="00A520A4">
            <w:pPr>
              <w:spacing w:after="160"/>
            </w:pPr>
            <w:r w:rsidRPr="00323C34">
              <w:t>Computerised Maintenance Management System</w:t>
            </w:r>
          </w:p>
        </w:tc>
      </w:tr>
      <w:tr w:rsidR="00C62A87" w:rsidRPr="00323C34" w14:paraId="6815B404" w14:textId="77777777" w:rsidTr="00A520A4">
        <w:tc>
          <w:tcPr>
            <w:tcW w:w="0" w:type="auto"/>
            <w:hideMark/>
          </w:tcPr>
          <w:p w14:paraId="2ADC6631" w14:textId="77777777" w:rsidR="00A520A4" w:rsidRPr="00323C34" w:rsidRDefault="00A520A4" w:rsidP="00A520A4">
            <w:pPr>
              <w:spacing w:after="160"/>
            </w:pPr>
            <w:r w:rsidRPr="00323C34">
              <w:t>DM</w:t>
            </w:r>
          </w:p>
        </w:tc>
        <w:tc>
          <w:tcPr>
            <w:tcW w:w="0" w:type="auto"/>
            <w:hideMark/>
          </w:tcPr>
          <w:p w14:paraId="644938D2" w14:textId="77777777" w:rsidR="00A520A4" w:rsidRPr="00323C34" w:rsidRDefault="00A520A4" w:rsidP="00A520A4">
            <w:pPr>
              <w:spacing w:after="160"/>
            </w:pPr>
            <w:r w:rsidRPr="00323C34">
              <w:t>Duty Manager</w:t>
            </w:r>
          </w:p>
        </w:tc>
      </w:tr>
      <w:tr w:rsidR="00C62A87" w:rsidRPr="00323C34" w14:paraId="440FB103" w14:textId="77777777" w:rsidTr="00A520A4">
        <w:tc>
          <w:tcPr>
            <w:tcW w:w="0" w:type="auto"/>
            <w:hideMark/>
          </w:tcPr>
          <w:p w14:paraId="23A7F497" w14:textId="77777777" w:rsidR="00A520A4" w:rsidRPr="00323C34" w:rsidRDefault="00A520A4" w:rsidP="00A520A4">
            <w:pPr>
              <w:spacing w:after="160"/>
            </w:pPr>
            <w:r w:rsidRPr="00323C34">
              <w:t>DO</w:t>
            </w:r>
          </w:p>
        </w:tc>
        <w:tc>
          <w:tcPr>
            <w:tcW w:w="0" w:type="auto"/>
            <w:hideMark/>
          </w:tcPr>
          <w:p w14:paraId="7D5F1759" w14:textId="77777777" w:rsidR="00A520A4" w:rsidRPr="00323C34" w:rsidRDefault="00A520A4" w:rsidP="00A520A4">
            <w:pPr>
              <w:spacing w:after="160"/>
            </w:pPr>
            <w:r w:rsidRPr="00323C34">
              <w:t>Duty Officer</w:t>
            </w:r>
          </w:p>
        </w:tc>
      </w:tr>
      <w:tr w:rsidR="00C62A87" w:rsidRPr="00323C34" w14:paraId="160389DC" w14:textId="77777777" w:rsidTr="00A520A4">
        <w:tc>
          <w:tcPr>
            <w:tcW w:w="0" w:type="auto"/>
            <w:hideMark/>
          </w:tcPr>
          <w:p w14:paraId="29068759" w14:textId="77777777" w:rsidR="00A520A4" w:rsidRPr="00323C34" w:rsidRDefault="00A520A4" w:rsidP="00A520A4">
            <w:pPr>
              <w:spacing w:after="160"/>
            </w:pPr>
            <w:r w:rsidRPr="00323C34">
              <w:t>FM</w:t>
            </w:r>
          </w:p>
        </w:tc>
        <w:tc>
          <w:tcPr>
            <w:tcW w:w="0" w:type="auto"/>
            <w:hideMark/>
          </w:tcPr>
          <w:p w14:paraId="7A833134" w14:textId="77777777" w:rsidR="00A520A4" w:rsidRPr="00323C34" w:rsidRDefault="00A520A4" w:rsidP="00A520A4">
            <w:pPr>
              <w:spacing w:after="160"/>
            </w:pPr>
            <w:r w:rsidRPr="00323C34">
              <w:t>Facilities Management</w:t>
            </w:r>
          </w:p>
        </w:tc>
      </w:tr>
      <w:tr w:rsidR="00C62A87" w:rsidRPr="00323C34" w14:paraId="0A7CD770" w14:textId="77777777" w:rsidTr="00A520A4">
        <w:tc>
          <w:tcPr>
            <w:tcW w:w="0" w:type="auto"/>
            <w:hideMark/>
          </w:tcPr>
          <w:p w14:paraId="20CC7B0A" w14:textId="77777777" w:rsidR="00A520A4" w:rsidRPr="00323C34" w:rsidRDefault="00A520A4" w:rsidP="00A520A4">
            <w:pPr>
              <w:spacing w:after="160"/>
            </w:pPr>
            <w:r w:rsidRPr="00323C34">
              <w:t>FRD</w:t>
            </w:r>
          </w:p>
        </w:tc>
        <w:tc>
          <w:tcPr>
            <w:tcW w:w="0" w:type="auto"/>
            <w:hideMark/>
          </w:tcPr>
          <w:p w14:paraId="5F98F85C" w14:textId="77777777" w:rsidR="00A520A4" w:rsidRPr="00323C34" w:rsidRDefault="00A520A4" w:rsidP="00A520A4">
            <w:pPr>
              <w:spacing w:after="160"/>
            </w:pPr>
            <w:r w:rsidRPr="00323C34">
              <w:t>Functional Requirements Document</w:t>
            </w:r>
          </w:p>
        </w:tc>
      </w:tr>
      <w:tr w:rsidR="00C62A87" w:rsidRPr="00323C34" w14:paraId="51380839" w14:textId="77777777" w:rsidTr="00A520A4">
        <w:tc>
          <w:tcPr>
            <w:tcW w:w="0" w:type="auto"/>
            <w:hideMark/>
          </w:tcPr>
          <w:p w14:paraId="72619A62" w14:textId="77777777" w:rsidR="00A520A4" w:rsidRPr="00323C34" w:rsidRDefault="00A520A4" w:rsidP="00A520A4">
            <w:pPr>
              <w:spacing w:after="160"/>
            </w:pPr>
            <w:r w:rsidRPr="00323C34">
              <w:t>HOTO</w:t>
            </w:r>
          </w:p>
        </w:tc>
        <w:tc>
          <w:tcPr>
            <w:tcW w:w="0" w:type="auto"/>
            <w:hideMark/>
          </w:tcPr>
          <w:p w14:paraId="256C925F" w14:textId="77777777" w:rsidR="00A520A4" w:rsidRPr="00323C34" w:rsidRDefault="00A520A4" w:rsidP="00A520A4">
            <w:pPr>
              <w:spacing w:after="160"/>
            </w:pPr>
            <w:r w:rsidRPr="00323C34">
              <w:t>Handover and Takeover</w:t>
            </w:r>
          </w:p>
        </w:tc>
      </w:tr>
      <w:tr w:rsidR="00C62A87" w:rsidRPr="00323C34" w14:paraId="01BD4C25" w14:textId="77777777" w:rsidTr="00A520A4">
        <w:tc>
          <w:tcPr>
            <w:tcW w:w="0" w:type="auto"/>
            <w:hideMark/>
          </w:tcPr>
          <w:p w14:paraId="6DA05802" w14:textId="77777777" w:rsidR="00A520A4" w:rsidRPr="00323C34" w:rsidRDefault="00A520A4" w:rsidP="00A520A4">
            <w:pPr>
              <w:spacing w:after="160"/>
            </w:pPr>
            <w:r w:rsidRPr="00323C34">
              <w:t>IFM</w:t>
            </w:r>
          </w:p>
        </w:tc>
        <w:tc>
          <w:tcPr>
            <w:tcW w:w="0" w:type="auto"/>
            <w:hideMark/>
          </w:tcPr>
          <w:p w14:paraId="3B5D34BF" w14:textId="77777777" w:rsidR="00A520A4" w:rsidRPr="00323C34" w:rsidRDefault="00A520A4" w:rsidP="00A520A4">
            <w:pPr>
              <w:spacing w:after="160"/>
            </w:pPr>
            <w:r w:rsidRPr="00323C34">
              <w:t>Integrated Facilities Management</w:t>
            </w:r>
          </w:p>
        </w:tc>
      </w:tr>
      <w:tr w:rsidR="00C62A87" w:rsidRPr="00323C34" w14:paraId="6E8C0681" w14:textId="77777777" w:rsidTr="00A520A4">
        <w:tc>
          <w:tcPr>
            <w:tcW w:w="0" w:type="auto"/>
            <w:hideMark/>
          </w:tcPr>
          <w:p w14:paraId="561EE93A" w14:textId="77777777" w:rsidR="00A520A4" w:rsidRPr="00323C34" w:rsidRDefault="00A520A4" w:rsidP="00A520A4">
            <w:pPr>
              <w:spacing w:after="160"/>
            </w:pPr>
            <w:r w:rsidRPr="00323C34">
              <w:t>IIOC</w:t>
            </w:r>
          </w:p>
        </w:tc>
        <w:tc>
          <w:tcPr>
            <w:tcW w:w="0" w:type="auto"/>
            <w:hideMark/>
          </w:tcPr>
          <w:p w14:paraId="7AE64257" w14:textId="77777777" w:rsidR="00A520A4" w:rsidRPr="00323C34" w:rsidRDefault="00A520A4" w:rsidP="00A520A4">
            <w:pPr>
              <w:spacing w:after="160"/>
            </w:pPr>
            <w:r w:rsidRPr="00323C34">
              <w:t>Island Integrated Operations Centre</w:t>
            </w:r>
          </w:p>
        </w:tc>
      </w:tr>
      <w:tr w:rsidR="00C62A87" w:rsidRPr="00323C34" w14:paraId="1E8497B5" w14:textId="77777777" w:rsidTr="00A520A4">
        <w:tc>
          <w:tcPr>
            <w:tcW w:w="0" w:type="auto"/>
            <w:hideMark/>
          </w:tcPr>
          <w:p w14:paraId="0CE2694B" w14:textId="77777777" w:rsidR="00A520A4" w:rsidRPr="00323C34" w:rsidRDefault="00A520A4" w:rsidP="00A520A4">
            <w:pPr>
              <w:spacing w:after="160"/>
            </w:pPr>
            <w:r w:rsidRPr="00323C34">
              <w:lastRenderedPageBreak/>
              <w:t>IOH</w:t>
            </w:r>
          </w:p>
        </w:tc>
        <w:tc>
          <w:tcPr>
            <w:tcW w:w="0" w:type="auto"/>
            <w:hideMark/>
          </w:tcPr>
          <w:p w14:paraId="64EE2169" w14:textId="77777777" w:rsidR="00A520A4" w:rsidRPr="00323C34" w:rsidRDefault="00A520A4" w:rsidP="00A520A4">
            <w:pPr>
              <w:spacing w:after="160"/>
            </w:pPr>
            <w:r w:rsidRPr="00323C34">
              <w:t>Integrated Operations Hub; used operationally to refer to the IIOC facility and its staff</w:t>
            </w:r>
          </w:p>
        </w:tc>
      </w:tr>
      <w:tr w:rsidR="00C62A87" w:rsidRPr="00323C34" w14:paraId="4714B74C" w14:textId="77777777" w:rsidTr="00A520A4">
        <w:tc>
          <w:tcPr>
            <w:tcW w:w="0" w:type="auto"/>
            <w:hideMark/>
          </w:tcPr>
          <w:p w14:paraId="5FBCB712" w14:textId="77777777" w:rsidR="00A520A4" w:rsidRPr="00323C34" w:rsidRDefault="00A520A4" w:rsidP="00A520A4">
            <w:pPr>
              <w:spacing w:after="160"/>
            </w:pPr>
            <w:r w:rsidRPr="00323C34">
              <w:t>LO</w:t>
            </w:r>
          </w:p>
        </w:tc>
        <w:tc>
          <w:tcPr>
            <w:tcW w:w="0" w:type="auto"/>
            <w:hideMark/>
          </w:tcPr>
          <w:p w14:paraId="65C80FD8" w14:textId="77777777" w:rsidR="00A520A4" w:rsidRPr="00323C34" w:rsidRDefault="00A520A4" w:rsidP="00A520A4">
            <w:pPr>
              <w:spacing w:after="160"/>
            </w:pPr>
            <w:r w:rsidRPr="00323C34">
              <w:t>Liaison Officer</w:t>
            </w:r>
          </w:p>
        </w:tc>
      </w:tr>
      <w:tr w:rsidR="00C62A87" w:rsidRPr="00323C34" w14:paraId="55396C96" w14:textId="77777777" w:rsidTr="00A520A4">
        <w:tc>
          <w:tcPr>
            <w:tcW w:w="0" w:type="auto"/>
            <w:hideMark/>
          </w:tcPr>
          <w:p w14:paraId="00C8B2AF" w14:textId="77777777" w:rsidR="00A520A4" w:rsidRPr="00323C34" w:rsidRDefault="00A520A4" w:rsidP="00A520A4">
            <w:pPr>
              <w:spacing w:after="160"/>
            </w:pPr>
            <w:r w:rsidRPr="00323C34">
              <w:t>MOS</w:t>
            </w:r>
          </w:p>
        </w:tc>
        <w:tc>
          <w:tcPr>
            <w:tcW w:w="0" w:type="auto"/>
            <w:hideMark/>
          </w:tcPr>
          <w:p w14:paraId="2E7B8F69" w14:textId="77777777" w:rsidR="00A520A4" w:rsidRPr="00323C34" w:rsidRDefault="00A520A4" w:rsidP="00A520A4">
            <w:pPr>
              <w:spacing w:after="160"/>
            </w:pPr>
            <w:r w:rsidRPr="00323C34">
              <w:t>Method of Statement</w:t>
            </w:r>
          </w:p>
        </w:tc>
      </w:tr>
      <w:tr w:rsidR="00C62A87" w:rsidRPr="00323C34" w14:paraId="1B369FD8" w14:textId="77777777" w:rsidTr="00A520A4">
        <w:tc>
          <w:tcPr>
            <w:tcW w:w="0" w:type="auto"/>
            <w:hideMark/>
          </w:tcPr>
          <w:p w14:paraId="43DD8562" w14:textId="77777777" w:rsidR="00A520A4" w:rsidRPr="00323C34" w:rsidRDefault="00A520A4" w:rsidP="00A520A4">
            <w:pPr>
              <w:spacing w:after="160"/>
            </w:pPr>
            <w:r w:rsidRPr="00323C34">
              <w:t>NOP</w:t>
            </w:r>
          </w:p>
        </w:tc>
        <w:tc>
          <w:tcPr>
            <w:tcW w:w="0" w:type="auto"/>
            <w:hideMark/>
          </w:tcPr>
          <w:p w14:paraId="2452E562" w14:textId="77777777" w:rsidR="00A520A4" w:rsidRPr="00323C34" w:rsidRDefault="00A520A4" w:rsidP="00A520A4">
            <w:pPr>
              <w:spacing w:after="160"/>
            </w:pPr>
            <w:r w:rsidRPr="00323C34">
              <w:t>No Objection Permit</w:t>
            </w:r>
          </w:p>
        </w:tc>
      </w:tr>
      <w:tr w:rsidR="00C62A87" w:rsidRPr="00323C34" w14:paraId="0436EFD4" w14:textId="77777777" w:rsidTr="00A520A4">
        <w:tc>
          <w:tcPr>
            <w:tcW w:w="0" w:type="auto"/>
            <w:hideMark/>
          </w:tcPr>
          <w:p w14:paraId="199EE0A3" w14:textId="77777777" w:rsidR="00A520A4" w:rsidRPr="00323C34" w:rsidRDefault="00A520A4" w:rsidP="00A520A4">
            <w:pPr>
              <w:spacing w:after="160"/>
            </w:pPr>
            <w:r w:rsidRPr="00323C34">
              <w:t>NCS</w:t>
            </w:r>
          </w:p>
        </w:tc>
        <w:tc>
          <w:tcPr>
            <w:tcW w:w="0" w:type="auto"/>
            <w:hideMark/>
          </w:tcPr>
          <w:p w14:paraId="7F1C8568" w14:textId="77777777" w:rsidR="00A520A4" w:rsidRPr="00323C34" w:rsidRDefault="00A520A4" w:rsidP="00A520A4">
            <w:pPr>
              <w:spacing w:after="160"/>
            </w:pPr>
            <w:r w:rsidRPr="00323C34">
              <w:t>NCS Pte Ltd</w:t>
            </w:r>
          </w:p>
        </w:tc>
      </w:tr>
      <w:tr w:rsidR="00C62A87" w:rsidRPr="00323C34" w14:paraId="74DC0056" w14:textId="77777777" w:rsidTr="00A520A4">
        <w:tc>
          <w:tcPr>
            <w:tcW w:w="0" w:type="auto"/>
            <w:hideMark/>
          </w:tcPr>
          <w:p w14:paraId="4A9B5408" w14:textId="77777777" w:rsidR="00A520A4" w:rsidRPr="00323C34" w:rsidRDefault="00A520A4" w:rsidP="00A520A4">
            <w:pPr>
              <w:spacing w:after="160"/>
            </w:pPr>
            <w:r w:rsidRPr="00323C34">
              <w:t>OR</w:t>
            </w:r>
          </w:p>
        </w:tc>
        <w:tc>
          <w:tcPr>
            <w:tcW w:w="0" w:type="auto"/>
            <w:hideMark/>
          </w:tcPr>
          <w:p w14:paraId="43F3A3B4" w14:textId="77777777" w:rsidR="00A520A4" w:rsidRPr="00323C34" w:rsidRDefault="00A520A4" w:rsidP="00A520A4">
            <w:pPr>
              <w:spacing w:after="160"/>
            </w:pPr>
            <w:r w:rsidRPr="00323C34">
              <w:t>Operational Resilience</w:t>
            </w:r>
          </w:p>
        </w:tc>
      </w:tr>
      <w:tr w:rsidR="00C62A87" w:rsidRPr="00323C34" w14:paraId="05C4EBBC" w14:textId="77777777" w:rsidTr="00A520A4">
        <w:tc>
          <w:tcPr>
            <w:tcW w:w="0" w:type="auto"/>
            <w:hideMark/>
          </w:tcPr>
          <w:p w14:paraId="3705DC2D" w14:textId="77777777" w:rsidR="00A520A4" w:rsidRPr="00323C34" w:rsidRDefault="00A520A4" w:rsidP="00A520A4">
            <w:pPr>
              <w:spacing w:after="160"/>
            </w:pPr>
            <w:r w:rsidRPr="00323C34">
              <w:t>PTZ</w:t>
            </w:r>
          </w:p>
        </w:tc>
        <w:tc>
          <w:tcPr>
            <w:tcW w:w="0" w:type="auto"/>
            <w:hideMark/>
          </w:tcPr>
          <w:p w14:paraId="76DC8AC7" w14:textId="77777777" w:rsidR="00A520A4" w:rsidRPr="00323C34" w:rsidRDefault="00A520A4" w:rsidP="00A520A4">
            <w:pPr>
              <w:spacing w:after="160"/>
            </w:pPr>
            <w:r w:rsidRPr="00323C34">
              <w:t>Pan-Tilt-Zoom</w:t>
            </w:r>
          </w:p>
        </w:tc>
      </w:tr>
      <w:tr w:rsidR="00C62A87" w:rsidRPr="00323C34" w14:paraId="2562664A" w14:textId="77777777" w:rsidTr="00A520A4">
        <w:tc>
          <w:tcPr>
            <w:tcW w:w="0" w:type="auto"/>
            <w:hideMark/>
          </w:tcPr>
          <w:p w14:paraId="6E942D16" w14:textId="77777777" w:rsidR="00A520A4" w:rsidRPr="00323C34" w:rsidRDefault="00A520A4" w:rsidP="00A520A4">
            <w:pPr>
              <w:spacing w:after="160"/>
            </w:pPr>
            <w:r w:rsidRPr="00323C34">
              <w:t>RA</w:t>
            </w:r>
          </w:p>
        </w:tc>
        <w:tc>
          <w:tcPr>
            <w:tcW w:w="0" w:type="auto"/>
            <w:hideMark/>
          </w:tcPr>
          <w:p w14:paraId="4592A21F" w14:textId="77777777" w:rsidR="00A520A4" w:rsidRPr="00323C34" w:rsidRDefault="00A520A4" w:rsidP="00A520A4">
            <w:pPr>
              <w:spacing w:after="160"/>
            </w:pPr>
            <w:r w:rsidRPr="00323C34">
              <w:t>Risk Assessment</w:t>
            </w:r>
          </w:p>
        </w:tc>
      </w:tr>
      <w:tr w:rsidR="00C62A87" w:rsidRPr="00323C34" w14:paraId="539A6CCB" w14:textId="77777777" w:rsidTr="00A520A4">
        <w:tc>
          <w:tcPr>
            <w:tcW w:w="0" w:type="auto"/>
            <w:hideMark/>
          </w:tcPr>
          <w:p w14:paraId="4AFAF55B" w14:textId="77777777" w:rsidR="00A520A4" w:rsidRPr="00323C34" w:rsidRDefault="00A520A4" w:rsidP="00A520A4">
            <w:pPr>
              <w:spacing w:after="160"/>
            </w:pPr>
            <w:r w:rsidRPr="00323C34">
              <w:t>RBAC</w:t>
            </w:r>
          </w:p>
        </w:tc>
        <w:tc>
          <w:tcPr>
            <w:tcW w:w="0" w:type="auto"/>
            <w:hideMark/>
          </w:tcPr>
          <w:p w14:paraId="18A3810C" w14:textId="77777777" w:rsidR="00A520A4" w:rsidRPr="00323C34" w:rsidRDefault="00A520A4" w:rsidP="00A520A4">
            <w:pPr>
              <w:spacing w:after="160"/>
            </w:pPr>
            <w:r w:rsidRPr="00323C34">
              <w:t>Role-Based Access Control</w:t>
            </w:r>
          </w:p>
        </w:tc>
      </w:tr>
      <w:tr w:rsidR="00C62A87" w:rsidRPr="00323C34" w14:paraId="5B98F6F8" w14:textId="77777777" w:rsidTr="00A520A4">
        <w:tc>
          <w:tcPr>
            <w:tcW w:w="0" w:type="auto"/>
            <w:hideMark/>
          </w:tcPr>
          <w:p w14:paraId="664C93DE" w14:textId="77777777" w:rsidR="00A520A4" w:rsidRPr="00323C34" w:rsidRDefault="00A520A4" w:rsidP="00A520A4">
            <w:pPr>
              <w:spacing w:after="160"/>
            </w:pPr>
            <w:r w:rsidRPr="00323C34">
              <w:t>SCDF</w:t>
            </w:r>
          </w:p>
        </w:tc>
        <w:tc>
          <w:tcPr>
            <w:tcW w:w="0" w:type="auto"/>
            <w:hideMark/>
          </w:tcPr>
          <w:p w14:paraId="22D1899C" w14:textId="77777777" w:rsidR="00A520A4" w:rsidRPr="00323C34" w:rsidRDefault="00A520A4" w:rsidP="00A520A4">
            <w:pPr>
              <w:spacing w:after="160"/>
            </w:pPr>
            <w:r w:rsidRPr="00323C34">
              <w:t>Singapore Civil Defence Force</w:t>
            </w:r>
          </w:p>
        </w:tc>
      </w:tr>
      <w:tr w:rsidR="00C62A87" w:rsidRPr="00323C34" w14:paraId="6CC5DA0A" w14:textId="77777777" w:rsidTr="00A520A4">
        <w:tc>
          <w:tcPr>
            <w:tcW w:w="0" w:type="auto"/>
            <w:hideMark/>
          </w:tcPr>
          <w:p w14:paraId="16476502" w14:textId="77777777" w:rsidR="00A520A4" w:rsidRPr="00323C34" w:rsidRDefault="00A520A4" w:rsidP="00A520A4">
            <w:pPr>
              <w:spacing w:after="160"/>
            </w:pPr>
            <w:r w:rsidRPr="00323C34">
              <w:t>SCOG</w:t>
            </w:r>
          </w:p>
        </w:tc>
        <w:tc>
          <w:tcPr>
            <w:tcW w:w="0" w:type="auto"/>
            <w:hideMark/>
          </w:tcPr>
          <w:p w14:paraId="4BFABA31" w14:textId="77777777" w:rsidR="00A520A4" w:rsidRPr="00323C34" w:rsidRDefault="00A520A4" w:rsidP="00A520A4">
            <w:pPr>
              <w:spacing w:after="160"/>
            </w:pPr>
            <w:r w:rsidRPr="00323C34">
              <w:t>Sentosa Crisis Operations Group</w:t>
            </w:r>
          </w:p>
        </w:tc>
      </w:tr>
      <w:tr w:rsidR="00C62A87" w:rsidRPr="00323C34" w14:paraId="106AE380" w14:textId="77777777" w:rsidTr="00A520A4">
        <w:tc>
          <w:tcPr>
            <w:tcW w:w="0" w:type="auto"/>
          </w:tcPr>
          <w:p w14:paraId="0C39297F" w14:textId="6C8F3C84" w:rsidR="00413FA1" w:rsidRPr="00323C34" w:rsidRDefault="00413FA1" w:rsidP="00A520A4">
            <w:pPr>
              <w:spacing w:after="160"/>
            </w:pPr>
            <w:r w:rsidRPr="00323C34">
              <w:t>SCMG</w:t>
            </w:r>
          </w:p>
        </w:tc>
        <w:tc>
          <w:tcPr>
            <w:tcW w:w="0" w:type="auto"/>
          </w:tcPr>
          <w:p w14:paraId="07F9ACE8" w14:textId="2FD9001B" w:rsidR="00413FA1" w:rsidRPr="00323C34" w:rsidRDefault="00413FA1" w:rsidP="00A520A4">
            <w:pPr>
              <w:spacing w:after="160"/>
            </w:pPr>
            <w:r w:rsidRPr="00323C34">
              <w:t>Sentosa Crisis Management Group</w:t>
            </w:r>
          </w:p>
        </w:tc>
      </w:tr>
      <w:tr w:rsidR="00C62A87" w:rsidRPr="00323C34" w14:paraId="4132BA60" w14:textId="77777777" w:rsidTr="00A520A4">
        <w:tc>
          <w:tcPr>
            <w:tcW w:w="0" w:type="auto"/>
            <w:hideMark/>
          </w:tcPr>
          <w:p w14:paraId="7D4AB594" w14:textId="77777777" w:rsidR="00A520A4" w:rsidRPr="00323C34" w:rsidRDefault="00A520A4" w:rsidP="00A520A4">
            <w:pPr>
              <w:spacing w:after="160"/>
            </w:pPr>
            <w:r w:rsidRPr="00323C34">
              <w:t>SDC</w:t>
            </w:r>
          </w:p>
        </w:tc>
        <w:tc>
          <w:tcPr>
            <w:tcW w:w="0" w:type="auto"/>
            <w:hideMark/>
          </w:tcPr>
          <w:p w14:paraId="3624EA06" w14:textId="77777777" w:rsidR="00A520A4" w:rsidRPr="00323C34" w:rsidRDefault="00A520A4" w:rsidP="00A520A4">
            <w:pPr>
              <w:spacing w:after="160"/>
            </w:pPr>
            <w:r w:rsidRPr="00323C34">
              <w:t>Sentosa Development Corporation</w:t>
            </w:r>
          </w:p>
        </w:tc>
      </w:tr>
      <w:tr w:rsidR="00C62A87" w:rsidRPr="00323C34" w14:paraId="1975F905" w14:textId="77777777" w:rsidTr="00A520A4">
        <w:tc>
          <w:tcPr>
            <w:tcW w:w="0" w:type="auto"/>
            <w:hideMark/>
          </w:tcPr>
          <w:p w14:paraId="5224D8AE" w14:textId="77777777" w:rsidR="00A520A4" w:rsidRPr="00323C34" w:rsidRDefault="00A520A4" w:rsidP="00A520A4">
            <w:pPr>
              <w:spacing w:after="160"/>
            </w:pPr>
            <w:r w:rsidRPr="00323C34">
              <w:t>SJ</w:t>
            </w:r>
          </w:p>
        </w:tc>
        <w:tc>
          <w:tcPr>
            <w:tcW w:w="0" w:type="auto"/>
            <w:hideMark/>
          </w:tcPr>
          <w:p w14:paraId="6A9962F3" w14:textId="77777777" w:rsidR="00A520A4" w:rsidRPr="00323C34" w:rsidRDefault="00A520A4" w:rsidP="00A520A4">
            <w:pPr>
              <w:spacing w:after="160"/>
            </w:pPr>
            <w:r w:rsidRPr="00323C34">
              <w:t>Surbana Jurong</w:t>
            </w:r>
          </w:p>
        </w:tc>
      </w:tr>
      <w:tr w:rsidR="00C62A87" w:rsidRPr="00323C34" w14:paraId="05C07AFC" w14:textId="77777777" w:rsidTr="00A520A4">
        <w:tc>
          <w:tcPr>
            <w:tcW w:w="0" w:type="auto"/>
            <w:hideMark/>
          </w:tcPr>
          <w:p w14:paraId="5DDEE824" w14:textId="77777777" w:rsidR="00A520A4" w:rsidRPr="00323C34" w:rsidRDefault="00A520A4" w:rsidP="00A520A4">
            <w:pPr>
              <w:spacing w:after="160"/>
            </w:pPr>
            <w:r w:rsidRPr="00323C34">
              <w:t>SPF</w:t>
            </w:r>
          </w:p>
        </w:tc>
        <w:tc>
          <w:tcPr>
            <w:tcW w:w="0" w:type="auto"/>
            <w:hideMark/>
          </w:tcPr>
          <w:p w14:paraId="4B7C972D" w14:textId="77777777" w:rsidR="00A520A4" w:rsidRPr="00323C34" w:rsidRDefault="00A520A4" w:rsidP="00A520A4">
            <w:pPr>
              <w:spacing w:after="160"/>
            </w:pPr>
            <w:r w:rsidRPr="00323C34">
              <w:t>Singapore Police Force</w:t>
            </w:r>
          </w:p>
        </w:tc>
      </w:tr>
      <w:tr w:rsidR="00C62A87" w:rsidRPr="00323C34" w14:paraId="547D90A0" w14:textId="77777777" w:rsidTr="00A520A4">
        <w:tc>
          <w:tcPr>
            <w:tcW w:w="0" w:type="auto"/>
            <w:hideMark/>
          </w:tcPr>
          <w:p w14:paraId="443ABCA9" w14:textId="77777777" w:rsidR="00A520A4" w:rsidRPr="00323C34" w:rsidRDefault="00A520A4" w:rsidP="00A520A4">
            <w:pPr>
              <w:spacing w:after="160"/>
            </w:pPr>
            <w:r w:rsidRPr="00323C34">
              <w:t>SSO</w:t>
            </w:r>
          </w:p>
        </w:tc>
        <w:tc>
          <w:tcPr>
            <w:tcW w:w="0" w:type="auto"/>
            <w:hideMark/>
          </w:tcPr>
          <w:p w14:paraId="1C647231" w14:textId="77777777" w:rsidR="00A520A4" w:rsidRPr="00323C34" w:rsidRDefault="00A520A4" w:rsidP="00A520A4">
            <w:pPr>
              <w:spacing w:after="160"/>
            </w:pPr>
            <w:r w:rsidRPr="00323C34">
              <w:t>Single Sign-On</w:t>
            </w:r>
          </w:p>
        </w:tc>
      </w:tr>
      <w:tr w:rsidR="00C62A87" w:rsidRPr="00323C34" w14:paraId="31935826" w14:textId="77777777" w:rsidTr="00A520A4">
        <w:tc>
          <w:tcPr>
            <w:tcW w:w="0" w:type="auto"/>
            <w:hideMark/>
          </w:tcPr>
          <w:p w14:paraId="70222742" w14:textId="77777777" w:rsidR="00A520A4" w:rsidRPr="00323C34" w:rsidRDefault="00A520A4" w:rsidP="00A520A4">
            <w:pPr>
              <w:spacing w:after="160"/>
            </w:pPr>
            <w:r w:rsidRPr="00323C34">
              <w:t>UCS</w:t>
            </w:r>
          </w:p>
        </w:tc>
        <w:tc>
          <w:tcPr>
            <w:tcW w:w="0" w:type="auto"/>
            <w:hideMark/>
          </w:tcPr>
          <w:p w14:paraId="694906B6" w14:textId="77777777" w:rsidR="00A520A4" w:rsidRPr="00323C34" w:rsidRDefault="00A520A4" w:rsidP="00A520A4">
            <w:pPr>
              <w:spacing w:after="160"/>
            </w:pPr>
            <w:r w:rsidRPr="00323C34">
              <w:t>Unified Command System</w:t>
            </w:r>
          </w:p>
        </w:tc>
      </w:tr>
      <w:tr w:rsidR="00C62A87" w:rsidRPr="00323C34" w14:paraId="606EC509" w14:textId="77777777" w:rsidTr="00A520A4">
        <w:tc>
          <w:tcPr>
            <w:tcW w:w="0" w:type="auto"/>
            <w:hideMark/>
          </w:tcPr>
          <w:p w14:paraId="7CA97016" w14:textId="77777777" w:rsidR="00A520A4" w:rsidRPr="00323C34" w:rsidRDefault="00A520A4" w:rsidP="00A520A4">
            <w:pPr>
              <w:spacing w:after="160"/>
            </w:pPr>
            <w:r w:rsidRPr="00323C34">
              <w:t>VA</w:t>
            </w:r>
          </w:p>
        </w:tc>
        <w:tc>
          <w:tcPr>
            <w:tcW w:w="0" w:type="auto"/>
            <w:hideMark/>
          </w:tcPr>
          <w:p w14:paraId="0B3DE45F" w14:textId="77777777" w:rsidR="00A520A4" w:rsidRPr="00323C34" w:rsidRDefault="00A520A4" w:rsidP="00A520A4">
            <w:pPr>
              <w:spacing w:after="160"/>
            </w:pPr>
            <w:r w:rsidRPr="00323C34">
              <w:t>Video Analytics</w:t>
            </w:r>
          </w:p>
        </w:tc>
      </w:tr>
      <w:tr w:rsidR="00C62A87" w:rsidRPr="00323C34" w14:paraId="55281A61" w14:textId="77777777" w:rsidTr="00A520A4">
        <w:tc>
          <w:tcPr>
            <w:tcW w:w="0" w:type="auto"/>
            <w:hideMark/>
          </w:tcPr>
          <w:p w14:paraId="1489D0C6" w14:textId="77777777" w:rsidR="00A520A4" w:rsidRPr="00323C34" w:rsidRDefault="00A520A4" w:rsidP="00A520A4">
            <w:pPr>
              <w:spacing w:after="160"/>
            </w:pPr>
            <w:r w:rsidRPr="00323C34">
              <w:t>VMS</w:t>
            </w:r>
          </w:p>
        </w:tc>
        <w:tc>
          <w:tcPr>
            <w:tcW w:w="0" w:type="auto"/>
            <w:hideMark/>
          </w:tcPr>
          <w:p w14:paraId="061B01FE" w14:textId="77777777" w:rsidR="00A520A4" w:rsidRPr="00323C34" w:rsidRDefault="00A520A4" w:rsidP="00A520A4">
            <w:pPr>
              <w:spacing w:after="160"/>
            </w:pPr>
            <w:r w:rsidRPr="00323C34">
              <w:t>Video Management System</w:t>
            </w:r>
          </w:p>
        </w:tc>
      </w:tr>
      <w:tr w:rsidR="00C62A87" w:rsidRPr="00323C34" w14:paraId="3F753E1E" w14:textId="77777777" w:rsidTr="00A520A4">
        <w:tc>
          <w:tcPr>
            <w:tcW w:w="0" w:type="auto"/>
            <w:hideMark/>
          </w:tcPr>
          <w:p w14:paraId="7E88E269" w14:textId="77777777" w:rsidR="00A520A4" w:rsidRPr="00323C34" w:rsidRDefault="00A520A4" w:rsidP="00A520A4">
            <w:pPr>
              <w:spacing w:after="160"/>
            </w:pPr>
            <w:r w:rsidRPr="00323C34">
              <w:t>WOG</w:t>
            </w:r>
          </w:p>
        </w:tc>
        <w:tc>
          <w:tcPr>
            <w:tcW w:w="0" w:type="auto"/>
            <w:hideMark/>
          </w:tcPr>
          <w:p w14:paraId="6462DAEA" w14:textId="77777777" w:rsidR="00A520A4" w:rsidRPr="00323C34" w:rsidRDefault="00A520A4" w:rsidP="00A520A4">
            <w:pPr>
              <w:spacing w:after="160"/>
            </w:pPr>
            <w:r w:rsidRPr="00323C34">
              <w:t>Whole-of-Government</w:t>
            </w:r>
          </w:p>
        </w:tc>
      </w:tr>
    </w:tbl>
    <w:p w14:paraId="36BC4BD0" w14:textId="77777777" w:rsidR="00A520A4" w:rsidRPr="00323C34" w:rsidRDefault="00A520A4" w:rsidP="00A520A4"/>
    <w:p w14:paraId="394B335B" w14:textId="77777777" w:rsidR="00012ED0" w:rsidRPr="00323C34" w:rsidRDefault="00012ED0">
      <w:pPr>
        <w:spacing w:line="278" w:lineRule="auto"/>
        <w:rPr>
          <w:rFonts w:eastAsiaTheme="majorEastAsia" w:cstheme="majorBidi"/>
          <w:b/>
          <w:bCs/>
          <w:color w:val="0F4761" w:themeColor="accent1" w:themeShade="BF"/>
          <w:sz w:val="32"/>
          <w:szCs w:val="28"/>
        </w:rPr>
      </w:pPr>
      <w:r w:rsidRPr="00323C34">
        <w:lastRenderedPageBreak/>
        <w:br w:type="page"/>
      </w:r>
    </w:p>
    <w:p w14:paraId="6B1DD889" w14:textId="1C476D16" w:rsidR="00D164BA" w:rsidRPr="00323C34" w:rsidRDefault="00696276" w:rsidP="00F4177B">
      <w:pPr>
        <w:pStyle w:val="Heading1"/>
        <w:pBdr>
          <w:bottom w:val="single" w:sz="4" w:space="1" w:color="auto"/>
        </w:pBdr>
        <w:spacing w:line="240" w:lineRule="auto"/>
      </w:pPr>
      <w:bookmarkStart w:id="10" w:name="_Toc232496754"/>
      <w:r w:rsidRPr="00323C34">
        <w:lastRenderedPageBreak/>
        <w:t>Overview</w:t>
      </w:r>
      <w:bookmarkEnd w:id="10"/>
    </w:p>
    <w:p w14:paraId="12AFA7BE" w14:textId="1FD51520" w:rsidR="003C6381" w:rsidRPr="00323C34" w:rsidRDefault="003C6381" w:rsidP="006C258F">
      <w:pPr>
        <w:pStyle w:val="Heading2"/>
      </w:pPr>
      <w:bookmarkStart w:id="11" w:name="_Toc232496755"/>
      <w:r w:rsidRPr="00323C34">
        <w:t>Purpose and Scope</w:t>
      </w:r>
      <w:bookmarkEnd w:id="11"/>
    </w:p>
    <w:p w14:paraId="558C1915" w14:textId="77777777" w:rsidR="005C4156" w:rsidRPr="00323C34" w:rsidRDefault="00C96925" w:rsidP="003D24DE">
      <w:r w:rsidRPr="00323C34">
        <w:t xml:space="preserve">This document specifies the functional requirements for the Case Management System (CMS) component of the SDC Island Integrated Operations Centre platform, covering </w:t>
      </w:r>
    </w:p>
    <w:p w14:paraId="55F62581" w14:textId="77777777" w:rsidR="005C4156" w:rsidRPr="00323C34" w:rsidRDefault="00C96925" w:rsidP="005C4156">
      <w:pPr>
        <w:pStyle w:val="ListBullet"/>
        <w:rPr>
          <w:b/>
        </w:rPr>
      </w:pPr>
      <w:commentRangeStart w:id="12"/>
      <w:commentRangeStart w:id="13"/>
      <w:commentRangeStart w:id="14"/>
      <w:r w:rsidRPr="00323C34">
        <w:t>Incident Management</w:t>
      </w:r>
    </w:p>
    <w:p w14:paraId="1E53568B" w14:textId="77777777" w:rsidR="005C4156" w:rsidRPr="00323C34" w:rsidRDefault="00C96925" w:rsidP="005C4156">
      <w:pPr>
        <w:pStyle w:val="ListBullet"/>
        <w:rPr>
          <w:b/>
        </w:rPr>
      </w:pPr>
      <w:r w:rsidRPr="00323C34">
        <w:t>Fault Reporting</w:t>
      </w:r>
    </w:p>
    <w:p w14:paraId="407DCE41" w14:textId="77777777" w:rsidR="008A0DA2" w:rsidRPr="00382A5F" w:rsidRDefault="00C96925" w:rsidP="005C4156">
      <w:pPr>
        <w:pStyle w:val="ListBullet"/>
        <w:rPr>
          <w:bCs/>
        </w:rPr>
      </w:pPr>
      <w:r w:rsidRPr="00323C34">
        <w:t>Task Management</w:t>
      </w:r>
    </w:p>
    <w:p w14:paraId="5F3A1F42" w14:textId="3D3ED1A5" w:rsidR="0032037E" w:rsidRPr="00D17CA3" w:rsidRDefault="0032037E" w:rsidP="005C4156">
      <w:pPr>
        <w:pStyle w:val="ListBullet"/>
        <w:rPr>
          <w:b/>
        </w:rPr>
      </w:pPr>
      <w:r>
        <w:rPr>
          <w:rFonts w:hint="eastAsia"/>
        </w:rPr>
        <w:t>No</w:t>
      </w:r>
      <w:r w:rsidR="00894D68">
        <w:rPr>
          <w:rFonts w:hint="eastAsia"/>
        </w:rPr>
        <w:t>-</w:t>
      </w:r>
      <w:r w:rsidR="00382A5F">
        <w:rPr>
          <w:rFonts w:hint="eastAsia"/>
        </w:rPr>
        <w:t>Objection Permit</w:t>
      </w:r>
    </w:p>
    <w:p w14:paraId="690C5E84" w14:textId="76460F90" w:rsidR="00D17CA3" w:rsidRDefault="00D17CA3" w:rsidP="005C4156">
      <w:pPr>
        <w:pStyle w:val="ListBullet"/>
        <w:rPr>
          <w:bCs/>
        </w:rPr>
      </w:pPr>
      <w:r w:rsidRPr="000E75CD">
        <w:rPr>
          <w:bCs/>
        </w:rPr>
        <w:t>Events</w:t>
      </w:r>
      <w:r>
        <w:rPr>
          <w:bCs/>
        </w:rPr>
        <w:t xml:space="preserve"> </w:t>
      </w:r>
      <w:r w:rsidR="00DB4CA9">
        <w:rPr>
          <w:bCs/>
        </w:rPr>
        <w:t>Master List</w:t>
      </w:r>
    </w:p>
    <w:p w14:paraId="223890E5" w14:textId="77777777" w:rsidR="00DB4CA9" w:rsidRDefault="00550D14" w:rsidP="00D17D91">
      <w:pPr>
        <w:pStyle w:val="ListBullet"/>
        <w:rPr>
          <w:bCs/>
        </w:rPr>
      </w:pPr>
      <w:r>
        <w:rPr>
          <w:bCs/>
        </w:rPr>
        <w:t>E-Diary</w:t>
      </w:r>
    </w:p>
    <w:p w14:paraId="794955D0" w14:textId="7643CDBC" w:rsidR="00CB1DA4" w:rsidRPr="00D17D91" w:rsidRDefault="00CB1DA4" w:rsidP="00D17D91">
      <w:pPr>
        <w:pStyle w:val="ListBullet"/>
        <w:rPr>
          <w:bCs/>
        </w:rPr>
      </w:pPr>
      <w:r>
        <w:rPr>
          <w:bCs/>
        </w:rPr>
        <w:t>Distribution Group Management</w:t>
      </w:r>
    </w:p>
    <w:p w14:paraId="6771ADE3" w14:textId="77777777" w:rsidR="008A0DA2" w:rsidRPr="00323C34" w:rsidRDefault="00C96925" w:rsidP="005C4156">
      <w:pPr>
        <w:pStyle w:val="ListBullet"/>
        <w:rPr>
          <w:b/>
        </w:rPr>
      </w:pPr>
      <w:r w:rsidRPr="00323C34">
        <w:t>Broadcast and Notification</w:t>
      </w:r>
    </w:p>
    <w:p w14:paraId="40C63B51" w14:textId="77777777" w:rsidR="008A0DA2" w:rsidRPr="00323C34" w:rsidRDefault="00C96925" w:rsidP="005C4156">
      <w:pPr>
        <w:pStyle w:val="ListBullet"/>
        <w:rPr>
          <w:b/>
        </w:rPr>
      </w:pPr>
      <w:r w:rsidRPr="00323C34">
        <w:t>CMS Dashboard</w:t>
      </w:r>
    </w:p>
    <w:p w14:paraId="54AD66EE" w14:textId="60376038" w:rsidR="00C96925" w:rsidRPr="00323C34" w:rsidRDefault="00C96925" w:rsidP="005C4156">
      <w:pPr>
        <w:pStyle w:val="ListBullet"/>
        <w:rPr>
          <w:b/>
        </w:rPr>
      </w:pPr>
      <w:r w:rsidRPr="00323C34">
        <w:t>System Configuration and Administration</w:t>
      </w:r>
      <w:commentRangeEnd w:id="12"/>
      <w:r w:rsidR="00381E6D" w:rsidRPr="00323C34">
        <w:rPr>
          <w:rStyle w:val="CommentReference"/>
          <w:b/>
          <w:sz w:val="22"/>
          <w:szCs w:val="24"/>
        </w:rPr>
        <w:commentReference w:id="12"/>
      </w:r>
      <w:commentRangeEnd w:id="13"/>
      <w:r w:rsidRPr="00323C34">
        <w:rPr>
          <w:rStyle w:val="CommentReference"/>
          <w:b/>
          <w:sz w:val="22"/>
          <w:szCs w:val="24"/>
        </w:rPr>
        <w:commentReference w:id="13"/>
      </w:r>
      <w:commentRangeEnd w:id="14"/>
      <w:r w:rsidR="001D05F5" w:rsidRPr="00323C34">
        <w:rPr>
          <w:rStyle w:val="CommentReference"/>
          <w:b/>
          <w:sz w:val="22"/>
          <w:szCs w:val="24"/>
        </w:rPr>
        <w:commentReference w:id="14"/>
      </w:r>
    </w:p>
    <w:p w14:paraId="7F921A00" w14:textId="02E5A3B9" w:rsidR="00D13450" w:rsidRPr="00323C34" w:rsidRDefault="0070395E" w:rsidP="006C258F">
      <w:pPr>
        <w:pStyle w:val="Heading2"/>
      </w:pPr>
      <w:bookmarkStart w:id="15" w:name="_Toc232496756"/>
      <w:r w:rsidRPr="00323C34">
        <w:t>CMS Modules</w:t>
      </w:r>
      <w:bookmarkEnd w:id="15"/>
    </w:p>
    <w:p w14:paraId="7B227697" w14:textId="555D20AE" w:rsidR="003B604D" w:rsidRDefault="003B604D" w:rsidP="00D13450"/>
    <w:p w14:paraId="092BADCE" w14:textId="1C25A682" w:rsidR="005178EF" w:rsidRPr="00323C34" w:rsidRDefault="001E37B6" w:rsidP="00D13450">
      <w:r>
        <w:rPr>
          <w:noProof/>
        </w:rPr>
        <w:drawing>
          <wp:inline distT="0" distB="0" distL="0" distR="0" wp14:anchorId="7BC182B2" wp14:editId="0DC6BBF7">
            <wp:extent cx="5727700" cy="3260725"/>
            <wp:effectExtent l="0" t="0" r="6350" b="0"/>
            <wp:docPr id="155976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260725"/>
                    </a:xfrm>
                    <a:prstGeom prst="rect">
                      <a:avLst/>
                    </a:prstGeom>
                    <a:noFill/>
                    <a:ln>
                      <a:noFill/>
                    </a:ln>
                  </pic:spPr>
                </pic:pic>
              </a:graphicData>
            </a:graphic>
          </wp:inline>
        </w:drawing>
      </w:r>
    </w:p>
    <w:p w14:paraId="362D6054" w14:textId="22784602" w:rsidR="006F304C" w:rsidRPr="00323C34" w:rsidRDefault="0070395E" w:rsidP="00D13450">
      <w:r w:rsidRPr="00323C34">
        <w:t>The CMS is a web browser-based platform. All modules are subject to role-based access control; the specific modules, tabs, and functions visible to a given user upon login are determined by their assigned role. The following modules are covered in this document.</w:t>
      </w:r>
    </w:p>
    <w:tbl>
      <w:tblPr>
        <w:tblStyle w:val="TableGrid"/>
        <w:tblW w:w="0" w:type="auto"/>
        <w:tblLook w:val="04A0" w:firstRow="1" w:lastRow="0" w:firstColumn="1" w:lastColumn="0" w:noHBand="0" w:noVBand="1"/>
      </w:tblPr>
      <w:tblGrid>
        <w:gridCol w:w="2180"/>
        <w:gridCol w:w="6836"/>
      </w:tblGrid>
      <w:tr w:rsidR="00611100" w:rsidRPr="00323C34" w14:paraId="2841CD20" w14:textId="77777777" w:rsidTr="0070395E">
        <w:trPr>
          <w:cantSplit/>
          <w:tblHeader/>
        </w:trPr>
        <w:tc>
          <w:tcPr>
            <w:tcW w:w="0" w:type="auto"/>
            <w:shd w:val="clear" w:color="auto" w:fill="0070C0"/>
            <w:hideMark/>
          </w:tcPr>
          <w:p w14:paraId="02B4CE71" w14:textId="77777777" w:rsidR="0070395E" w:rsidRPr="00323C34" w:rsidRDefault="0070395E" w:rsidP="0070395E">
            <w:pPr>
              <w:spacing w:after="160"/>
              <w:rPr>
                <w:b/>
                <w:bCs/>
                <w:color w:val="FFFFFF" w:themeColor="background1"/>
              </w:rPr>
            </w:pPr>
            <w:r w:rsidRPr="00323C34">
              <w:rPr>
                <w:b/>
                <w:bCs/>
                <w:color w:val="FFFFFF" w:themeColor="background1"/>
              </w:rPr>
              <w:lastRenderedPageBreak/>
              <w:t>Module</w:t>
            </w:r>
          </w:p>
        </w:tc>
        <w:tc>
          <w:tcPr>
            <w:tcW w:w="0" w:type="auto"/>
            <w:shd w:val="clear" w:color="auto" w:fill="0070C0"/>
            <w:hideMark/>
          </w:tcPr>
          <w:p w14:paraId="6D6073A7" w14:textId="77777777" w:rsidR="0070395E" w:rsidRPr="00323C34" w:rsidRDefault="0070395E" w:rsidP="0070395E">
            <w:pPr>
              <w:spacing w:after="160"/>
              <w:rPr>
                <w:b/>
                <w:bCs/>
                <w:color w:val="FFFFFF" w:themeColor="background1"/>
              </w:rPr>
            </w:pPr>
            <w:r w:rsidRPr="00323C34">
              <w:rPr>
                <w:b/>
                <w:bCs/>
                <w:color w:val="FFFFFF" w:themeColor="background1"/>
              </w:rPr>
              <w:t>Description</w:t>
            </w:r>
          </w:p>
        </w:tc>
      </w:tr>
      <w:tr w:rsidR="00611100" w:rsidRPr="00323C34" w14:paraId="488F5383" w14:textId="77777777" w:rsidTr="0070395E">
        <w:trPr>
          <w:cantSplit/>
        </w:trPr>
        <w:tc>
          <w:tcPr>
            <w:tcW w:w="0" w:type="auto"/>
            <w:hideMark/>
          </w:tcPr>
          <w:p w14:paraId="7F670DFA" w14:textId="77777777" w:rsidR="0070395E" w:rsidRPr="00323C34" w:rsidRDefault="0070395E" w:rsidP="0070395E">
            <w:pPr>
              <w:spacing w:after="160"/>
            </w:pPr>
            <w:r w:rsidRPr="00323C34">
              <w:t>Incident Management</w:t>
            </w:r>
          </w:p>
        </w:tc>
        <w:tc>
          <w:tcPr>
            <w:tcW w:w="0" w:type="auto"/>
            <w:hideMark/>
          </w:tcPr>
          <w:p w14:paraId="2F90295B" w14:textId="77777777" w:rsidR="0070395E" w:rsidRPr="00323C34" w:rsidRDefault="0070395E" w:rsidP="0070395E">
            <w:pPr>
              <w:spacing w:after="160"/>
            </w:pPr>
            <w:r w:rsidRPr="00323C34">
              <w:t>Creation, assignment, tracking, and closure of incident records from all reporting sources across the island</w:t>
            </w:r>
          </w:p>
        </w:tc>
      </w:tr>
      <w:tr w:rsidR="00611100" w:rsidRPr="00323C34" w14:paraId="44CBAE29" w14:textId="77777777" w:rsidTr="0070395E">
        <w:trPr>
          <w:cantSplit/>
        </w:trPr>
        <w:tc>
          <w:tcPr>
            <w:tcW w:w="0" w:type="auto"/>
            <w:hideMark/>
          </w:tcPr>
          <w:p w14:paraId="3D839F0F" w14:textId="77777777" w:rsidR="0070395E" w:rsidRPr="00323C34" w:rsidRDefault="0070395E" w:rsidP="0070395E">
            <w:pPr>
              <w:spacing w:after="160"/>
            </w:pPr>
            <w:r w:rsidRPr="00323C34">
              <w:t>Fault Reporting</w:t>
            </w:r>
          </w:p>
        </w:tc>
        <w:tc>
          <w:tcPr>
            <w:tcW w:w="0" w:type="auto"/>
            <w:hideMark/>
          </w:tcPr>
          <w:p w14:paraId="34E24927" w14:textId="7C8A2F9E" w:rsidR="0070395E" w:rsidRDefault="00156475" w:rsidP="0070395E">
            <w:pPr>
              <w:spacing w:after="160"/>
            </w:pPr>
            <w:r w:rsidRPr="00323C34">
              <w:t xml:space="preserve">Creation, automatic triage, routing, and </w:t>
            </w:r>
            <w:commentRangeStart w:id="16"/>
            <w:commentRangeStart w:id="17"/>
            <w:r w:rsidRPr="00323C34">
              <w:t>closure of fault records</w:t>
            </w:r>
            <w:commentRangeEnd w:id="16"/>
            <w:r w:rsidR="000E5F93" w:rsidRPr="00323C34">
              <w:rPr>
                <w:rStyle w:val="CommentReference"/>
                <w:sz w:val="22"/>
                <w:szCs w:val="24"/>
              </w:rPr>
              <w:commentReference w:id="16"/>
            </w:r>
            <w:commentRangeEnd w:id="17"/>
            <w:r w:rsidRPr="00323C34">
              <w:rPr>
                <w:rStyle w:val="CommentReference"/>
                <w:sz w:val="22"/>
                <w:szCs w:val="24"/>
              </w:rPr>
              <w:commentReference w:id="17"/>
            </w:r>
            <w:r w:rsidRPr="00323C34">
              <w:t xml:space="preserve">, with </w:t>
            </w:r>
            <w:commentRangeStart w:id="18"/>
            <w:r w:rsidRPr="00323C34">
              <w:t>rule-based assignment to the IFM cont</w:t>
            </w:r>
            <w:commentRangeEnd w:id="18"/>
            <w:r w:rsidR="000E5F93" w:rsidRPr="00323C34">
              <w:rPr>
                <w:rStyle w:val="CommentReference"/>
                <w:sz w:val="22"/>
                <w:szCs w:val="24"/>
              </w:rPr>
              <w:commentReference w:id="18"/>
            </w:r>
            <w:r w:rsidRPr="00323C34">
              <w:t>ractor and CMMS ticket creation via API where required</w:t>
            </w:r>
          </w:p>
          <w:p w14:paraId="7D79CD73" w14:textId="61E1DC3E" w:rsidR="000E5F93" w:rsidRPr="00323C34" w:rsidRDefault="00481B7C" w:rsidP="0070395E">
            <w:pPr>
              <w:spacing w:after="160"/>
            </w:pPr>
            <w:r>
              <w:t xml:space="preserve">Creation, tracking and closure of fault records. </w:t>
            </w:r>
            <w:r w:rsidR="000E5F93">
              <w:t>Creation of CMMS tickets via API</w:t>
            </w:r>
            <w:r w:rsidR="002E2A0E">
              <w:t>.</w:t>
            </w:r>
          </w:p>
        </w:tc>
      </w:tr>
      <w:tr w:rsidR="00611100" w:rsidRPr="00323C34" w14:paraId="164C5A0E" w14:textId="77777777" w:rsidTr="0070395E">
        <w:trPr>
          <w:cantSplit/>
        </w:trPr>
        <w:tc>
          <w:tcPr>
            <w:tcW w:w="0" w:type="auto"/>
            <w:hideMark/>
          </w:tcPr>
          <w:p w14:paraId="54E53EA0" w14:textId="14EFF751" w:rsidR="0070395E" w:rsidRPr="00323C34" w:rsidRDefault="0070395E" w:rsidP="0070395E">
            <w:pPr>
              <w:spacing w:after="160"/>
            </w:pPr>
            <w:r w:rsidRPr="002A6E61">
              <w:t xml:space="preserve">Task </w:t>
            </w:r>
            <w:r w:rsidRPr="00323C34">
              <w:t>Management</w:t>
            </w:r>
          </w:p>
        </w:tc>
        <w:tc>
          <w:tcPr>
            <w:tcW w:w="0" w:type="auto"/>
            <w:hideMark/>
          </w:tcPr>
          <w:p w14:paraId="3AD62C52" w14:textId="72715E00" w:rsidR="0070395E" w:rsidRDefault="0071580C" w:rsidP="0070395E">
            <w:pPr>
              <w:spacing w:after="160"/>
            </w:pPr>
            <w:r>
              <w:t xml:space="preserve">Creation, </w:t>
            </w:r>
            <w:commentRangeStart w:id="19"/>
            <w:commentRangeStart w:id="20"/>
            <w:r>
              <w:t>a</w:t>
            </w:r>
            <w:r w:rsidR="0070395E" w:rsidRPr="00323C34">
              <w:t xml:space="preserve">ssignment and tracking </w:t>
            </w:r>
            <w:commentRangeEnd w:id="19"/>
            <w:r w:rsidR="00E564ED" w:rsidRPr="00323C34">
              <w:rPr>
                <w:rStyle w:val="CommentReference"/>
                <w:sz w:val="22"/>
                <w:szCs w:val="24"/>
              </w:rPr>
              <w:commentReference w:id="19"/>
            </w:r>
            <w:commentRangeEnd w:id="20"/>
            <w:r w:rsidR="0070395E" w:rsidRPr="00323C34">
              <w:rPr>
                <w:rStyle w:val="CommentReference"/>
                <w:sz w:val="22"/>
                <w:szCs w:val="24"/>
              </w:rPr>
              <w:commentReference w:id="20"/>
            </w:r>
            <w:r w:rsidR="0070395E" w:rsidRPr="00323C34">
              <w:t>of operational tasks directed to Rangers or SDC staff</w:t>
            </w:r>
            <w:r>
              <w:t xml:space="preserve"> within</w:t>
            </w:r>
            <w:r w:rsidR="0070395E" w:rsidRPr="00323C34">
              <w:t xml:space="preserve"> a Case</w:t>
            </w:r>
          </w:p>
          <w:p w14:paraId="79A050E5" w14:textId="1223CE5C" w:rsidR="00B507CD" w:rsidRPr="00323C34" w:rsidRDefault="00B507CD" w:rsidP="00B507CD">
            <w:pPr>
              <w:spacing w:after="160"/>
            </w:pPr>
            <w:r>
              <w:t xml:space="preserve">Examples: welfare check, escort, item collection, access </w:t>
            </w:r>
            <w:r w:rsidR="003E3274">
              <w:t>arrangements</w:t>
            </w:r>
          </w:p>
        </w:tc>
      </w:tr>
      <w:tr w:rsidR="005F36C8" w:rsidRPr="00323C34" w14:paraId="504310F0" w14:textId="77777777" w:rsidTr="0070395E">
        <w:trPr>
          <w:cantSplit/>
          <w:ins w:id="21" w:author="Shin Feng WONG" w:date="2026-06-16T01:36:00Z"/>
        </w:trPr>
        <w:tc>
          <w:tcPr>
            <w:tcW w:w="0" w:type="auto"/>
          </w:tcPr>
          <w:p w14:paraId="143759AC" w14:textId="5089F115" w:rsidR="005F36C8" w:rsidRPr="00323C34" w:rsidRDefault="005F36C8" w:rsidP="0070395E">
            <w:pPr>
              <w:spacing w:after="160"/>
              <w:rPr>
                <w:ins w:id="22" w:author="Shin Feng WONG" w:date="2026-06-16T01:36:00Z" w16du:dateUtc="2026-06-15T17:36:00Z"/>
              </w:rPr>
            </w:pPr>
            <w:ins w:id="23" w:author="Shin Feng WONG" w:date="2026-06-16T01:36:00Z" w16du:dateUtc="2026-06-15T17:36:00Z">
              <w:r>
                <w:t>No-Objection Permit</w:t>
              </w:r>
            </w:ins>
          </w:p>
        </w:tc>
        <w:tc>
          <w:tcPr>
            <w:tcW w:w="0" w:type="auto"/>
          </w:tcPr>
          <w:p w14:paraId="2A77C811" w14:textId="56624BD4" w:rsidR="005F36C8" w:rsidRPr="00323C34" w:rsidRDefault="007B61FA" w:rsidP="0070395E">
            <w:pPr>
              <w:spacing w:after="160"/>
              <w:rPr>
                <w:ins w:id="24" w:author="Shin Feng WONG" w:date="2026-06-16T01:36:00Z" w16du:dateUtc="2026-06-15T17:36:00Z"/>
              </w:rPr>
            </w:pPr>
            <w:ins w:id="25" w:author="Shin Feng WONG" w:date="2026-06-16T01:37:00Z" w16du:dateUtc="2026-06-15T17:37:00Z">
              <w:r>
                <w:t>Permit application, document submission, works-area mapping, review and approval, permit lifecycle management</w:t>
              </w:r>
            </w:ins>
          </w:p>
        </w:tc>
      </w:tr>
      <w:tr w:rsidR="005F36C8" w:rsidRPr="00323C34" w14:paraId="42B79C04" w14:textId="77777777" w:rsidTr="0070395E">
        <w:trPr>
          <w:cantSplit/>
          <w:ins w:id="26" w:author="Shin Feng WONG" w:date="2026-06-16T01:36:00Z"/>
        </w:trPr>
        <w:tc>
          <w:tcPr>
            <w:tcW w:w="0" w:type="auto"/>
          </w:tcPr>
          <w:p w14:paraId="00B61323" w14:textId="62A5BC33" w:rsidR="005F36C8" w:rsidRPr="00323C34" w:rsidRDefault="005F36C8" w:rsidP="0070395E">
            <w:pPr>
              <w:spacing w:after="160"/>
              <w:rPr>
                <w:ins w:id="27" w:author="Shin Feng WONG" w:date="2026-06-16T01:36:00Z" w16du:dateUtc="2026-06-15T17:36:00Z"/>
              </w:rPr>
            </w:pPr>
            <w:ins w:id="28" w:author="Shin Feng WONG" w:date="2026-06-16T01:36:00Z" w16du:dateUtc="2026-06-15T17:36:00Z">
              <w:r>
                <w:t>Events Master List</w:t>
              </w:r>
            </w:ins>
          </w:p>
        </w:tc>
        <w:tc>
          <w:tcPr>
            <w:tcW w:w="0" w:type="auto"/>
          </w:tcPr>
          <w:p w14:paraId="6408DA9D" w14:textId="183388C7" w:rsidR="005F36C8" w:rsidRPr="00323C34" w:rsidRDefault="007B61FA" w:rsidP="0070395E">
            <w:pPr>
              <w:spacing w:after="160"/>
              <w:rPr>
                <w:ins w:id="29" w:author="Shin Feng WONG" w:date="2026-06-16T01:36:00Z" w16du:dateUtc="2026-06-15T17:36:00Z"/>
              </w:rPr>
            </w:pPr>
            <w:ins w:id="30" w:author="Shin Feng WONG" w:date="2026-06-16T01:37:00Z" w16du:dateUtc="2026-06-15T17:37:00Z">
              <w:r>
                <w:t>Creation, import and management of events, including list and calendar views</w:t>
              </w:r>
            </w:ins>
          </w:p>
        </w:tc>
      </w:tr>
      <w:tr w:rsidR="005F36C8" w:rsidRPr="00323C34" w14:paraId="798AEFE3" w14:textId="77777777" w:rsidTr="0070395E">
        <w:trPr>
          <w:cantSplit/>
          <w:ins w:id="31" w:author="Shin Feng WONG" w:date="2026-06-16T01:36:00Z"/>
        </w:trPr>
        <w:tc>
          <w:tcPr>
            <w:tcW w:w="0" w:type="auto"/>
          </w:tcPr>
          <w:p w14:paraId="5264E38A" w14:textId="21DEC29F" w:rsidR="005F36C8" w:rsidRPr="00323C34" w:rsidRDefault="005F36C8" w:rsidP="0070395E">
            <w:pPr>
              <w:spacing w:after="160"/>
              <w:rPr>
                <w:ins w:id="32" w:author="Shin Feng WONG" w:date="2026-06-16T01:36:00Z" w16du:dateUtc="2026-06-15T17:36:00Z"/>
              </w:rPr>
            </w:pPr>
            <w:ins w:id="33" w:author="Shin Feng WONG" w:date="2026-06-16T01:36:00Z" w16du:dateUtc="2026-06-15T17:36:00Z">
              <w:r>
                <w:t>e-Diary</w:t>
              </w:r>
            </w:ins>
          </w:p>
        </w:tc>
        <w:tc>
          <w:tcPr>
            <w:tcW w:w="0" w:type="auto"/>
          </w:tcPr>
          <w:p w14:paraId="0379FA7B" w14:textId="6B374948" w:rsidR="005F36C8" w:rsidRPr="00323C34" w:rsidRDefault="007B61FA" w:rsidP="0070395E">
            <w:pPr>
              <w:spacing w:after="160"/>
              <w:rPr>
                <w:ins w:id="34" w:author="Shin Feng WONG" w:date="2026-06-16T01:36:00Z" w16du:dateUtc="2026-06-15T17:36:00Z"/>
              </w:rPr>
            </w:pPr>
            <w:ins w:id="35" w:author="Shin Feng WONG" w:date="2026-06-16T01:37:00Z" w16du:dateUtc="2026-06-15T17:37:00Z">
              <w:r>
                <w:t>Creation and retrieval of operational</w:t>
              </w:r>
            </w:ins>
            <w:ins w:id="36" w:author="Shin Feng WONG" w:date="2026-06-16T01:38:00Z" w16du:dateUtc="2026-06-15T17:38:00Z">
              <w:r w:rsidR="0086307B">
                <w:t xml:space="preserve"> diary entries that cannot be amended or deleted after submission, with support for creating or linking Incidents and Tasks</w:t>
              </w:r>
            </w:ins>
          </w:p>
        </w:tc>
      </w:tr>
      <w:tr w:rsidR="005F36C8" w:rsidRPr="00323C34" w14:paraId="2B7EEE63" w14:textId="77777777" w:rsidTr="0070395E">
        <w:trPr>
          <w:cantSplit/>
          <w:ins w:id="37" w:author="Shin Feng WONG" w:date="2026-06-16T01:36:00Z"/>
        </w:trPr>
        <w:tc>
          <w:tcPr>
            <w:tcW w:w="0" w:type="auto"/>
          </w:tcPr>
          <w:p w14:paraId="003BBCC0" w14:textId="69AF2264" w:rsidR="005F36C8" w:rsidRPr="00323C34" w:rsidRDefault="005F36C8" w:rsidP="0070395E">
            <w:pPr>
              <w:spacing w:after="160"/>
              <w:rPr>
                <w:ins w:id="38" w:author="Shin Feng WONG" w:date="2026-06-16T01:36:00Z" w16du:dateUtc="2026-06-15T17:36:00Z"/>
              </w:rPr>
            </w:pPr>
            <w:ins w:id="39" w:author="Shin Feng WONG" w:date="2026-06-16T01:36:00Z" w16du:dateUtc="2026-06-15T17:36:00Z">
              <w:r>
                <w:t>D</w:t>
              </w:r>
            </w:ins>
            <w:ins w:id="40" w:author="Shin Feng WONG" w:date="2026-06-16T01:37:00Z" w16du:dateUtc="2026-06-15T17:37:00Z">
              <w:r>
                <w:t>istribution Group Management</w:t>
              </w:r>
            </w:ins>
          </w:p>
        </w:tc>
        <w:tc>
          <w:tcPr>
            <w:tcW w:w="0" w:type="auto"/>
          </w:tcPr>
          <w:p w14:paraId="0EC4B5CB" w14:textId="2DA6EBB3" w:rsidR="005F36C8" w:rsidRPr="00323C34" w:rsidRDefault="0086307B" w:rsidP="0070395E">
            <w:pPr>
              <w:spacing w:after="160"/>
              <w:rPr>
                <w:ins w:id="41" w:author="Shin Feng WONG" w:date="2026-06-16T01:36:00Z" w16du:dateUtc="2026-06-15T17:36:00Z"/>
              </w:rPr>
            </w:pPr>
            <w:ins w:id="42" w:author="Shin Feng WONG" w:date="2026-06-16T01:38:00Z" w16du:dateUtc="2026-06-15T17:38:00Z">
              <w:r>
                <w:t>Creation and maintenance of recipient groups used for broadcasts</w:t>
              </w:r>
            </w:ins>
            <w:ins w:id="43" w:author="Shin Feng WONG" w:date="2026-06-16T01:39:00Z" w16du:dateUtc="2026-06-15T17:39:00Z">
              <w:r>
                <w:t xml:space="preserve"> and notifications</w:t>
              </w:r>
            </w:ins>
          </w:p>
        </w:tc>
      </w:tr>
      <w:tr w:rsidR="00611100" w:rsidRPr="00323C34" w14:paraId="28584EE1" w14:textId="77777777" w:rsidTr="0070395E">
        <w:trPr>
          <w:cantSplit/>
        </w:trPr>
        <w:tc>
          <w:tcPr>
            <w:tcW w:w="0" w:type="auto"/>
            <w:hideMark/>
          </w:tcPr>
          <w:p w14:paraId="60B95332" w14:textId="77777777" w:rsidR="0070395E" w:rsidRPr="00323C34" w:rsidRDefault="0070395E" w:rsidP="0070395E">
            <w:pPr>
              <w:spacing w:after="160"/>
            </w:pPr>
            <w:r w:rsidRPr="00323C34">
              <w:t>Broadcast and Notification</w:t>
            </w:r>
          </w:p>
        </w:tc>
        <w:tc>
          <w:tcPr>
            <w:tcW w:w="0" w:type="auto"/>
            <w:hideMark/>
          </w:tcPr>
          <w:p w14:paraId="40B9860C" w14:textId="24F27076" w:rsidR="0070395E" w:rsidRPr="00323C34" w:rsidRDefault="0070395E" w:rsidP="0070395E">
            <w:pPr>
              <w:spacing w:after="160"/>
            </w:pPr>
            <w:commentRangeStart w:id="44"/>
            <w:commentRangeStart w:id="45"/>
            <w:r w:rsidRPr="00323C34">
              <w:t>Structured framework for disseminating incident information to defined distribution groups</w:t>
            </w:r>
            <w:ins w:id="46" w:author="Shin Feng WONG" w:date="2026-06-17T10:11:00Z" w16du:dateUtc="2026-06-17T02:11:00Z">
              <w:r w:rsidR="00B82321">
                <w:t>.</w:t>
              </w:r>
            </w:ins>
            <w:del w:id="47" w:author="Shin Feng WONG" w:date="2026-06-17T10:11:00Z" w16du:dateUtc="2026-06-17T02:11:00Z">
              <w:r w:rsidRPr="00323C34" w:rsidDel="00B82321">
                <w:delText>,</w:delText>
              </w:r>
            </w:del>
            <w:del w:id="48" w:author="Shin Feng WONG" w:date="2026-06-17T10:12:00Z" w16du:dateUtc="2026-06-17T02:12:00Z">
              <w:r w:rsidRPr="00323C34" w:rsidDel="00B82321">
                <w:delText xml:space="preserve"> with crisis-level classification governing escalation and recall behaviour</w:delText>
              </w:r>
              <w:commentRangeEnd w:id="44"/>
              <w:r w:rsidR="00E564ED" w:rsidRPr="00323C34" w:rsidDel="00B82321">
                <w:rPr>
                  <w:rStyle w:val="CommentReference"/>
                  <w:sz w:val="22"/>
                  <w:szCs w:val="24"/>
                </w:rPr>
                <w:commentReference w:id="44"/>
              </w:r>
              <w:commentRangeEnd w:id="45"/>
              <w:r w:rsidR="00B82321" w:rsidRPr="00323C34" w:rsidDel="00B82321">
                <w:rPr>
                  <w:rStyle w:val="CommentReference"/>
                  <w:sz w:val="22"/>
                  <w:szCs w:val="24"/>
                </w:rPr>
                <w:commentReference w:id="45"/>
              </w:r>
            </w:del>
          </w:p>
        </w:tc>
      </w:tr>
      <w:tr w:rsidR="00305740" w:rsidRPr="00323C34" w14:paraId="05078954" w14:textId="77777777" w:rsidTr="0070395E">
        <w:trPr>
          <w:cantSplit/>
          <w:ins w:id="49" w:author="Shin Feng WONG" w:date="2026-06-17T10:11:00Z" w16du:dateUtc="2026-06-17T02:11:00Z"/>
        </w:trPr>
        <w:tc>
          <w:tcPr>
            <w:tcW w:w="0" w:type="auto"/>
          </w:tcPr>
          <w:p w14:paraId="77C96651" w14:textId="785E46D5" w:rsidR="00305740" w:rsidRPr="00323C34" w:rsidRDefault="00B82321" w:rsidP="0070395E">
            <w:pPr>
              <w:spacing w:after="160"/>
              <w:rPr>
                <w:ins w:id="50" w:author="Shin Feng WONG" w:date="2026-06-17T10:11:00Z" w16du:dateUtc="2026-06-17T02:11:00Z"/>
              </w:rPr>
            </w:pPr>
            <w:ins w:id="51" w:author="Shin Feng WONG" w:date="2026-06-17T10:12:00Z" w16du:dateUtc="2026-06-17T02:12:00Z">
              <w:r>
                <w:t>Crisis Recall</w:t>
              </w:r>
            </w:ins>
          </w:p>
        </w:tc>
        <w:tc>
          <w:tcPr>
            <w:tcW w:w="0" w:type="auto"/>
          </w:tcPr>
          <w:p w14:paraId="04672BCA" w14:textId="09A195B4" w:rsidR="00305740" w:rsidRPr="00323C34" w:rsidRDefault="00B82321" w:rsidP="0070395E">
            <w:pPr>
              <w:spacing w:after="160"/>
              <w:rPr>
                <w:ins w:id="52" w:author="Shin Feng WONG" w:date="2026-06-17T10:11:00Z" w16du:dateUtc="2026-06-17T02:11:00Z"/>
              </w:rPr>
            </w:pPr>
            <w:ins w:id="53" w:author="Shin Feng WONG" w:date="2026-06-17T10:12:00Z" w16du:dateUtc="2026-06-17T02:12:00Z">
              <w:r>
                <w:t>Recall notification function for selected group of SDC stakeholders governed by the crisis-level classification governing escalation and recall</w:t>
              </w:r>
            </w:ins>
          </w:p>
        </w:tc>
      </w:tr>
      <w:tr w:rsidR="00611100" w:rsidRPr="00323C34" w14:paraId="0CA58396" w14:textId="77777777" w:rsidTr="0070395E">
        <w:trPr>
          <w:cantSplit/>
        </w:trPr>
        <w:tc>
          <w:tcPr>
            <w:tcW w:w="0" w:type="auto"/>
            <w:hideMark/>
          </w:tcPr>
          <w:p w14:paraId="495BE08D" w14:textId="77777777" w:rsidR="0070395E" w:rsidRPr="00323C34" w:rsidRDefault="0070395E" w:rsidP="0070395E">
            <w:pPr>
              <w:spacing w:after="160"/>
            </w:pPr>
            <w:r w:rsidRPr="00323C34">
              <w:t>CMS Dashboard</w:t>
            </w:r>
          </w:p>
        </w:tc>
        <w:tc>
          <w:tcPr>
            <w:tcW w:w="0" w:type="auto"/>
            <w:hideMark/>
          </w:tcPr>
          <w:p w14:paraId="64C24A33" w14:textId="2ADDDBCE" w:rsidR="0070395E" w:rsidRPr="00323C34" w:rsidRDefault="0070395E" w:rsidP="0070395E">
            <w:pPr>
              <w:spacing w:after="160"/>
            </w:pPr>
            <w:r w:rsidRPr="00323C34">
              <w:t>Consolidated operational</w:t>
            </w:r>
            <w:r w:rsidR="00FC6E50">
              <w:t xml:space="preserve"> and calendar event</w:t>
            </w:r>
            <w:r w:rsidRPr="00323C34">
              <w:t xml:space="preserve"> </w:t>
            </w:r>
            <w:commentRangeStart w:id="54"/>
            <w:r w:rsidRPr="00323C34">
              <w:t>view</w:t>
            </w:r>
            <w:commentRangeEnd w:id="54"/>
            <w:r w:rsidR="00E564ED" w:rsidRPr="00323C34">
              <w:rPr>
                <w:rStyle w:val="CommentReference"/>
                <w:sz w:val="22"/>
                <w:szCs w:val="24"/>
              </w:rPr>
              <w:commentReference w:id="54"/>
            </w:r>
            <w:r w:rsidRPr="00323C34">
              <w:t xml:space="preserve"> of active cases, incidents, faults, and tasks, with a filterable 2D map of island-wide activity</w:t>
            </w:r>
          </w:p>
        </w:tc>
      </w:tr>
      <w:tr w:rsidR="00611100" w:rsidRPr="00323C34" w14:paraId="2C46CCBD" w14:textId="77777777" w:rsidTr="0070395E">
        <w:trPr>
          <w:cantSplit/>
        </w:trPr>
        <w:tc>
          <w:tcPr>
            <w:tcW w:w="0" w:type="auto"/>
            <w:hideMark/>
          </w:tcPr>
          <w:p w14:paraId="44B5CB0A" w14:textId="77777777" w:rsidR="0070395E" w:rsidRPr="00323C34" w:rsidRDefault="0070395E" w:rsidP="0070395E">
            <w:pPr>
              <w:spacing w:after="160"/>
            </w:pPr>
            <w:r w:rsidRPr="00323C34">
              <w:t>System Configuration</w:t>
            </w:r>
          </w:p>
        </w:tc>
        <w:tc>
          <w:tcPr>
            <w:tcW w:w="0" w:type="auto"/>
            <w:hideMark/>
          </w:tcPr>
          <w:p w14:paraId="0D3B054B" w14:textId="77777777" w:rsidR="0070395E" w:rsidRPr="00323C34" w:rsidRDefault="0070395E" w:rsidP="0070395E">
            <w:pPr>
              <w:spacing w:after="160"/>
            </w:pPr>
            <w:r w:rsidRPr="00323C34">
              <w:t>Administration of user accounts, role assignments, classification taxonomies, routing matrices, distribution groups, and audit settings</w:t>
            </w:r>
          </w:p>
        </w:tc>
      </w:tr>
    </w:tbl>
    <w:p w14:paraId="15AF9172" w14:textId="77777777" w:rsidR="00504CE6" w:rsidRPr="00323C34" w:rsidRDefault="00504CE6" w:rsidP="006C258F">
      <w:pPr>
        <w:pStyle w:val="Heading2"/>
      </w:pPr>
      <w:bookmarkStart w:id="55" w:name="_Toc232496757"/>
      <w:commentRangeStart w:id="56"/>
      <w:commentRangeStart w:id="57"/>
      <w:r w:rsidRPr="00323C34">
        <w:lastRenderedPageBreak/>
        <w:t>Authentication and Access Control</w:t>
      </w:r>
      <w:bookmarkEnd w:id="55"/>
      <w:commentRangeEnd w:id="56"/>
      <w:r w:rsidR="00E34AD6" w:rsidRPr="00323C34">
        <w:rPr>
          <w:rStyle w:val="CommentReference"/>
          <w:sz w:val="28"/>
          <w:szCs w:val="32"/>
        </w:rPr>
        <w:commentReference w:id="56"/>
      </w:r>
      <w:commentRangeEnd w:id="57"/>
      <w:r w:rsidR="00D93DBC" w:rsidRPr="00323C34">
        <w:rPr>
          <w:rStyle w:val="CommentReference"/>
          <w:sz w:val="28"/>
          <w:szCs w:val="32"/>
        </w:rPr>
        <w:commentReference w:id="57"/>
      </w:r>
    </w:p>
    <w:p w14:paraId="5787956B" w14:textId="77777777" w:rsidR="0070483E" w:rsidRPr="00323C34" w:rsidRDefault="0070483E" w:rsidP="006C258F">
      <w:pPr>
        <w:pStyle w:val="Heading3"/>
      </w:pPr>
      <w:bookmarkStart w:id="58" w:name="_Toc232496758"/>
      <w:r w:rsidRPr="00323C34">
        <w:t>Authentication Method</w:t>
      </w:r>
      <w:bookmarkEnd w:id="58"/>
    </w:p>
    <w:p w14:paraId="3485EB52" w14:textId="6443FE64" w:rsidR="008B4688" w:rsidDel="00912C20" w:rsidRDefault="00483F08" w:rsidP="00483F08">
      <w:pPr>
        <w:rPr>
          <w:del w:id="59" w:author="Shin Feng WONG" w:date="2026-06-16T01:46:00Z" w16du:dateUtc="2026-06-15T17:46:00Z"/>
        </w:rPr>
      </w:pPr>
      <w:commentRangeStart w:id="60"/>
      <w:del w:id="61" w:author="Shin Feng WONG" w:date="2026-06-16T01:46:00Z" w16du:dateUtc="2026-06-15T17:46:00Z">
        <w:r w:rsidRPr="00323C34" w:rsidDel="00912C20">
          <w:delText xml:space="preserve">Users authenticate to the CMS via Whole-of-Government Single Sign-On (WOG SSO). </w:delText>
        </w:r>
        <w:commentRangeEnd w:id="60"/>
        <w:r w:rsidR="00912C20" w:rsidRPr="00323C34" w:rsidDel="00912C20">
          <w:rPr>
            <w:rStyle w:val="CommentReference"/>
            <w:sz w:val="22"/>
            <w:szCs w:val="24"/>
          </w:rPr>
          <w:commentReference w:id="60"/>
        </w:r>
        <w:r w:rsidRPr="00323C34" w:rsidDel="00912C20">
          <w:delText>Two-Factor Authentication (2FA) is enforced for all user accounts. Access granted via WOG SSO may assign users a default role with minimal permissions, such as fault submission and status tracking, without requiring a separately provisioned CMS account</w:delText>
        </w:r>
      </w:del>
    </w:p>
    <w:p w14:paraId="4DEDB0E3" w14:textId="49F89AF6" w:rsidR="00FF509A" w:rsidRDefault="00C77748" w:rsidP="00483F08">
      <w:pPr>
        <w:rPr>
          <w:ins w:id="62" w:author="Shin Feng WONG" w:date="2026-06-17T10:28:00Z" w16du:dateUtc="2026-06-17T02:28:00Z"/>
        </w:rPr>
      </w:pPr>
      <w:del w:id="63" w:author="Shin Feng WONG" w:date="2026-06-16T01:46:00Z" w16du:dateUtc="2026-06-15T17:46:00Z">
        <w:r w:rsidDel="00912C20">
          <w:delText xml:space="preserve">Non-SDC </w:delText>
        </w:r>
        <w:r w:rsidR="00FC6E50" w:rsidDel="00912C20">
          <w:delText>users</w:delText>
        </w:r>
        <w:r w:rsidDel="00912C20">
          <w:delText xml:space="preserve">, such as term-contractors, are not eligible for WOG SSO authentication. A </w:delText>
        </w:r>
        <w:commentRangeStart w:id="64"/>
        <w:r w:rsidDel="00912C20">
          <w:delText xml:space="preserve">separate authentication mechanism </w:delText>
        </w:r>
        <w:commentRangeEnd w:id="64"/>
        <w:r w:rsidR="00912C20" w:rsidDel="00912C20">
          <w:rPr>
            <w:rStyle w:val="CommentReference"/>
            <w:sz w:val="22"/>
            <w:szCs w:val="24"/>
          </w:rPr>
          <w:commentReference w:id="64"/>
        </w:r>
        <w:r w:rsidDel="00912C20">
          <w:delText>will be required for these users, where access is scoped to the NOP module only.</w:delText>
        </w:r>
      </w:del>
      <w:ins w:id="65" w:author="Shin Feng WONG" w:date="2026-06-16T01:42:00Z" w16du:dateUtc="2026-06-15T17:42:00Z">
        <w:r w:rsidR="00FF509A">
          <w:t>SDC users shall authenticate through Whole-of Government Single Sign-ON (WOG SSO)</w:t>
        </w:r>
        <w:r w:rsidR="00C900A9">
          <w:t>. WOG SSO authentication alone shall not grant access to the CMS. The CMS shall verify that the authenticated user has an active, autho</w:t>
        </w:r>
      </w:ins>
      <w:ins w:id="66" w:author="Shin Feng WONG" w:date="2026-06-16T01:43:00Z" w16du:dateUtc="2026-06-15T17:43:00Z">
        <w:r w:rsidR="00C900A9">
          <w:t>rised CMS account and an assigned system role. Users who do not meet these conditions shall be denied access and directed to contact the System Administrator.</w:t>
        </w:r>
      </w:ins>
    </w:p>
    <w:p w14:paraId="63811230" w14:textId="11A3DEF0" w:rsidR="00C900A9" w:rsidRPr="00323C34" w:rsidRDefault="00C900A9" w:rsidP="00483F08">
      <w:ins w:id="67" w:author="Shin Feng WONG" w:date="2026-06-16T01:43:00Z" w16du:dateUtc="2026-06-15T17:43:00Z">
        <w:r>
          <w:t>Non-SDC users</w:t>
        </w:r>
      </w:ins>
      <w:ins w:id="68" w:author="Shin Feng WONG" w:date="2026-06-17T10:24:00Z" w16du:dateUtc="2026-06-17T02:24:00Z">
        <w:r w:rsidR="008C777C">
          <w:t xml:space="preserve"> </w:t>
        </w:r>
      </w:ins>
      <w:ins w:id="69" w:author="Shin Feng WONG" w:date="2026-06-16T01:43:00Z" w16du:dateUtc="2026-06-15T17:43:00Z">
        <w:r>
          <w:t>shall authentication using a CMS username and password, with 2-factor authentication</w:t>
        </w:r>
        <w:r w:rsidR="0003767E">
          <w:t>.</w:t>
        </w:r>
      </w:ins>
    </w:p>
    <w:p w14:paraId="7CE4686C" w14:textId="77777777" w:rsidR="00EA4084" w:rsidRPr="00323C34" w:rsidRDefault="00EA4084" w:rsidP="006C258F">
      <w:pPr>
        <w:pStyle w:val="Heading2"/>
      </w:pPr>
      <w:bookmarkStart w:id="70" w:name="_Toc232496759"/>
      <w:r w:rsidRPr="00323C34">
        <w:t>CMS Dashboard</w:t>
      </w:r>
      <w:bookmarkEnd w:id="70"/>
    </w:p>
    <w:p w14:paraId="4D25E986" w14:textId="77777777" w:rsidR="008B4688" w:rsidRPr="00323C34" w:rsidRDefault="00966F5F" w:rsidP="00966F5F">
      <w:r w:rsidRPr="00323C34">
        <w:t xml:space="preserve">The CMS Dashboard </w:t>
      </w:r>
      <w:r w:rsidR="00871DE0" w:rsidRPr="00323C34">
        <w:rPr>
          <w:rFonts w:hint="eastAsia"/>
        </w:rPr>
        <w:t xml:space="preserve">shall </w:t>
      </w:r>
      <w:r w:rsidR="00871DE0" w:rsidRPr="00323C34">
        <w:t>provide</w:t>
      </w:r>
      <w:r w:rsidRPr="00323C34">
        <w:t xml:space="preserve"> a consolidated operational view for Controllers, Duty Officers, and Duty Managers.</w:t>
      </w:r>
    </w:p>
    <w:p w14:paraId="46B24D93" w14:textId="65FD9ABB" w:rsidR="00CA7D1E" w:rsidRPr="00323C34" w:rsidRDefault="00966F5F" w:rsidP="00966F5F">
      <w:r w:rsidRPr="00323C34">
        <w:t>It is distinct from the UCS Dashboard in scope and purpose: the UCS Dashboard presents live-state summary counts and high-level situational awareness, while the CMS Dashboard provides access to both current and historical records with line-item detail views.</w:t>
      </w:r>
    </w:p>
    <w:p w14:paraId="3C94C779" w14:textId="778B7B17" w:rsidR="00CA7D1E" w:rsidRPr="00323C34" w:rsidRDefault="00CA7D1E" w:rsidP="00CA7D1E">
      <w:pPr>
        <w:pStyle w:val="Heading3"/>
      </w:pPr>
      <w:bookmarkStart w:id="71" w:name="_Toc232496760"/>
      <w:r w:rsidRPr="00323C34">
        <w:rPr>
          <w:rFonts w:hint="eastAsia"/>
        </w:rPr>
        <w:t>Landing Page and Navigation</w:t>
      </w:r>
      <w:bookmarkEnd w:id="71"/>
    </w:p>
    <w:p w14:paraId="2F4613C5" w14:textId="059C6BD1" w:rsidR="00966F5F" w:rsidRPr="00323C34" w:rsidRDefault="00CA7D1E" w:rsidP="00966F5F">
      <w:r w:rsidRPr="00323C34">
        <w:t xml:space="preserve">Upon successful authentication, users are presented with the CMS landing page. </w:t>
      </w:r>
      <w:commentRangeStart w:id="72"/>
      <w:r w:rsidRPr="00323C34">
        <w:t>Navigation</w:t>
      </w:r>
      <w:commentRangeEnd w:id="72"/>
      <w:r w:rsidR="00E1021D" w:rsidRPr="00323C34">
        <w:rPr>
          <w:rStyle w:val="CommentReference"/>
          <w:sz w:val="22"/>
          <w:szCs w:val="24"/>
        </w:rPr>
        <w:commentReference w:id="72"/>
      </w:r>
      <w:r w:rsidRPr="00323C34">
        <w:t xml:space="preserve"> items visible to a given user are filtered by their assigned role.</w:t>
      </w:r>
    </w:p>
    <w:tbl>
      <w:tblPr>
        <w:tblStyle w:val="TableGrid"/>
        <w:tblW w:w="0" w:type="auto"/>
        <w:tblLook w:val="04A0" w:firstRow="1" w:lastRow="0" w:firstColumn="1" w:lastColumn="0" w:noHBand="0" w:noVBand="1"/>
      </w:tblPr>
      <w:tblGrid>
        <w:gridCol w:w="1891"/>
        <w:gridCol w:w="7125"/>
      </w:tblGrid>
      <w:tr w:rsidR="00611100" w:rsidRPr="00323C34" w14:paraId="08EE14B9" w14:textId="77777777">
        <w:trPr>
          <w:cantSplit/>
          <w:tblHeader/>
        </w:trPr>
        <w:tc>
          <w:tcPr>
            <w:tcW w:w="0" w:type="auto"/>
            <w:shd w:val="clear" w:color="auto" w:fill="0070C0"/>
            <w:hideMark/>
          </w:tcPr>
          <w:p w14:paraId="0F1FCE07" w14:textId="77777777" w:rsidR="00CA7D1E" w:rsidRPr="00323C34" w:rsidRDefault="00CA7D1E">
            <w:pPr>
              <w:spacing w:after="160"/>
              <w:rPr>
                <w:b/>
                <w:bCs/>
                <w:color w:val="FFFFFF" w:themeColor="background1"/>
              </w:rPr>
            </w:pPr>
            <w:r w:rsidRPr="00323C34">
              <w:rPr>
                <w:b/>
                <w:bCs/>
                <w:color w:val="FFFFFF" w:themeColor="background1"/>
              </w:rPr>
              <w:t>Navigation Item</w:t>
            </w:r>
          </w:p>
        </w:tc>
        <w:tc>
          <w:tcPr>
            <w:tcW w:w="0" w:type="auto"/>
            <w:shd w:val="clear" w:color="auto" w:fill="0070C0"/>
            <w:hideMark/>
          </w:tcPr>
          <w:p w14:paraId="522FA587" w14:textId="77777777" w:rsidR="00CA7D1E" w:rsidRPr="00323C34" w:rsidRDefault="00CA7D1E">
            <w:pPr>
              <w:spacing w:after="160"/>
              <w:rPr>
                <w:b/>
                <w:bCs/>
                <w:color w:val="FFFFFF" w:themeColor="background1"/>
              </w:rPr>
            </w:pPr>
            <w:r w:rsidRPr="00323C34">
              <w:rPr>
                <w:b/>
                <w:bCs/>
                <w:color w:val="FFFFFF" w:themeColor="background1"/>
              </w:rPr>
              <w:t>Description</w:t>
            </w:r>
          </w:p>
        </w:tc>
      </w:tr>
      <w:tr w:rsidR="00611100" w:rsidRPr="00323C34" w14:paraId="75B7F129" w14:textId="77777777">
        <w:trPr>
          <w:cantSplit/>
        </w:trPr>
        <w:tc>
          <w:tcPr>
            <w:tcW w:w="0" w:type="auto"/>
            <w:hideMark/>
          </w:tcPr>
          <w:p w14:paraId="309DA72B" w14:textId="77777777" w:rsidR="00CA7D1E" w:rsidRPr="00323C34" w:rsidRDefault="00CA7D1E">
            <w:pPr>
              <w:spacing w:after="160"/>
            </w:pPr>
            <w:r w:rsidRPr="00323C34">
              <w:t>Dashboard</w:t>
            </w:r>
          </w:p>
        </w:tc>
        <w:tc>
          <w:tcPr>
            <w:tcW w:w="0" w:type="auto"/>
            <w:hideMark/>
          </w:tcPr>
          <w:p w14:paraId="2B22EBAC" w14:textId="56D3C621" w:rsidR="00CA7D1E" w:rsidRPr="00323C34" w:rsidRDefault="00CA7D1E">
            <w:pPr>
              <w:spacing w:after="160"/>
            </w:pPr>
            <w:r w:rsidRPr="00323C34">
              <w:t xml:space="preserve">Consolidated operational view of active cases, incidents, faults, tasks, </w:t>
            </w:r>
            <w:r w:rsidR="0071580C">
              <w:t xml:space="preserve">events, no-objection permits, </w:t>
            </w:r>
            <w:r w:rsidRPr="00323C34">
              <w:t>and 2D island map</w:t>
            </w:r>
          </w:p>
        </w:tc>
      </w:tr>
      <w:tr w:rsidR="00C77748" w:rsidRPr="00323C34" w14:paraId="38CCC6E7" w14:textId="77777777">
        <w:trPr>
          <w:cantSplit/>
        </w:trPr>
        <w:tc>
          <w:tcPr>
            <w:tcW w:w="0" w:type="auto"/>
          </w:tcPr>
          <w:p w14:paraId="2E035FC4" w14:textId="195A9478" w:rsidR="00C77748" w:rsidRPr="00323C34" w:rsidRDefault="00C77748">
            <w:pPr>
              <w:spacing w:after="160"/>
            </w:pPr>
            <w:r>
              <w:t>Case Management</w:t>
            </w:r>
          </w:p>
        </w:tc>
        <w:tc>
          <w:tcPr>
            <w:tcW w:w="0" w:type="auto"/>
          </w:tcPr>
          <w:p w14:paraId="527DA26B" w14:textId="76F6E494" w:rsidR="00C77748" w:rsidRPr="00323C34" w:rsidRDefault="00C77748">
            <w:pPr>
              <w:spacing w:after="160"/>
            </w:pPr>
            <w:r>
              <w:t>Case log list view and case detail view, with access to linked incidents, faults, tasks and e-diary entries</w:t>
            </w:r>
          </w:p>
        </w:tc>
      </w:tr>
      <w:tr w:rsidR="00611100" w:rsidRPr="00323C34" w14:paraId="4852B9C5" w14:textId="77777777">
        <w:trPr>
          <w:cantSplit/>
        </w:trPr>
        <w:tc>
          <w:tcPr>
            <w:tcW w:w="0" w:type="auto"/>
            <w:hideMark/>
          </w:tcPr>
          <w:p w14:paraId="2CAB9D45" w14:textId="77777777" w:rsidR="00CA7D1E" w:rsidRPr="00323C34" w:rsidRDefault="00CA7D1E">
            <w:pPr>
              <w:spacing w:after="160"/>
            </w:pPr>
            <w:r w:rsidRPr="00323C34">
              <w:t>Incident Management</w:t>
            </w:r>
          </w:p>
        </w:tc>
        <w:tc>
          <w:tcPr>
            <w:tcW w:w="0" w:type="auto"/>
            <w:hideMark/>
          </w:tcPr>
          <w:p w14:paraId="4EBD1EC8" w14:textId="0230162C" w:rsidR="00CA7D1E" w:rsidRPr="00323C34" w:rsidRDefault="00CA7D1E">
            <w:pPr>
              <w:spacing w:after="160"/>
            </w:pPr>
            <w:r w:rsidRPr="00323C34">
              <w:t xml:space="preserve">Incident log list view, </w:t>
            </w:r>
            <w:r w:rsidR="00B07CF0">
              <w:t xml:space="preserve">incident creation and management, </w:t>
            </w:r>
            <w:r w:rsidRPr="00323C34">
              <w:t>and incident detail view</w:t>
            </w:r>
          </w:p>
        </w:tc>
      </w:tr>
      <w:tr w:rsidR="00611100" w:rsidRPr="00323C34" w14:paraId="1CAC6188" w14:textId="77777777">
        <w:trPr>
          <w:cantSplit/>
        </w:trPr>
        <w:tc>
          <w:tcPr>
            <w:tcW w:w="0" w:type="auto"/>
            <w:hideMark/>
          </w:tcPr>
          <w:p w14:paraId="28AD8F9D" w14:textId="77777777" w:rsidR="00CA7D1E" w:rsidRPr="00323C34" w:rsidRDefault="00CA7D1E">
            <w:pPr>
              <w:spacing w:after="160"/>
            </w:pPr>
            <w:r w:rsidRPr="00323C34">
              <w:t>Fault Reporting</w:t>
            </w:r>
          </w:p>
        </w:tc>
        <w:tc>
          <w:tcPr>
            <w:tcW w:w="0" w:type="auto"/>
            <w:hideMark/>
          </w:tcPr>
          <w:p w14:paraId="256B33BB" w14:textId="09CF4651" w:rsidR="00CA7D1E" w:rsidRPr="00323C34" w:rsidRDefault="00CA7D1E">
            <w:pPr>
              <w:spacing w:after="160"/>
            </w:pPr>
            <w:r w:rsidRPr="00323C34">
              <w:t xml:space="preserve">Fault log list view, </w:t>
            </w:r>
            <w:r w:rsidR="00B07CF0">
              <w:t>fault creation and management</w:t>
            </w:r>
            <w:r w:rsidRPr="00323C34">
              <w:t>, and fault detail view</w:t>
            </w:r>
          </w:p>
        </w:tc>
      </w:tr>
      <w:tr w:rsidR="00B07CF0" w:rsidRPr="00323C34" w14:paraId="77EB7C97" w14:textId="77777777">
        <w:trPr>
          <w:cantSplit/>
        </w:trPr>
        <w:tc>
          <w:tcPr>
            <w:tcW w:w="0" w:type="auto"/>
          </w:tcPr>
          <w:p w14:paraId="794B8006" w14:textId="46FDA4D8" w:rsidR="00B07CF0" w:rsidRPr="00323C34" w:rsidRDefault="00B07CF0">
            <w:pPr>
              <w:spacing w:after="160"/>
            </w:pPr>
            <w:r>
              <w:t>Task Management</w:t>
            </w:r>
          </w:p>
        </w:tc>
        <w:tc>
          <w:tcPr>
            <w:tcW w:w="0" w:type="auto"/>
          </w:tcPr>
          <w:p w14:paraId="607B5EAA" w14:textId="51BED9B9" w:rsidR="00B07CF0" w:rsidRPr="00323C34" w:rsidRDefault="00B07CF0">
            <w:pPr>
              <w:spacing w:after="160"/>
            </w:pPr>
            <w:r>
              <w:t>Task log list view, task creation and assignment, and task default view</w:t>
            </w:r>
          </w:p>
        </w:tc>
      </w:tr>
      <w:tr w:rsidR="00B07CF0" w:rsidRPr="00323C34" w14:paraId="0D3BB09A" w14:textId="77777777">
        <w:trPr>
          <w:cantSplit/>
        </w:trPr>
        <w:tc>
          <w:tcPr>
            <w:tcW w:w="0" w:type="auto"/>
          </w:tcPr>
          <w:p w14:paraId="10CD6D19" w14:textId="5CEBA516" w:rsidR="00B07CF0" w:rsidRPr="00323C34" w:rsidRDefault="00B07CF0" w:rsidP="00B07CF0">
            <w:pPr>
              <w:spacing w:after="160"/>
            </w:pPr>
            <w:r>
              <w:t xml:space="preserve">Events </w:t>
            </w:r>
            <w:r w:rsidR="00DB4CA9">
              <w:t>Master List</w:t>
            </w:r>
          </w:p>
        </w:tc>
        <w:tc>
          <w:tcPr>
            <w:tcW w:w="0" w:type="auto"/>
          </w:tcPr>
          <w:p w14:paraId="33DF0125" w14:textId="1E2561E1" w:rsidR="00B07CF0" w:rsidRDefault="00B07CF0" w:rsidP="00B07CF0">
            <w:pPr>
              <w:spacing w:after="160"/>
            </w:pPr>
            <w:r>
              <w:t>Events list and calendar view, event creation and management, and event-case linking</w:t>
            </w:r>
          </w:p>
        </w:tc>
      </w:tr>
      <w:tr w:rsidR="00B07CF0" w:rsidRPr="00323C34" w14:paraId="3069DCE4" w14:textId="77777777">
        <w:trPr>
          <w:cantSplit/>
        </w:trPr>
        <w:tc>
          <w:tcPr>
            <w:tcW w:w="0" w:type="auto"/>
          </w:tcPr>
          <w:p w14:paraId="07060377" w14:textId="62215E7E" w:rsidR="00B07CF0" w:rsidRPr="00323C34" w:rsidRDefault="00B07CF0" w:rsidP="00B07CF0">
            <w:pPr>
              <w:spacing w:after="160"/>
            </w:pPr>
            <w:r>
              <w:lastRenderedPageBreak/>
              <w:t>No-Objection Permit</w:t>
            </w:r>
          </w:p>
        </w:tc>
        <w:tc>
          <w:tcPr>
            <w:tcW w:w="0" w:type="auto"/>
          </w:tcPr>
          <w:p w14:paraId="0CBFAD59" w14:textId="11D98C46" w:rsidR="00B07CF0" w:rsidRDefault="00B07CF0" w:rsidP="00B07CF0">
            <w:pPr>
              <w:spacing w:after="160"/>
            </w:pPr>
            <w:r>
              <w:t>NOP application log, permit submission, review and approval workflow, and permit lifecycle management</w:t>
            </w:r>
          </w:p>
        </w:tc>
      </w:tr>
      <w:tr w:rsidR="00B07CF0" w:rsidRPr="00323C34" w14:paraId="2CDAB8C8" w14:textId="77777777">
        <w:trPr>
          <w:cantSplit/>
        </w:trPr>
        <w:tc>
          <w:tcPr>
            <w:tcW w:w="0" w:type="auto"/>
          </w:tcPr>
          <w:p w14:paraId="64907CA4" w14:textId="7C4832BB" w:rsidR="00B07CF0" w:rsidRPr="00323C34" w:rsidRDefault="00B07CF0" w:rsidP="00B07CF0">
            <w:pPr>
              <w:spacing w:after="160"/>
            </w:pPr>
            <w:r>
              <w:t>Broadcast and Notification</w:t>
            </w:r>
          </w:p>
        </w:tc>
        <w:tc>
          <w:tcPr>
            <w:tcW w:w="0" w:type="auto"/>
          </w:tcPr>
          <w:p w14:paraId="160A869B" w14:textId="57D8F84C" w:rsidR="00B07CF0" w:rsidRDefault="00B07CF0" w:rsidP="00B07CF0">
            <w:pPr>
              <w:spacing w:after="160"/>
            </w:pPr>
            <w:r>
              <w:t>Broadcast log, crisis broadcast composition and dispatch, and distribution group management</w:t>
            </w:r>
          </w:p>
        </w:tc>
      </w:tr>
      <w:tr w:rsidR="00B07CF0" w:rsidRPr="00323C34" w14:paraId="2C29FF46" w14:textId="77777777">
        <w:trPr>
          <w:cantSplit/>
        </w:trPr>
        <w:tc>
          <w:tcPr>
            <w:tcW w:w="0" w:type="auto"/>
            <w:hideMark/>
          </w:tcPr>
          <w:p w14:paraId="1C2654A8" w14:textId="1E9452DF" w:rsidR="00B07CF0" w:rsidRPr="00323C34" w:rsidRDefault="00166702" w:rsidP="00B07CF0">
            <w:pPr>
              <w:spacing w:after="160"/>
            </w:pPr>
            <w:r>
              <w:t xml:space="preserve">Operational </w:t>
            </w:r>
            <w:commentRangeStart w:id="73"/>
            <w:commentRangeStart w:id="74"/>
            <w:r w:rsidR="00B07CF0" w:rsidRPr="00323C34">
              <w:t>Statistics</w:t>
            </w:r>
            <w:commentRangeEnd w:id="73"/>
            <w:r w:rsidRPr="00323C34">
              <w:rPr>
                <w:rStyle w:val="CommentReference"/>
                <w:sz w:val="22"/>
                <w:szCs w:val="24"/>
              </w:rPr>
              <w:commentReference w:id="73"/>
            </w:r>
            <w:commentRangeEnd w:id="74"/>
            <w:r w:rsidR="00CA7D1E" w:rsidRPr="00323C34">
              <w:rPr>
                <w:rStyle w:val="CommentReference"/>
                <w:sz w:val="22"/>
                <w:szCs w:val="24"/>
              </w:rPr>
              <w:commentReference w:id="74"/>
            </w:r>
          </w:p>
        </w:tc>
        <w:tc>
          <w:tcPr>
            <w:tcW w:w="0" w:type="auto"/>
            <w:hideMark/>
          </w:tcPr>
          <w:p w14:paraId="278ED299" w14:textId="18A1665F" w:rsidR="00B07CF0" w:rsidRDefault="00B07CF0" w:rsidP="00B07CF0">
            <w:pPr>
              <w:spacing w:after="160"/>
            </w:pPr>
            <w:r>
              <w:t>Real-time operational analytics and data export of cases, incidents, faults, tasks, events and no-objection permits volume trends. Includes breakdown by status, type, location, processing time metrics, and more.</w:t>
            </w:r>
          </w:p>
          <w:p w14:paraId="058A77FE" w14:textId="6FC94AF8" w:rsidR="00B07CF0" w:rsidRPr="00323C34" w:rsidRDefault="00B07CF0" w:rsidP="00B07CF0">
            <w:pPr>
              <w:spacing w:after="160"/>
            </w:pPr>
          </w:p>
        </w:tc>
      </w:tr>
      <w:tr w:rsidR="00B07CF0" w:rsidRPr="00323C34" w14:paraId="115B66C6" w14:textId="77777777">
        <w:trPr>
          <w:cantSplit/>
        </w:trPr>
        <w:tc>
          <w:tcPr>
            <w:tcW w:w="0" w:type="auto"/>
            <w:hideMark/>
          </w:tcPr>
          <w:p w14:paraId="6232FC84" w14:textId="77777777" w:rsidR="00B07CF0" w:rsidRPr="00323C34" w:rsidRDefault="00B07CF0" w:rsidP="00B07CF0">
            <w:pPr>
              <w:spacing w:after="160"/>
            </w:pPr>
            <w:r w:rsidRPr="00323C34">
              <w:t>System Configuration</w:t>
            </w:r>
          </w:p>
        </w:tc>
        <w:tc>
          <w:tcPr>
            <w:tcW w:w="0" w:type="auto"/>
            <w:hideMark/>
          </w:tcPr>
          <w:p w14:paraId="590E36DB" w14:textId="77777777" w:rsidR="00B07CF0" w:rsidRPr="00323C34" w:rsidRDefault="00B07CF0" w:rsidP="00B07CF0">
            <w:pPr>
              <w:spacing w:after="160"/>
            </w:pPr>
            <w:r w:rsidRPr="00323C34">
              <w:t>Administrator-only module for account management and system settings</w:t>
            </w:r>
          </w:p>
        </w:tc>
      </w:tr>
    </w:tbl>
    <w:p w14:paraId="3504AAF8" w14:textId="77777777" w:rsidR="00CA7D1E" w:rsidRPr="00323C34" w:rsidRDefault="00CA7D1E" w:rsidP="00966F5F"/>
    <w:p w14:paraId="5D3E50A3" w14:textId="3347659B" w:rsidR="00966F5F" w:rsidRPr="00323C34" w:rsidRDefault="00966F5F" w:rsidP="006C258F">
      <w:pPr>
        <w:pStyle w:val="Heading3"/>
      </w:pPr>
      <w:bookmarkStart w:id="75" w:name="_Toc232496761"/>
      <w:r w:rsidRPr="00323C34">
        <w:t>Summary Metrics</w:t>
      </w:r>
      <w:bookmarkEnd w:id="75"/>
    </w:p>
    <w:p w14:paraId="108E6438" w14:textId="1E9F7407" w:rsidR="00966F5F" w:rsidRPr="00323C34" w:rsidRDefault="00966F5F" w:rsidP="00966F5F">
      <w:r w:rsidRPr="00323C34">
        <w:t xml:space="preserve">The Dashboard </w:t>
      </w:r>
      <w:r w:rsidR="00871DE0" w:rsidRPr="00323C34">
        <w:rPr>
          <w:rFonts w:hint="eastAsia"/>
        </w:rPr>
        <w:t>shall</w:t>
      </w:r>
      <w:r w:rsidR="00F82B3F" w:rsidRPr="00323C34">
        <w:rPr>
          <w:rFonts w:hint="eastAsia"/>
        </w:rPr>
        <w:t xml:space="preserve"> </w:t>
      </w:r>
      <w:r w:rsidRPr="00323C34">
        <w:t>display the following operational counters, each filterable by a date and time range selected by the user.</w:t>
      </w:r>
    </w:p>
    <w:tbl>
      <w:tblPr>
        <w:tblStyle w:val="TableGrid"/>
        <w:tblW w:w="5000" w:type="pct"/>
        <w:tblLook w:val="04A0" w:firstRow="1" w:lastRow="0" w:firstColumn="1" w:lastColumn="0" w:noHBand="0" w:noVBand="1"/>
      </w:tblPr>
      <w:tblGrid>
        <w:gridCol w:w="2411"/>
        <w:gridCol w:w="6605"/>
      </w:tblGrid>
      <w:tr w:rsidR="00C62A87" w:rsidRPr="00323C34" w14:paraId="6CF6DD01" w14:textId="77777777" w:rsidTr="003B44A0">
        <w:trPr>
          <w:cantSplit/>
          <w:tblHeader/>
        </w:trPr>
        <w:tc>
          <w:tcPr>
            <w:tcW w:w="1337" w:type="pct"/>
            <w:shd w:val="clear" w:color="auto" w:fill="0070C0"/>
            <w:hideMark/>
          </w:tcPr>
          <w:p w14:paraId="41A76D05" w14:textId="77777777" w:rsidR="00966F5F" w:rsidRPr="00323C34" w:rsidRDefault="00966F5F" w:rsidP="00966F5F">
            <w:pPr>
              <w:spacing w:after="160"/>
              <w:rPr>
                <w:b/>
                <w:bCs/>
                <w:color w:val="FFFFFF" w:themeColor="background1"/>
              </w:rPr>
            </w:pPr>
            <w:r w:rsidRPr="00323C34">
              <w:rPr>
                <w:b/>
                <w:bCs/>
                <w:color w:val="FFFFFF" w:themeColor="background1"/>
              </w:rPr>
              <w:t>Metric</w:t>
            </w:r>
          </w:p>
        </w:tc>
        <w:tc>
          <w:tcPr>
            <w:tcW w:w="3663" w:type="pct"/>
            <w:shd w:val="clear" w:color="auto" w:fill="0070C0"/>
            <w:hideMark/>
          </w:tcPr>
          <w:p w14:paraId="4F0E26E4" w14:textId="70AD8F38" w:rsidR="00966F5F" w:rsidRPr="00323C34" w:rsidRDefault="00966F5F" w:rsidP="00966F5F">
            <w:pPr>
              <w:spacing w:after="160"/>
              <w:rPr>
                <w:b/>
                <w:bCs/>
                <w:color w:val="FFFFFF" w:themeColor="background1"/>
              </w:rPr>
            </w:pPr>
            <w:r w:rsidRPr="00323C34">
              <w:rPr>
                <w:b/>
                <w:bCs/>
                <w:color w:val="FFFFFF" w:themeColor="background1"/>
              </w:rPr>
              <w:t>Description</w:t>
            </w:r>
          </w:p>
        </w:tc>
      </w:tr>
      <w:tr w:rsidR="00B07CF0" w:rsidRPr="00323C34" w14:paraId="7C81B9A8" w14:textId="77777777" w:rsidTr="003B44A0">
        <w:trPr>
          <w:cantSplit/>
        </w:trPr>
        <w:tc>
          <w:tcPr>
            <w:tcW w:w="1337" w:type="pct"/>
          </w:tcPr>
          <w:p w14:paraId="1F2A4959" w14:textId="2A19EC7C" w:rsidR="00B07CF0" w:rsidRPr="00323C34" w:rsidRDefault="00B07CF0" w:rsidP="00966F5F">
            <w:pPr>
              <w:spacing w:after="160"/>
            </w:pPr>
            <w:r>
              <w:t>Active Cases</w:t>
            </w:r>
          </w:p>
        </w:tc>
        <w:tc>
          <w:tcPr>
            <w:tcW w:w="3663" w:type="pct"/>
          </w:tcPr>
          <w:p w14:paraId="344CAC7B" w14:textId="70081291" w:rsidR="00B07CF0" w:rsidRPr="00323C34" w:rsidRDefault="003B44A0" w:rsidP="00966F5F">
            <w:pPr>
              <w:spacing w:after="160"/>
            </w:pPr>
            <w:r>
              <w:t>Count of case records currently in Active status</w:t>
            </w:r>
          </w:p>
        </w:tc>
      </w:tr>
      <w:tr w:rsidR="00C62A87" w:rsidRPr="00323C34" w14:paraId="39A92CEC" w14:textId="77777777" w:rsidTr="003B44A0">
        <w:trPr>
          <w:cantSplit/>
        </w:trPr>
        <w:tc>
          <w:tcPr>
            <w:tcW w:w="1337" w:type="pct"/>
            <w:hideMark/>
          </w:tcPr>
          <w:p w14:paraId="558969F2" w14:textId="77777777" w:rsidR="00966F5F" w:rsidRPr="00323C34" w:rsidRDefault="00966F5F" w:rsidP="00966F5F">
            <w:pPr>
              <w:spacing w:after="160"/>
            </w:pPr>
            <w:r w:rsidRPr="00323C34">
              <w:t>Incidents Reported</w:t>
            </w:r>
          </w:p>
        </w:tc>
        <w:tc>
          <w:tcPr>
            <w:tcW w:w="3663" w:type="pct"/>
            <w:hideMark/>
          </w:tcPr>
          <w:p w14:paraId="13B2490D" w14:textId="77777777" w:rsidR="00966F5F" w:rsidRPr="00323C34" w:rsidRDefault="00966F5F" w:rsidP="00966F5F">
            <w:pPr>
              <w:spacing w:after="160"/>
            </w:pPr>
            <w:r w:rsidRPr="00323C34">
              <w:t>Total count of incident records within the selected period</w:t>
            </w:r>
          </w:p>
        </w:tc>
      </w:tr>
      <w:tr w:rsidR="00C62A87" w:rsidRPr="00323C34" w14:paraId="6B1F2042" w14:textId="77777777" w:rsidTr="003B44A0">
        <w:trPr>
          <w:cantSplit/>
        </w:trPr>
        <w:tc>
          <w:tcPr>
            <w:tcW w:w="1337" w:type="pct"/>
            <w:hideMark/>
          </w:tcPr>
          <w:p w14:paraId="2A2D323A" w14:textId="77777777" w:rsidR="00966F5F" w:rsidRPr="00323C34" w:rsidRDefault="00966F5F" w:rsidP="00966F5F">
            <w:pPr>
              <w:spacing w:after="160"/>
            </w:pPr>
            <w:r w:rsidRPr="00323C34">
              <w:t>Unclosed Incidents</w:t>
            </w:r>
          </w:p>
        </w:tc>
        <w:tc>
          <w:tcPr>
            <w:tcW w:w="3663" w:type="pct"/>
            <w:hideMark/>
          </w:tcPr>
          <w:p w14:paraId="22ECA267" w14:textId="77777777" w:rsidR="00966F5F" w:rsidRPr="00323C34" w:rsidRDefault="00966F5F" w:rsidP="00966F5F">
            <w:pPr>
              <w:spacing w:after="160"/>
            </w:pPr>
            <w:r w:rsidRPr="00323C34">
              <w:t>Count of incident records not in Closed status</w:t>
            </w:r>
          </w:p>
        </w:tc>
      </w:tr>
      <w:tr w:rsidR="00C62A87" w:rsidRPr="00323C34" w14:paraId="64D3B385" w14:textId="77777777" w:rsidTr="003B44A0">
        <w:trPr>
          <w:cantSplit/>
        </w:trPr>
        <w:tc>
          <w:tcPr>
            <w:tcW w:w="1337" w:type="pct"/>
            <w:hideMark/>
          </w:tcPr>
          <w:p w14:paraId="242571D3" w14:textId="77777777" w:rsidR="00966F5F" w:rsidRPr="00323C34" w:rsidRDefault="00966F5F" w:rsidP="00966F5F">
            <w:pPr>
              <w:spacing w:after="160"/>
            </w:pPr>
            <w:r w:rsidRPr="00323C34">
              <w:t>Faults Reported</w:t>
            </w:r>
          </w:p>
        </w:tc>
        <w:tc>
          <w:tcPr>
            <w:tcW w:w="3663" w:type="pct"/>
            <w:hideMark/>
          </w:tcPr>
          <w:p w14:paraId="4B8C6A38" w14:textId="77777777" w:rsidR="00966F5F" w:rsidRPr="00323C34" w:rsidRDefault="00966F5F" w:rsidP="00966F5F">
            <w:pPr>
              <w:spacing w:after="160"/>
            </w:pPr>
            <w:r w:rsidRPr="00323C34">
              <w:t>Total count of fault records within the selected period</w:t>
            </w:r>
          </w:p>
        </w:tc>
      </w:tr>
      <w:tr w:rsidR="00C62A87" w:rsidRPr="00323C34" w14:paraId="29D0C241" w14:textId="77777777" w:rsidTr="003B44A0">
        <w:trPr>
          <w:cantSplit/>
        </w:trPr>
        <w:tc>
          <w:tcPr>
            <w:tcW w:w="1337" w:type="pct"/>
            <w:hideMark/>
          </w:tcPr>
          <w:p w14:paraId="289AD29B" w14:textId="77777777" w:rsidR="00966F5F" w:rsidRPr="00323C34" w:rsidRDefault="00966F5F" w:rsidP="00966F5F">
            <w:pPr>
              <w:spacing w:after="160"/>
            </w:pPr>
            <w:r w:rsidRPr="00323C34">
              <w:t>Unclosed Faults</w:t>
            </w:r>
          </w:p>
        </w:tc>
        <w:tc>
          <w:tcPr>
            <w:tcW w:w="3663" w:type="pct"/>
            <w:hideMark/>
          </w:tcPr>
          <w:p w14:paraId="568E3D41" w14:textId="77777777" w:rsidR="00966F5F" w:rsidRPr="00323C34" w:rsidRDefault="00966F5F" w:rsidP="00966F5F">
            <w:pPr>
              <w:spacing w:after="160"/>
            </w:pPr>
            <w:r w:rsidRPr="00323C34">
              <w:t>Count of fault records not in Closed status</w:t>
            </w:r>
          </w:p>
        </w:tc>
      </w:tr>
      <w:tr w:rsidR="00C62A87" w:rsidRPr="00323C34" w14:paraId="1C5F22BC" w14:textId="77777777" w:rsidTr="003B44A0">
        <w:trPr>
          <w:cantSplit/>
        </w:trPr>
        <w:tc>
          <w:tcPr>
            <w:tcW w:w="1337" w:type="pct"/>
            <w:hideMark/>
          </w:tcPr>
          <w:p w14:paraId="48B8F0B5" w14:textId="77777777" w:rsidR="00966F5F" w:rsidRPr="00323C34" w:rsidRDefault="00966F5F" w:rsidP="00966F5F">
            <w:pPr>
              <w:spacing w:after="160"/>
            </w:pPr>
            <w:r w:rsidRPr="00323C34">
              <w:t>Active Tasks</w:t>
            </w:r>
          </w:p>
        </w:tc>
        <w:tc>
          <w:tcPr>
            <w:tcW w:w="3663" w:type="pct"/>
            <w:hideMark/>
          </w:tcPr>
          <w:p w14:paraId="79F73953" w14:textId="77777777" w:rsidR="00966F5F" w:rsidRPr="00323C34" w:rsidRDefault="00966F5F" w:rsidP="00966F5F">
            <w:pPr>
              <w:spacing w:after="160"/>
            </w:pPr>
            <w:r w:rsidRPr="00323C34">
              <w:t>Count of task records currently in an active status</w:t>
            </w:r>
          </w:p>
        </w:tc>
      </w:tr>
      <w:tr w:rsidR="003B44A0" w:rsidRPr="00323C34" w14:paraId="4C2C7F9F" w14:textId="77777777" w:rsidTr="003B44A0">
        <w:trPr>
          <w:cantSplit/>
        </w:trPr>
        <w:tc>
          <w:tcPr>
            <w:tcW w:w="1337" w:type="pct"/>
          </w:tcPr>
          <w:p w14:paraId="3106848D" w14:textId="67538244" w:rsidR="003B44A0" w:rsidRPr="00323C34" w:rsidRDefault="003B44A0" w:rsidP="00966F5F">
            <w:pPr>
              <w:spacing w:after="160"/>
            </w:pPr>
            <w:r>
              <w:t>Overdue Tasks</w:t>
            </w:r>
          </w:p>
        </w:tc>
        <w:tc>
          <w:tcPr>
            <w:tcW w:w="3663" w:type="pct"/>
          </w:tcPr>
          <w:p w14:paraId="6217F55B" w14:textId="391F3A84" w:rsidR="003B44A0" w:rsidRPr="00323C34" w:rsidRDefault="003B44A0" w:rsidP="00966F5F">
            <w:pPr>
              <w:spacing w:after="160"/>
            </w:pPr>
            <w:r>
              <w:t>Count of task records that have passed their due date and are not in Closed status</w:t>
            </w:r>
          </w:p>
        </w:tc>
      </w:tr>
      <w:tr w:rsidR="003B44A0" w:rsidRPr="00323C34" w14:paraId="13F617FF" w14:textId="77777777" w:rsidTr="003B44A0">
        <w:trPr>
          <w:cantSplit/>
        </w:trPr>
        <w:tc>
          <w:tcPr>
            <w:tcW w:w="1337" w:type="pct"/>
          </w:tcPr>
          <w:p w14:paraId="1AD03D6D" w14:textId="43A1A0D1" w:rsidR="003B44A0" w:rsidRPr="00323C34" w:rsidRDefault="003B44A0" w:rsidP="00966F5F">
            <w:pPr>
              <w:spacing w:after="160"/>
            </w:pPr>
            <w:r>
              <w:t>Events Today</w:t>
            </w:r>
          </w:p>
        </w:tc>
        <w:tc>
          <w:tcPr>
            <w:tcW w:w="3663" w:type="pct"/>
          </w:tcPr>
          <w:p w14:paraId="41D142A2" w14:textId="5E18BE27" w:rsidR="003B44A0" w:rsidRPr="00323C34" w:rsidRDefault="003B44A0" w:rsidP="00966F5F">
            <w:pPr>
              <w:spacing w:after="160"/>
            </w:pPr>
            <w:r>
              <w:t xml:space="preserve">Count of events from the Events </w:t>
            </w:r>
            <w:r w:rsidR="00DB4CA9">
              <w:t>Master List</w:t>
            </w:r>
            <w:r>
              <w:t xml:space="preserve"> that are ongoing or scheduled on the current day</w:t>
            </w:r>
          </w:p>
        </w:tc>
      </w:tr>
      <w:tr w:rsidR="003B44A0" w:rsidRPr="00323C34" w14:paraId="4949EE0F" w14:textId="77777777" w:rsidTr="003B44A0">
        <w:trPr>
          <w:cantSplit/>
        </w:trPr>
        <w:tc>
          <w:tcPr>
            <w:tcW w:w="1337" w:type="pct"/>
          </w:tcPr>
          <w:p w14:paraId="4A904676" w14:textId="6683FDB2" w:rsidR="003B44A0" w:rsidRDefault="003B44A0" w:rsidP="00966F5F">
            <w:pPr>
              <w:spacing w:after="160"/>
            </w:pPr>
            <w:r>
              <w:t>Active NOPs</w:t>
            </w:r>
          </w:p>
        </w:tc>
        <w:tc>
          <w:tcPr>
            <w:tcW w:w="3663" w:type="pct"/>
          </w:tcPr>
          <w:p w14:paraId="1BEC0A0A" w14:textId="7B615F82" w:rsidR="003B44A0" w:rsidRDefault="003B44A0" w:rsidP="00966F5F">
            <w:pPr>
              <w:spacing w:after="160"/>
            </w:pPr>
            <w:r>
              <w:t>Count of NOP permits with Approved and Active Status on the current day</w:t>
            </w:r>
          </w:p>
        </w:tc>
      </w:tr>
    </w:tbl>
    <w:p w14:paraId="4C2D1A3F" w14:textId="431B16AD" w:rsidR="009C1218" w:rsidRDefault="009C1218" w:rsidP="00966F5F"/>
    <w:p w14:paraId="7F0CAF42" w14:textId="576D9635" w:rsidR="00BD4264" w:rsidRDefault="00BD4264" w:rsidP="00BD4264">
      <w:pPr>
        <w:pStyle w:val="Heading3"/>
      </w:pPr>
      <w:bookmarkStart w:id="76" w:name="_Toc232496762"/>
      <w:commentRangeStart w:id="77"/>
      <w:r>
        <w:rPr>
          <w:rFonts w:hint="eastAsia"/>
        </w:rPr>
        <w:t xml:space="preserve">Events </w:t>
      </w:r>
      <w:commentRangeEnd w:id="77"/>
      <w:r w:rsidR="00F27F92">
        <w:rPr>
          <w:rStyle w:val="CommentReference"/>
          <w:sz w:val="24"/>
          <w:szCs w:val="28"/>
        </w:rPr>
        <w:commentReference w:id="77"/>
      </w:r>
      <w:r w:rsidR="0040665A">
        <w:t xml:space="preserve">Master </w:t>
      </w:r>
      <w:r w:rsidR="0040665A">
        <w:rPr>
          <w:rFonts w:hint="eastAsia"/>
        </w:rPr>
        <w:t>L</w:t>
      </w:r>
      <w:r w:rsidR="0040665A">
        <w:t>ist</w:t>
      </w:r>
      <w:bookmarkEnd w:id="76"/>
    </w:p>
    <w:p w14:paraId="24FC59AD" w14:textId="00587A04" w:rsidR="00BD4264" w:rsidRDefault="00BD4264" w:rsidP="00550D14">
      <w:r>
        <w:t xml:space="preserve">The Events </w:t>
      </w:r>
      <w:r w:rsidR="00DB4CA9">
        <w:t xml:space="preserve">Master </w:t>
      </w:r>
      <w:r w:rsidR="00DB4CA9">
        <w:rPr>
          <w:rFonts w:hint="eastAsia"/>
        </w:rPr>
        <w:t>L</w:t>
      </w:r>
      <w:r w:rsidR="00DB4CA9">
        <w:t>ist</w:t>
      </w:r>
      <w:r>
        <w:t xml:space="preserve"> is a module for managing planned events on Sentosa Island. It provides Controllers</w:t>
      </w:r>
      <w:r>
        <w:rPr>
          <w:rFonts w:hint="eastAsia"/>
        </w:rPr>
        <w:t xml:space="preserve"> </w:t>
      </w:r>
      <w:r>
        <w:t>with visibility of upcoming and active events alongside operational case records, supporting situational</w:t>
      </w:r>
      <w:r>
        <w:rPr>
          <w:rFonts w:hint="eastAsia"/>
        </w:rPr>
        <w:t xml:space="preserve"> </w:t>
      </w:r>
      <w:r>
        <w:t xml:space="preserve">awareness and operational </w:t>
      </w:r>
      <w:r w:rsidR="0040665A">
        <w:t>deconfliction. Event</w:t>
      </w:r>
      <w:r>
        <w:rPr>
          <w:rFonts w:hint="eastAsia"/>
        </w:rPr>
        <w:t xml:space="preserve"> Creation and Management</w:t>
      </w:r>
      <w:r w:rsidR="00153B50">
        <w:t>.</w:t>
      </w:r>
    </w:p>
    <w:p w14:paraId="7B8D30ED" w14:textId="0A76C159" w:rsidR="00BD4264" w:rsidRDefault="00BD4264" w:rsidP="00BD4264">
      <w:pPr>
        <w:pStyle w:val="ListParagraph"/>
        <w:numPr>
          <w:ilvl w:val="0"/>
          <w:numId w:val="60"/>
        </w:numPr>
      </w:pPr>
      <w:r>
        <w:rPr>
          <w:rFonts w:hint="eastAsia"/>
        </w:rPr>
        <w:t xml:space="preserve">Authorised users shall be able to create, edit, and manage event records in the Events </w:t>
      </w:r>
      <w:r w:rsidR="00DB4CA9">
        <w:rPr>
          <w:rFonts w:hint="eastAsia"/>
        </w:rPr>
        <w:t>Master List</w:t>
      </w:r>
      <w:r>
        <w:rPr>
          <w:rFonts w:hint="eastAsia"/>
        </w:rPr>
        <w:t>.</w:t>
      </w:r>
    </w:p>
    <w:p w14:paraId="45404B0C" w14:textId="5C531831" w:rsidR="00BD4264" w:rsidRDefault="00BD4264" w:rsidP="00BD4264">
      <w:pPr>
        <w:pStyle w:val="ListParagraph"/>
        <w:numPr>
          <w:ilvl w:val="0"/>
          <w:numId w:val="60"/>
        </w:numPr>
      </w:pPr>
      <w:r>
        <w:rPr>
          <w:rFonts w:hint="eastAsia"/>
        </w:rPr>
        <w:t>Each event record shall include:</w:t>
      </w:r>
    </w:p>
    <w:tbl>
      <w:tblPr>
        <w:tblStyle w:val="SJ"/>
        <w:tblW w:w="5000" w:type="pct"/>
        <w:tblLook w:val="04A0" w:firstRow="1" w:lastRow="0" w:firstColumn="1" w:lastColumn="0" w:noHBand="0" w:noVBand="1"/>
      </w:tblPr>
      <w:tblGrid>
        <w:gridCol w:w="2546"/>
        <w:gridCol w:w="6470"/>
      </w:tblGrid>
      <w:tr w:rsidR="00BD4264" w:rsidRPr="00323C34" w14:paraId="539949C1" w14:textId="77777777" w:rsidTr="00BD4264">
        <w:trPr>
          <w:cnfStyle w:val="100000000000" w:firstRow="1" w:lastRow="0" w:firstColumn="0" w:lastColumn="0" w:oddVBand="0" w:evenVBand="0" w:oddHBand="0" w:evenHBand="0" w:firstRowFirstColumn="0" w:firstRowLastColumn="0" w:lastRowFirstColumn="0" w:lastRowLastColumn="0"/>
        </w:trPr>
        <w:tc>
          <w:tcPr>
            <w:tcW w:w="1412" w:type="pct"/>
            <w:hideMark/>
          </w:tcPr>
          <w:p w14:paraId="5B59A941" w14:textId="783DC11D" w:rsidR="00BD4264" w:rsidRPr="00323C34" w:rsidRDefault="00BD4264" w:rsidP="007A3E83">
            <w:pPr>
              <w:spacing w:after="160"/>
              <w:rPr>
                <w:b w:val="0"/>
                <w:bCs/>
              </w:rPr>
            </w:pPr>
            <w:r>
              <w:rPr>
                <w:rFonts w:hint="eastAsia"/>
                <w:bCs/>
              </w:rPr>
              <w:t>Field</w:t>
            </w:r>
          </w:p>
        </w:tc>
        <w:tc>
          <w:tcPr>
            <w:tcW w:w="3588" w:type="pct"/>
            <w:hideMark/>
          </w:tcPr>
          <w:p w14:paraId="19BF1BC6" w14:textId="3FE00228" w:rsidR="00BD4264" w:rsidRPr="00323C34" w:rsidRDefault="00BD4264" w:rsidP="007A3E83">
            <w:pPr>
              <w:spacing w:after="160"/>
              <w:rPr>
                <w:b w:val="0"/>
                <w:bCs/>
              </w:rPr>
            </w:pPr>
            <w:r>
              <w:rPr>
                <w:rFonts w:hint="eastAsia"/>
                <w:bCs/>
              </w:rPr>
              <w:t>Notes</w:t>
            </w:r>
          </w:p>
        </w:tc>
      </w:tr>
      <w:tr w:rsidR="00BD4264" w:rsidRPr="00323C34" w14:paraId="36621B5D" w14:textId="77777777" w:rsidTr="00BD4264">
        <w:tc>
          <w:tcPr>
            <w:tcW w:w="1412" w:type="pct"/>
          </w:tcPr>
          <w:p w14:paraId="3AAF4E40" w14:textId="5F191F0F" w:rsidR="00BD4264" w:rsidRPr="00323C34" w:rsidRDefault="00BD4264" w:rsidP="007A3E83">
            <w:pPr>
              <w:spacing w:after="160"/>
            </w:pPr>
            <w:r>
              <w:rPr>
                <w:rFonts w:hint="eastAsia"/>
              </w:rPr>
              <w:t>Event Name</w:t>
            </w:r>
          </w:p>
        </w:tc>
        <w:tc>
          <w:tcPr>
            <w:tcW w:w="3588" w:type="pct"/>
          </w:tcPr>
          <w:p w14:paraId="77F2BDA3" w14:textId="008382D5" w:rsidR="00BD4264" w:rsidRPr="00323C34" w:rsidRDefault="00BD4264" w:rsidP="007A3E83">
            <w:pPr>
              <w:spacing w:after="160"/>
            </w:pPr>
            <w:r>
              <w:t>F</w:t>
            </w:r>
            <w:r>
              <w:rPr>
                <w:rFonts w:hint="eastAsia"/>
              </w:rPr>
              <w:t>ree text</w:t>
            </w:r>
          </w:p>
        </w:tc>
      </w:tr>
      <w:tr w:rsidR="00BD4264" w:rsidRPr="00323C34" w14:paraId="4DBF5AF6" w14:textId="77777777" w:rsidTr="00BD4264">
        <w:tc>
          <w:tcPr>
            <w:tcW w:w="1412" w:type="pct"/>
          </w:tcPr>
          <w:p w14:paraId="6CC09014" w14:textId="34C791AB" w:rsidR="00BD4264" w:rsidRPr="00323C34" w:rsidRDefault="00BD4264" w:rsidP="007A3E83">
            <w:pPr>
              <w:spacing w:after="160"/>
            </w:pPr>
            <w:r>
              <w:rPr>
                <w:rFonts w:hint="eastAsia"/>
              </w:rPr>
              <w:t>Event Date and Time</w:t>
            </w:r>
          </w:p>
        </w:tc>
        <w:tc>
          <w:tcPr>
            <w:tcW w:w="3588" w:type="pct"/>
          </w:tcPr>
          <w:p w14:paraId="3264528B" w14:textId="3C461C87" w:rsidR="00BD4264" w:rsidRPr="00323C34" w:rsidRDefault="00BD4264" w:rsidP="007A3E83">
            <w:pPr>
              <w:spacing w:after="160"/>
            </w:pPr>
            <w:r>
              <w:rPr>
                <w:rFonts w:hint="eastAsia"/>
              </w:rPr>
              <w:t>Start and end date/time</w:t>
            </w:r>
          </w:p>
        </w:tc>
      </w:tr>
      <w:tr w:rsidR="00BD4264" w:rsidRPr="00323C34" w14:paraId="1AF4F5CC" w14:textId="77777777" w:rsidTr="00BD4264">
        <w:tc>
          <w:tcPr>
            <w:tcW w:w="1412" w:type="pct"/>
          </w:tcPr>
          <w:p w14:paraId="41117F9C" w14:textId="100A3B17" w:rsidR="00BD4264" w:rsidRPr="00323C34" w:rsidRDefault="00BD4264" w:rsidP="007A3E83">
            <w:pPr>
              <w:spacing w:after="160"/>
            </w:pPr>
            <w:commentRangeStart w:id="78"/>
            <w:r>
              <w:rPr>
                <w:rFonts w:hint="eastAsia"/>
              </w:rPr>
              <w:t>Event Location</w:t>
            </w:r>
          </w:p>
        </w:tc>
        <w:tc>
          <w:tcPr>
            <w:tcW w:w="3588" w:type="pct"/>
          </w:tcPr>
          <w:p w14:paraId="57596142" w14:textId="06D68A33" w:rsidR="00BD4264" w:rsidRPr="00323C34" w:rsidRDefault="00BD4264" w:rsidP="007A3E83">
            <w:pPr>
              <w:spacing w:after="160"/>
            </w:pPr>
            <w:r>
              <w:rPr>
                <w:rFonts w:hint="eastAsia"/>
              </w:rPr>
              <w:t>Input location and boundary selectable on 2D Island Map</w:t>
            </w:r>
            <w:commentRangeEnd w:id="78"/>
            <w:r w:rsidR="003A2C9E" w:rsidRPr="00323C34">
              <w:rPr>
                <w:rStyle w:val="CommentReference"/>
                <w:sz w:val="22"/>
                <w:szCs w:val="24"/>
              </w:rPr>
              <w:commentReference w:id="78"/>
            </w:r>
          </w:p>
        </w:tc>
      </w:tr>
      <w:tr w:rsidR="00BD4264" w:rsidRPr="00323C34" w14:paraId="6A336C18" w14:textId="77777777" w:rsidTr="00BD4264">
        <w:tc>
          <w:tcPr>
            <w:tcW w:w="1412" w:type="pct"/>
          </w:tcPr>
          <w:p w14:paraId="42865E43" w14:textId="1BAB603D" w:rsidR="00BD4264" w:rsidRPr="00323C34" w:rsidRDefault="00BD4264" w:rsidP="007A3E83">
            <w:pPr>
              <w:spacing w:after="160"/>
            </w:pPr>
            <w:r>
              <w:rPr>
                <w:rFonts w:hint="eastAsia"/>
              </w:rPr>
              <w:t>Event Type</w:t>
            </w:r>
          </w:p>
        </w:tc>
        <w:tc>
          <w:tcPr>
            <w:tcW w:w="3588" w:type="pct"/>
          </w:tcPr>
          <w:p w14:paraId="37DB114C" w14:textId="50915026" w:rsidR="00BD4264" w:rsidRPr="00323C34" w:rsidRDefault="00BD4264" w:rsidP="007A3E83">
            <w:pPr>
              <w:spacing w:after="160"/>
            </w:pPr>
            <w:r>
              <w:rPr>
                <w:rFonts w:hint="eastAsia"/>
              </w:rPr>
              <w:t>TBC</w:t>
            </w:r>
          </w:p>
        </w:tc>
      </w:tr>
      <w:tr w:rsidR="00BD4264" w:rsidRPr="00323C34" w14:paraId="2789430D" w14:textId="77777777" w:rsidTr="00BD4264">
        <w:tc>
          <w:tcPr>
            <w:tcW w:w="1412" w:type="pct"/>
          </w:tcPr>
          <w:p w14:paraId="02E102DD" w14:textId="0DF935D7" w:rsidR="00BD4264" w:rsidRDefault="00BD4264" w:rsidP="007A3E83">
            <w:pPr>
              <w:spacing w:after="160"/>
            </w:pPr>
            <w:r>
              <w:rPr>
                <w:rFonts w:hint="eastAsia"/>
              </w:rPr>
              <w:t>Description</w:t>
            </w:r>
          </w:p>
        </w:tc>
        <w:tc>
          <w:tcPr>
            <w:tcW w:w="3588" w:type="pct"/>
          </w:tcPr>
          <w:p w14:paraId="0D378F83" w14:textId="4C472358" w:rsidR="00BD4264" w:rsidRPr="00323C34" w:rsidRDefault="00BD4264" w:rsidP="007A3E83">
            <w:pPr>
              <w:spacing w:after="160"/>
            </w:pPr>
            <w:r>
              <w:rPr>
                <w:rFonts w:hint="eastAsia"/>
              </w:rPr>
              <w:t>Free text</w:t>
            </w:r>
          </w:p>
        </w:tc>
      </w:tr>
      <w:tr w:rsidR="00BD4264" w:rsidRPr="00323C34" w14:paraId="72CCAC00" w14:textId="77777777" w:rsidTr="00BD4264">
        <w:tc>
          <w:tcPr>
            <w:tcW w:w="1412" w:type="pct"/>
          </w:tcPr>
          <w:p w14:paraId="6A363BB9" w14:textId="4D53C011" w:rsidR="00BD4264" w:rsidRDefault="00BD4264" w:rsidP="007A3E83">
            <w:pPr>
              <w:spacing w:after="160"/>
            </w:pPr>
            <w:r>
              <w:rPr>
                <w:rFonts w:hint="eastAsia"/>
              </w:rPr>
              <w:t>Created By</w:t>
            </w:r>
          </w:p>
        </w:tc>
        <w:tc>
          <w:tcPr>
            <w:tcW w:w="3588" w:type="pct"/>
          </w:tcPr>
          <w:p w14:paraId="3D9E0904" w14:textId="4B23A34A" w:rsidR="00BD4264" w:rsidRPr="00323C34" w:rsidRDefault="00BD4264" w:rsidP="007A3E83">
            <w:pPr>
              <w:spacing w:after="160"/>
            </w:pPr>
            <w:r>
              <w:rPr>
                <w:rFonts w:hint="eastAsia"/>
              </w:rPr>
              <w:t>System-generated</w:t>
            </w:r>
          </w:p>
        </w:tc>
      </w:tr>
      <w:tr w:rsidR="00BD4264" w:rsidRPr="00323C34" w14:paraId="46A6AC1C" w14:textId="77777777" w:rsidTr="00BD4264">
        <w:tc>
          <w:tcPr>
            <w:tcW w:w="1412" w:type="pct"/>
          </w:tcPr>
          <w:p w14:paraId="60419070" w14:textId="5383BCCA" w:rsidR="00BD4264" w:rsidRDefault="00BD4264" w:rsidP="007A3E83">
            <w:pPr>
              <w:spacing w:after="160"/>
            </w:pPr>
            <w:r>
              <w:rPr>
                <w:rFonts w:hint="eastAsia"/>
              </w:rPr>
              <w:t>Created At</w:t>
            </w:r>
          </w:p>
        </w:tc>
        <w:tc>
          <w:tcPr>
            <w:tcW w:w="3588" w:type="pct"/>
          </w:tcPr>
          <w:p w14:paraId="4E4EF8AC" w14:textId="15256527" w:rsidR="00BD4264" w:rsidRPr="00323C34" w:rsidRDefault="00BD4264" w:rsidP="007A3E83">
            <w:pPr>
              <w:spacing w:after="160"/>
            </w:pPr>
            <w:r>
              <w:rPr>
                <w:rFonts w:hint="eastAsia"/>
              </w:rPr>
              <w:t>System-generated</w:t>
            </w:r>
          </w:p>
        </w:tc>
      </w:tr>
    </w:tbl>
    <w:p w14:paraId="174E19E2" w14:textId="55F50763" w:rsidR="00BD4264" w:rsidRDefault="00BD4264" w:rsidP="00BD4264">
      <w:pPr>
        <w:pStyle w:val="ListParagraph"/>
        <w:numPr>
          <w:ilvl w:val="0"/>
          <w:numId w:val="60"/>
        </w:numPr>
      </w:pPr>
      <w:r>
        <w:rPr>
          <w:rFonts w:hint="eastAsia"/>
        </w:rPr>
        <w:t>Where an event occupies a defined spatial area, the authorised user shall be able to draw a boundary overlay for display on the 2D island map</w:t>
      </w:r>
    </w:p>
    <w:p w14:paraId="763E5F39" w14:textId="3530C134" w:rsidR="00E31608" w:rsidRDefault="00E31608" w:rsidP="00E31608">
      <w:pPr>
        <w:pStyle w:val="Heading4"/>
        <w:rPr>
          <w:ins w:id="79" w:author="Shin Feng WONG" w:date="2026-06-16T01:51:00Z" w16du:dateUtc="2026-06-15T17:51:00Z"/>
        </w:rPr>
      </w:pPr>
      <w:ins w:id="80" w:author="Shin Feng WONG" w:date="2026-06-16T01:51:00Z" w16du:dateUtc="2026-06-15T17:51:00Z">
        <w:r>
          <w:t>Event</w:t>
        </w:r>
      </w:ins>
      <w:ins w:id="81" w:author="Shin Feng WONG" w:date="2026-06-16T01:53:00Z" w16du:dateUtc="2026-06-15T17:53:00Z">
        <w:r w:rsidR="00FC4702">
          <w:t>s Schedule F</w:t>
        </w:r>
      </w:ins>
      <w:ins w:id="82" w:author="Shin Feng WONG" w:date="2026-06-16T02:03:00Z" w16du:dateUtc="2026-06-15T18:03:00Z">
        <w:r w:rsidR="00104DC9">
          <w:t>i</w:t>
        </w:r>
      </w:ins>
      <w:ins w:id="83" w:author="Shin Feng WONG" w:date="2026-06-16T01:53:00Z" w16du:dateUtc="2026-06-15T17:53:00Z">
        <w:r w:rsidR="00FC4702">
          <w:t>le</w:t>
        </w:r>
      </w:ins>
      <w:ins w:id="84" w:author="Shin Feng WONG" w:date="2026-06-16T01:51:00Z" w16du:dateUtc="2026-06-15T17:51:00Z">
        <w:r>
          <w:t xml:space="preserve"> Upload</w:t>
        </w:r>
      </w:ins>
    </w:p>
    <w:p w14:paraId="6410B42F" w14:textId="29D301B6" w:rsidR="00E31608" w:rsidRDefault="00E31608" w:rsidP="00E31608">
      <w:pPr>
        <w:pStyle w:val="ListParagraph"/>
        <w:numPr>
          <w:ilvl w:val="0"/>
          <w:numId w:val="63"/>
        </w:numPr>
        <w:rPr>
          <w:ins w:id="85" w:author="Shin Feng WONG" w:date="2026-06-16T01:52:00Z" w16du:dateUtc="2026-06-15T17:52:00Z"/>
        </w:rPr>
      </w:pPr>
      <w:ins w:id="86" w:author="Shin Feng WONG" w:date="2026-06-16T01:51:00Z" w16du:dateUtc="2026-06-15T17:51:00Z">
        <w:r>
          <w:t xml:space="preserve">Authorised </w:t>
        </w:r>
      </w:ins>
      <w:ins w:id="87" w:author="Shin Feng WONG" w:date="2026-06-16T01:54:00Z" w16du:dateUtc="2026-06-15T17:54:00Z">
        <w:r w:rsidR="00FC4702">
          <w:t>CMS users</w:t>
        </w:r>
      </w:ins>
      <w:ins w:id="88" w:author="Shin Feng WONG" w:date="2026-06-16T01:51:00Z" w16du:dateUtc="2026-06-15T17:51:00Z">
        <w:r>
          <w:t xml:space="preserve"> shall be able to </w:t>
        </w:r>
      </w:ins>
      <w:ins w:id="89" w:author="Shin Feng WONG" w:date="2026-06-16T01:54:00Z" w16du:dateUtc="2026-06-15T17:54:00Z">
        <w:r w:rsidR="00FC4702">
          <w:t>upload an event schedule file for processing by the CMS</w:t>
        </w:r>
      </w:ins>
    </w:p>
    <w:p w14:paraId="07110AA9" w14:textId="0872ABE7" w:rsidR="00302FBE" w:rsidRDefault="003C4FFC" w:rsidP="00E31608">
      <w:pPr>
        <w:pStyle w:val="ListParagraph"/>
        <w:numPr>
          <w:ilvl w:val="0"/>
          <w:numId w:val="63"/>
        </w:numPr>
        <w:rPr>
          <w:ins w:id="90" w:author="Shin Feng WONG" w:date="2026-06-16T02:00:00Z" w16du:dateUtc="2026-06-15T18:00:00Z"/>
        </w:rPr>
      </w:pPr>
      <w:ins w:id="91" w:author="Shin Feng WONG" w:date="2026-06-16T01:54:00Z" w16du:dateUtc="2026-06-15T17:54:00Z">
        <w:r>
          <w:t>Support file formats shall be confirmed during the technical design</w:t>
        </w:r>
      </w:ins>
    </w:p>
    <w:p w14:paraId="450E4530" w14:textId="12618A96" w:rsidR="00912213" w:rsidRDefault="00912213" w:rsidP="00E31608">
      <w:pPr>
        <w:pStyle w:val="ListParagraph"/>
        <w:numPr>
          <w:ilvl w:val="0"/>
          <w:numId w:val="63"/>
        </w:numPr>
        <w:rPr>
          <w:ins w:id="92" w:author="Shin Feng WONG" w:date="2026-06-16T01:54:00Z" w16du:dateUtc="2026-06-15T17:54:00Z"/>
        </w:rPr>
      </w:pPr>
      <w:ins w:id="93" w:author="Shin Feng WONG" w:date="2026-06-16T02:00:00Z" w16du:dateUtc="2026-06-15T18:00:00Z">
        <w:r>
          <w:t>Event information, including name, date and time, location and details, shall be extracted and presented for user review and amendment.</w:t>
        </w:r>
      </w:ins>
    </w:p>
    <w:p w14:paraId="4A345FD2" w14:textId="24A654C1" w:rsidR="00912213" w:rsidRDefault="00912213" w:rsidP="00E31608">
      <w:pPr>
        <w:pStyle w:val="ListParagraph"/>
        <w:numPr>
          <w:ilvl w:val="0"/>
          <w:numId w:val="63"/>
        </w:numPr>
        <w:rPr>
          <w:ins w:id="94" w:author="Shin Feng WONG" w:date="2026-06-16T02:00:00Z" w16du:dateUtc="2026-06-15T18:00:00Z"/>
        </w:rPr>
      </w:pPr>
      <w:ins w:id="95" w:author="Shin Feng WONG" w:date="2026-06-16T02:00:00Z" w16du:dateUtc="2026-06-15T18:00:00Z">
        <w:r>
          <w:t>Missing information or potential duplicates shall be flagged for user confirmation</w:t>
        </w:r>
      </w:ins>
    </w:p>
    <w:p w14:paraId="79E47BDF" w14:textId="77E5DF69" w:rsidR="00197EA3" w:rsidRPr="00E31608" w:rsidRDefault="00912213" w:rsidP="00912213">
      <w:pPr>
        <w:pStyle w:val="ListParagraph"/>
        <w:numPr>
          <w:ilvl w:val="0"/>
          <w:numId w:val="63"/>
        </w:numPr>
      </w:pPr>
      <w:ins w:id="96" w:author="Shin Feng WONG" w:date="2026-06-16T02:00:00Z" w16du:dateUtc="2026-06-15T18:00:00Z">
        <w:r>
          <w:t>Confirmed events shall be loaded into the Events Master List, with unsuccessful records reported to the user.</w:t>
        </w:r>
      </w:ins>
      <w:ins w:id="97" w:author="Shin Feng WONG" w:date="2026-06-16T01:58:00Z" w16du:dateUtc="2026-06-15T17:58:00Z">
        <w:r w:rsidR="00197EA3">
          <w:t xml:space="preserve"> </w:t>
        </w:r>
      </w:ins>
    </w:p>
    <w:p w14:paraId="131321EC" w14:textId="6B494DE6" w:rsidR="00BD4264" w:rsidRDefault="00BD4264" w:rsidP="00BD4264">
      <w:pPr>
        <w:pStyle w:val="Heading4"/>
      </w:pPr>
      <w:r>
        <w:rPr>
          <w:rFonts w:hint="eastAsia"/>
        </w:rPr>
        <w:t>Event Calendar View</w:t>
      </w:r>
    </w:p>
    <w:p w14:paraId="118AD6A0" w14:textId="2D1196F0" w:rsidR="00BD4264" w:rsidRDefault="00BD4264" w:rsidP="00BD4264">
      <w:pPr>
        <w:pStyle w:val="ListParagraph"/>
        <w:numPr>
          <w:ilvl w:val="0"/>
          <w:numId w:val="61"/>
        </w:numPr>
      </w:pPr>
      <w:r>
        <w:rPr>
          <w:rFonts w:hint="eastAsia"/>
        </w:rPr>
        <w:t xml:space="preserve">The Events </w:t>
      </w:r>
      <w:r w:rsidR="00DB4CA9">
        <w:rPr>
          <w:rFonts w:hint="eastAsia"/>
        </w:rPr>
        <w:t>Master List</w:t>
      </w:r>
      <w:r>
        <w:rPr>
          <w:rFonts w:hint="eastAsia"/>
        </w:rPr>
        <w:t xml:space="preserve"> shall provide a calendar view of all events, displaying upcoming and active events by date</w:t>
      </w:r>
    </w:p>
    <w:p w14:paraId="2ADEEC5B" w14:textId="4988130E" w:rsidR="00BD4264" w:rsidRPr="00BD4264" w:rsidRDefault="00BD4264" w:rsidP="00BD4264">
      <w:pPr>
        <w:pStyle w:val="ListParagraph"/>
        <w:numPr>
          <w:ilvl w:val="0"/>
          <w:numId w:val="61"/>
        </w:numPr>
      </w:pPr>
      <w:r>
        <w:rPr>
          <w:rFonts w:hint="eastAsia"/>
        </w:rPr>
        <w:lastRenderedPageBreak/>
        <w:t>Events shall also be accessible as a list view with filtering by date range and event type</w:t>
      </w:r>
    </w:p>
    <w:p w14:paraId="4C12542E" w14:textId="1A15F559" w:rsidR="00534657" w:rsidRPr="00323C34" w:rsidRDefault="00534657" w:rsidP="006C258F">
      <w:pPr>
        <w:pStyle w:val="Heading3"/>
      </w:pPr>
      <w:bookmarkStart w:id="98" w:name="_Toc232496763"/>
      <w:commentRangeStart w:id="99"/>
      <w:r w:rsidRPr="00323C34">
        <w:t>2D Island Map</w:t>
      </w:r>
      <w:bookmarkEnd w:id="98"/>
      <w:commentRangeEnd w:id="99"/>
      <w:r w:rsidR="00E1021D" w:rsidRPr="00323C34">
        <w:rPr>
          <w:rStyle w:val="CommentReference"/>
          <w:sz w:val="24"/>
          <w:szCs w:val="28"/>
        </w:rPr>
        <w:commentReference w:id="99"/>
      </w:r>
    </w:p>
    <w:p w14:paraId="76344B63" w14:textId="172FDD8F" w:rsidR="00534657" w:rsidRPr="00323C34" w:rsidRDefault="0034760E" w:rsidP="00534657">
      <w:r w:rsidRPr="00323C34">
        <w:t xml:space="preserve">The CMS Dashboard </w:t>
      </w:r>
      <w:r w:rsidR="00B26EED" w:rsidRPr="00323C34">
        <w:rPr>
          <w:rFonts w:hint="eastAsia"/>
        </w:rPr>
        <w:t xml:space="preserve">shall </w:t>
      </w:r>
      <w:r w:rsidRPr="00323C34">
        <w:t xml:space="preserve">include an embedded 2D map of Sentosa Island </w:t>
      </w:r>
      <w:r w:rsidR="0054616D" w:rsidRPr="00323C34">
        <w:t>leveraging on OneMap and its available API</w:t>
      </w:r>
      <w:r w:rsidRPr="00323C34">
        <w:t xml:space="preserve">. The map </w:t>
      </w:r>
      <w:r w:rsidR="00B26EED" w:rsidRPr="00323C34">
        <w:rPr>
          <w:rFonts w:hint="eastAsia"/>
        </w:rPr>
        <w:t xml:space="preserve">will </w:t>
      </w:r>
      <w:r w:rsidRPr="00323C34">
        <w:t xml:space="preserve">provide a </w:t>
      </w:r>
      <w:commentRangeStart w:id="100"/>
      <w:r w:rsidRPr="00323C34">
        <w:t>consolidated spatial view</w:t>
      </w:r>
      <w:commentRangeEnd w:id="100"/>
      <w:r w:rsidRPr="00323C34">
        <w:rPr>
          <w:rStyle w:val="CommentReference"/>
          <w:sz w:val="22"/>
          <w:szCs w:val="24"/>
        </w:rPr>
        <w:commentReference w:id="100"/>
      </w:r>
      <w:r w:rsidRPr="00323C34">
        <w:t xml:space="preserve"> of active operational activity across the island and is accessible to all users with Dashboard access.</w:t>
      </w:r>
    </w:p>
    <w:tbl>
      <w:tblPr>
        <w:tblStyle w:val="SJ"/>
        <w:tblW w:w="0" w:type="auto"/>
        <w:tblLook w:val="04A0" w:firstRow="1" w:lastRow="0" w:firstColumn="1" w:lastColumn="0" w:noHBand="0" w:noVBand="1"/>
      </w:tblPr>
      <w:tblGrid>
        <w:gridCol w:w="1192"/>
        <w:gridCol w:w="7824"/>
      </w:tblGrid>
      <w:tr w:rsidR="00611100" w:rsidRPr="00323C34" w14:paraId="3CCF8B02" w14:textId="77777777" w:rsidTr="00F7770C">
        <w:trPr>
          <w:cnfStyle w:val="100000000000" w:firstRow="1" w:lastRow="0" w:firstColumn="0" w:lastColumn="0" w:oddVBand="0" w:evenVBand="0" w:oddHBand="0" w:evenHBand="0" w:firstRowFirstColumn="0" w:firstRowLastColumn="0" w:lastRowFirstColumn="0" w:lastRowLastColumn="0"/>
        </w:trPr>
        <w:tc>
          <w:tcPr>
            <w:tcW w:w="0" w:type="auto"/>
            <w:hideMark/>
          </w:tcPr>
          <w:p w14:paraId="78C19F9B" w14:textId="77777777" w:rsidR="0031199B" w:rsidRPr="00323C34" w:rsidRDefault="0031199B" w:rsidP="0031199B">
            <w:pPr>
              <w:spacing w:after="160"/>
              <w:rPr>
                <w:b w:val="0"/>
                <w:bCs/>
              </w:rPr>
            </w:pPr>
            <w:r w:rsidRPr="00323C34">
              <w:rPr>
                <w:bCs/>
              </w:rPr>
              <w:t>Map Layer</w:t>
            </w:r>
          </w:p>
        </w:tc>
        <w:tc>
          <w:tcPr>
            <w:tcW w:w="0" w:type="auto"/>
            <w:hideMark/>
          </w:tcPr>
          <w:p w14:paraId="3715078D" w14:textId="77777777" w:rsidR="0031199B" w:rsidRPr="00323C34" w:rsidRDefault="0031199B" w:rsidP="0031199B">
            <w:pPr>
              <w:spacing w:after="160"/>
              <w:rPr>
                <w:b w:val="0"/>
                <w:bCs/>
              </w:rPr>
            </w:pPr>
            <w:r w:rsidRPr="00323C34">
              <w:rPr>
                <w:bCs/>
              </w:rPr>
              <w:t>Description</w:t>
            </w:r>
          </w:p>
        </w:tc>
      </w:tr>
      <w:tr w:rsidR="00611100" w:rsidRPr="00323C34" w14:paraId="3FD4074C" w14:textId="77777777" w:rsidTr="00F7770C">
        <w:tc>
          <w:tcPr>
            <w:tcW w:w="0" w:type="auto"/>
            <w:hideMark/>
          </w:tcPr>
          <w:p w14:paraId="01149CF4" w14:textId="77777777" w:rsidR="0031199B" w:rsidRPr="00323C34" w:rsidRDefault="0031199B" w:rsidP="0031199B">
            <w:pPr>
              <w:spacing w:after="160"/>
            </w:pPr>
            <w:r w:rsidRPr="00323C34">
              <w:t>Incidents</w:t>
            </w:r>
          </w:p>
        </w:tc>
        <w:tc>
          <w:tcPr>
            <w:tcW w:w="0" w:type="auto"/>
            <w:hideMark/>
          </w:tcPr>
          <w:p w14:paraId="28FF5874" w14:textId="06EFB57A" w:rsidR="00AC4435" w:rsidRDefault="00386560" w:rsidP="0031199B">
            <w:pPr>
              <w:spacing w:after="160"/>
            </w:pPr>
            <w:r w:rsidRPr="00323C34">
              <w:t>Drop-pins</w:t>
            </w:r>
            <w:r w:rsidR="003B2449" w:rsidRPr="00323C34">
              <w:t xml:space="preserve"> for active incident records, derived from the text-entered location data on each incident log. Coordinates are resolved from the entered address, road name, building, or postal code via the </w:t>
            </w:r>
            <w:commentRangeStart w:id="101"/>
            <w:r w:rsidR="003B2449" w:rsidRPr="00323C34">
              <w:t>OneMap geocoding API</w:t>
            </w:r>
            <w:commentRangeEnd w:id="101"/>
            <w:r>
              <w:rPr>
                <w:rStyle w:val="CommentReference"/>
                <w:sz w:val="22"/>
                <w:szCs w:val="24"/>
              </w:rPr>
              <w:commentReference w:id="101"/>
            </w:r>
          </w:p>
          <w:p w14:paraId="0ED5EC39" w14:textId="5D7B0A14" w:rsidR="00AC4435" w:rsidRPr="00323C34" w:rsidRDefault="0045322E" w:rsidP="0031199B">
            <w:pPr>
              <w:spacing w:after="160"/>
            </w:pPr>
            <w:r w:rsidRPr="0045322E">
              <w:t>For incidents at locations without a standard address (e.g. beach areas, open outdoor spaces), coordinates are taken from the manually placed pin drop on the incident record.</w:t>
            </w:r>
          </w:p>
        </w:tc>
      </w:tr>
      <w:tr w:rsidR="00611100" w:rsidRPr="00323C34" w14:paraId="79E79827" w14:textId="77777777" w:rsidTr="00F7770C">
        <w:tc>
          <w:tcPr>
            <w:tcW w:w="0" w:type="auto"/>
            <w:hideMark/>
          </w:tcPr>
          <w:p w14:paraId="4428C39E" w14:textId="77777777" w:rsidR="0031199B" w:rsidRPr="00323C34" w:rsidRDefault="0031199B" w:rsidP="0031199B">
            <w:pPr>
              <w:spacing w:after="160"/>
            </w:pPr>
            <w:r w:rsidRPr="00323C34">
              <w:t>Faults</w:t>
            </w:r>
          </w:p>
        </w:tc>
        <w:tc>
          <w:tcPr>
            <w:tcW w:w="0" w:type="auto"/>
            <w:hideMark/>
          </w:tcPr>
          <w:p w14:paraId="6AE54DD3" w14:textId="0A3EE1B2" w:rsidR="0031199B" w:rsidRPr="00323C34" w:rsidRDefault="00386560" w:rsidP="0031199B">
            <w:pPr>
              <w:spacing w:after="160"/>
            </w:pPr>
            <w:r w:rsidRPr="00323C34">
              <w:t>Drop-pins</w:t>
            </w:r>
            <w:r w:rsidR="0031199B" w:rsidRPr="00323C34">
              <w:t xml:space="preserve"> for active fault records</w:t>
            </w:r>
            <w:r w:rsidR="0018711B" w:rsidRPr="00323C34">
              <w:rPr>
                <w:rFonts w:hint="eastAsia"/>
              </w:rPr>
              <w:t>, resolved by geocoding</w:t>
            </w:r>
          </w:p>
        </w:tc>
      </w:tr>
      <w:tr w:rsidR="00611100" w:rsidRPr="00323C34" w14:paraId="0F51D574" w14:textId="77777777" w:rsidTr="00F7770C">
        <w:tc>
          <w:tcPr>
            <w:tcW w:w="0" w:type="auto"/>
            <w:hideMark/>
          </w:tcPr>
          <w:p w14:paraId="44C4FDCA" w14:textId="77777777" w:rsidR="0031199B" w:rsidRPr="00323C34" w:rsidRDefault="0031199B" w:rsidP="0031199B">
            <w:pPr>
              <w:spacing w:after="160"/>
            </w:pPr>
            <w:r w:rsidRPr="00323C34">
              <w:t>Active Works</w:t>
            </w:r>
          </w:p>
        </w:tc>
        <w:tc>
          <w:tcPr>
            <w:tcW w:w="0" w:type="auto"/>
            <w:hideMark/>
          </w:tcPr>
          <w:p w14:paraId="5448FE55" w14:textId="78B1DB95" w:rsidR="0031199B" w:rsidRPr="00323C34" w:rsidRDefault="003B2449" w:rsidP="0031199B">
            <w:pPr>
              <w:spacing w:after="160"/>
            </w:pPr>
            <w:r w:rsidRPr="00323C34">
              <w:t xml:space="preserve">Boundary overlays for approved and active </w:t>
            </w:r>
            <w:commentRangeStart w:id="102"/>
            <w:r w:rsidRPr="00323C34">
              <w:t>NOP works areas</w:t>
            </w:r>
            <w:commentRangeEnd w:id="102"/>
            <w:r w:rsidRPr="00323C34">
              <w:rPr>
                <w:rStyle w:val="CommentReference"/>
                <w:sz w:val="22"/>
                <w:szCs w:val="24"/>
              </w:rPr>
              <w:commentReference w:id="102"/>
            </w:r>
            <w:r w:rsidRPr="00323C34">
              <w:t>. Works boundaries drawn by NOP applicants during their application are automatically displayed on this map upon permit approval, providing Controllers with a live spatial overview of all ongoing permitted works on the island</w:t>
            </w:r>
          </w:p>
        </w:tc>
      </w:tr>
      <w:tr w:rsidR="00DF1CC3" w:rsidRPr="00323C34" w14:paraId="47CA7656" w14:textId="77777777" w:rsidTr="00F7770C">
        <w:tc>
          <w:tcPr>
            <w:tcW w:w="0" w:type="auto"/>
          </w:tcPr>
          <w:p w14:paraId="31373BB3" w14:textId="2C319342" w:rsidR="00DF1CC3" w:rsidRPr="00323C34" w:rsidRDefault="00DF1CC3" w:rsidP="0031199B">
            <w:pPr>
              <w:spacing w:after="160"/>
            </w:pPr>
            <w:r>
              <w:t>Events</w:t>
            </w:r>
          </w:p>
        </w:tc>
        <w:tc>
          <w:tcPr>
            <w:tcW w:w="0" w:type="auto"/>
          </w:tcPr>
          <w:p w14:paraId="2EF9FF78" w14:textId="03FD89FA" w:rsidR="00DF1CC3" w:rsidRPr="00323C34" w:rsidRDefault="00DF1CC3" w:rsidP="0031199B">
            <w:pPr>
              <w:spacing w:after="160"/>
            </w:pPr>
            <w:r>
              <w:t xml:space="preserve">Boundary overlays for events from the Events </w:t>
            </w:r>
            <w:r w:rsidR="00DB4CA9">
              <w:t>Master List</w:t>
            </w:r>
            <w:r>
              <w:t xml:space="preserve"> that are scheduled to be upcoming or on-going on the current day.</w:t>
            </w:r>
          </w:p>
        </w:tc>
      </w:tr>
    </w:tbl>
    <w:p w14:paraId="291EF9A8" w14:textId="44DCAC27" w:rsidR="00213818" w:rsidRPr="00323C34" w:rsidRDefault="00722294" w:rsidP="0011681F">
      <w:pPr>
        <w:pStyle w:val="ListParagraph"/>
        <w:numPr>
          <w:ilvl w:val="0"/>
          <w:numId w:val="6"/>
        </w:numPr>
      </w:pPr>
      <w:r w:rsidRPr="00323C34">
        <w:t>For locations with defined physical boundaries, such as named buildings and venues, the system shall associate a text-entered location with the corresponding pinned coordinate</w:t>
      </w:r>
      <w:r w:rsidR="00213818" w:rsidRPr="00323C34">
        <w:rPr>
          <w:rFonts w:hint="eastAsia"/>
        </w:rPr>
        <w:t>.</w:t>
      </w:r>
    </w:p>
    <w:p w14:paraId="0F24A3A9" w14:textId="77777777" w:rsidR="00213818" w:rsidRPr="00323C34" w:rsidRDefault="00722294" w:rsidP="0011681F">
      <w:pPr>
        <w:pStyle w:val="ListParagraph"/>
        <w:numPr>
          <w:ilvl w:val="0"/>
          <w:numId w:val="6"/>
        </w:numPr>
      </w:pPr>
      <w:r w:rsidRPr="00323C34">
        <w:t>For road-based locations, which cannot be geofenced, coordinate resolution relies on the geocoding result returned by OneMap for the entered road name or common name.</w:t>
      </w:r>
    </w:p>
    <w:p w14:paraId="080C49E7" w14:textId="6AFE885A" w:rsidR="009D2B3F" w:rsidRDefault="00722294" w:rsidP="009D2B3F">
      <w:pPr>
        <w:pStyle w:val="ListParagraph"/>
        <w:numPr>
          <w:ilvl w:val="0"/>
          <w:numId w:val="6"/>
        </w:numPr>
      </w:pPr>
      <w:r w:rsidRPr="00323C34">
        <w:t>Island events at fixed venue sites, such as pavilions, event grounds, and beaches, shall be represented on the map as drop-pin icons</w:t>
      </w:r>
      <w:r w:rsidR="001A55CA" w:rsidRPr="00323C34">
        <w:rPr>
          <w:rFonts w:hint="eastAsia"/>
        </w:rPr>
        <w:t>.</w:t>
      </w:r>
    </w:p>
    <w:p w14:paraId="722CDEAA" w14:textId="07B5114E" w:rsidR="009D2B3F" w:rsidRDefault="009D2B3F" w:rsidP="009D2B3F">
      <w:pPr>
        <w:pStyle w:val="Heading4"/>
      </w:pPr>
      <w:r>
        <w:t>Geographical Coverage</w:t>
      </w:r>
    </w:p>
    <w:p w14:paraId="133DB64E" w14:textId="7EE79D81" w:rsidR="009D2B3F" w:rsidRDefault="009D2B3F" w:rsidP="009D2B3F">
      <w:r>
        <w:t xml:space="preserve">The map shall support plotting of records across Sentosa </w:t>
      </w:r>
      <w:r w:rsidR="000E75CD">
        <w:t>Island,</w:t>
      </w:r>
      <w:r>
        <w:t xml:space="preserve"> and all named off-island SDC operational locations, including:</w:t>
      </w:r>
    </w:p>
    <w:p w14:paraId="7B4E4C79" w14:textId="10BBA024" w:rsidR="009D2B3F" w:rsidRDefault="009D2B3F" w:rsidP="009D2B3F">
      <w:pPr>
        <w:pStyle w:val="ListParagraph"/>
        <w:numPr>
          <w:ilvl w:val="0"/>
          <w:numId w:val="49"/>
        </w:numPr>
      </w:pPr>
      <w:r>
        <w:t>Mount Faber Leisure Group premises on Mt Faber and Harbourfront Tower</w:t>
      </w:r>
    </w:p>
    <w:p w14:paraId="27250E8E" w14:textId="04F63E4D" w:rsidR="009D2B3F" w:rsidRDefault="009D2B3F" w:rsidP="009D2B3F">
      <w:pPr>
        <w:pStyle w:val="ListParagraph"/>
        <w:numPr>
          <w:ilvl w:val="0"/>
          <w:numId w:val="49"/>
        </w:numPr>
      </w:pPr>
      <w:r>
        <w:t xml:space="preserve">SDC-operated berths at Harbourfront </w:t>
      </w:r>
      <w:r w:rsidR="00EF1D23">
        <w:t>Bus Interchange</w:t>
      </w:r>
    </w:p>
    <w:p w14:paraId="57248360" w14:textId="7E5DB67E" w:rsidR="009D2B3F" w:rsidRDefault="009D2B3F" w:rsidP="009D2B3F">
      <w:pPr>
        <w:pStyle w:val="ListParagraph"/>
        <w:numPr>
          <w:ilvl w:val="0"/>
          <w:numId w:val="49"/>
        </w:numPr>
      </w:pPr>
      <w:r>
        <w:lastRenderedPageBreak/>
        <w:t>Vivo</w:t>
      </w:r>
      <w:r w:rsidR="00DB4CA9">
        <w:rPr>
          <w:rFonts w:hint="eastAsia"/>
        </w:rPr>
        <w:t>C</w:t>
      </w:r>
      <w:r>
        <w:t>ity, nearby MRT stations and bus stops, and other transport nodes in the immediate vicinity</w:t>
      </w:r>
    </w:p>
    <w:p w14:paraId="2D964A37" w14:textId="0E2E5791" w:rsidR="009D2B3F" w:rsidRDefault="009D2B3F" w:rsidP="009D2B3F">
      <w:pPr>
        <w:pStyle w:val="ListParagraph"/>
        <w:numPr>
          <w:ilvl w:val="0"/>
          <w:numId w:val="49"/>
        </w:numPr>
      </w:pPr>
      <w:r>
        <w:t>Designated crisis locations</w:t>
      </w:r>
    </w:p>
    <w:p w14:paraId="068AA443" w14:textId="445D011F" w:rsidR="009D2B3F" w:rsidRDefault="009D2B3F" w:rsidP="009D2B3F">
      <w:pPr>
        <w:pStyle w:val="ListParagraph"/>
        <w:numPr>
          <w:ilvl w:val="0"/>
          <w:numId w:val="49"/>
        </w:numPr>
      </w:pPr>
      <w:r>
        <w:t>Road routes to and from Sentosa Gateway, including all road names on these routes</w:t>
      </w:r>
    </w:p>
    <w:p w14:paraId="77EE2442" w14:textId="4B554CB2" w:rsidR="009D2B3F" w:rsidRDefault="009D2B3F" w:rsidP="009D2B3F">
      <w:pPr>
        <w:pStyle w:val="Heading4"/>
      </w:pPr>
      <w:r>
        <w:t>Map Display Behaviour</w:t>
      </w:r>
    </w:p>
    <w:tbl>
      <w:tblPr>
        <w:tblStyle w:val="SJ"/>
        <w:tblW w:w="5000" w:type="pct"/>
        <w:tblLook w:val="04A0" w:firstRow="1" w:lastRow="0" w:firstColumn="1" w:lastColumn="0" w:noHBand="0" w:noVBand="1"/>
      </w:tblPr>
      <w:tblGrid>
        <w:gridCol w:w="4284"/>
        <w:gridCol w:w="4732"/>
      </w:tblGrid>
      <w:tr w:rsidR="009D2B3F" w:rsidRPr="00323C34" w14:paraId="015C7E33" w14:textId="77777777" w:rsidTr="00BA593D">
        <w:trPr>
          <w:cnfStyle w:val="100000000000" w:firstRow="1" w:lastRow="0" w:firstColumn="0" w:lastColumn="0" w:oddVBand="0" w:evenVBand="0" w:oddHBand="0" w:evenHBand="0" w:firstRowFirstColumn="0" w:firstRowLastColumn="0" w:lastRowFirstColumn="0" w:lastRowLastColumn="0"/>
        </w:trPr>
        <w:tc>
          <w:tcPr>
            <w:tcW w:w="2376" w:type="pct"/>
            <w:hideMark/>
          </w:tcPr>
          <w:p w14:paraId="2B9B145A" w14:textId="4913AE12" w:rsidR="009D2B3F" w:rsidRPr="00BA593D" w:rsidRDefault="009D2B3F" w:rsidP="00FC7614">
            <w:pPr>
              <w:spacing w:after="160"/>
            </w:pPr>
            <w:r>
              <w:t>Behaviour</w:t>
            </w:r>
          </w:p>
        </w:tc>
        <w:tc>
          <w:tcPr>
            <w:tcW w:w="2624" w:type="pct"/>
            <w:hideMark/>
          </w:tcPr>
          <w:p w14:paraId="77688FAB" w14:textId="77777777" w:rsidR="009D2B3F" w:rsidRPr="00323C34" w:rsidRDefault="009D2B3F" w:rsidP="00FC7614">
            <w:pPr>
              <w:spacing w:after="160"/>
              <w:rPr>
                <w:b w:val="0"/>
                <w:bCs/>
              </w:rPr>
            </w:pPr>
            <w:r w:rsidRPr="00323C34">
              <w:rPr>
                <w:bCs/>
              </w:rPr>
              <w:t>Description</w:t>
            </w:r>
          </w:p>
        </w:tc>
      </w:tr>
      <w:tr w:rsidR="009D2B3F" w:rsidRPr="00323C34" w14:paraId="4DB41065" w14:textId="77777777" w:rsidTr="00BA593D">
        <w:tc>
          <w:tcPr>
            <w:tcW w:w="2376" w:type="pct"/>
          </w:tcPr>
          <w:p w14:paraId="54620D5E" w14:textId="69C70E36" w:rsidR="009D2B3F" w:rsidRPr="00323C34" w:rsidRDefault="009D2B3F" w:rsidP="00FC7614">
            <w:pPr>
              <w:spacing w:after="160"/>
            </w:pPr>
            <w:r>
              <w:t xml:space="preserve">Pin Clustering </w:t>
            </w:r>
          </w:p>
        </w:tc>
        <w:tc>
          <w:tcPr>
            <w:tcW w:w="2624" w:type="pct"/>
          </w:tcPr>
          <w:p w14:paraId="50A7BABF" w14:textId="058CE129" w:rsidR="009D2B3F" w:rsidRPr="00323C34" w:rsidRDefault="009D2B3F" w:rsidP="00FC7614">
            <w:pPr>
              <w:spacing w:after="160"/>
            </w:pPr>
            <w:r>
              <w:t xml:space="preserve">When multiple pins of the same layer are in proximity at the current zoom level, they are aggregated </w:t>
            </w:r>
            <w:r w:rsidR="000E75CD">
              <w:t>into</w:t>
            </w:r>
            <w:r>
              <w:t xml:space="preserve"> a numbered cluster marker showing the record count</w:t>
            </w:r>
          </w:p>
        </w:tc>
      </w:tr>
      <w:tr w:rsidR="009D2B3F" w:rsidRPr="00323C34" w14:paraId="5FD661B9" w14:textId="77777777" w:rsidTr="00BA593D">
        <w:tc>
          <w:tcPr>
            <w:tcW w:w="2376" w:type="pct"/>
          </w:tcPr>
          <w:p w14:paraId="0FE5D8D2" w14:textId="33C5A2EA" w:rsidR="009D2B3F" w:rsidRPr="00323C34" w:rsidRDefault="009D2B3F" w:rsidP="00FC7614">
            <w:pPr>
              <w:spacing w:after="160"/>
            </w:pPr>
            <w:r>
              <w:t>Zoom to Expand</w:t>
            </w:r>
          </w:p>
        </w:tc>
        <w:tc>
          <w:tcPr>
            <w:tcW w:w="2624" w:type="pct"/>
          </w:tcPr>
          <w:p w14:paraId="7FBBB9DD" w14:textId="66C65CB6" w:rsidR="009D2B3F" w:rsidRPr="00323C34" w:rsidRDefault="009D2B3F" w:rsidP="00FC7614">
            <w:pPr>
              <w:spacing w:after="160"/>
            </w:pPr>
            <w:r>
              <w:t>Clicking a cluster marker zooms the map to the cluster area, expanding it to reveal individual pins</w:t>
            </w:r>
          </w:p>
        </w:tc>
      </w:tr>
      <w:tr w:rsidR="009D2B3F" w:rsidRPr="00323C34" w14:paraId="33877575" w14:textId="77777777" w:rsidTr="00BA593D">
        <w:tc>
          <w:tcPr>
            <w:tcW w:w="2376" w:type="pct"/>
          </w:tcPr>
          <w:p w14:paraId="3E6FDB96" w14:textId="228A24F7" w:rsidR="009D2B3F" w:rsidRPr="00323C34" w:rsidRDefault="009D2B3F" w:rsidP="00FC7614">
            <w:pPr>
              <w:spacing w:after="160"/>
            </w:pPr>
            <w:r>
              <w:t>Pin Interaction</w:t>
            </w:r>
          </w:p>
        </w:tc>
        <w:tc>
          <w:tcPr>
            <w:tcW w:w="2624" w:type="pct"/>
          </w:tcPr>
          <w:p w14:paraId="6447DA1D" w14:textId="4EA7A480" w:rsidR="009D2B3F" w:rsidRPr="00323C34" w:rsidRDefault="009D2B3F" w:rsidP="00FC7614">
            <w:pPr>
              <w:spacing w:after="160"/>
            </w:pPr>
            <w:r>
              <w:t>Clicking an individual pin surfaces a summary panel showing the record type, ID, and current status, with a link to the full record in the CMS</w:t>
            </w:r>
          </w:p>
        </w:tc>
      </w:tr>
    </w:tbl>
    <w:p w14:paraId="168365B4" w14:textId="77777777" w:rsidR="004720A0" w:rsidRDefault="004720A0" w:rsidP="004720A0"/>
    <w:p w14:paraId="6ECA1448" w14:textId="59183461" w:rsidR="004720A0" w:rsidRDefault="004720A0" w:rsidP="004720A0">
      <w:pPr>
        <w:pStyle w:val="Heading4"/>
      </w:pPr>
      <w:r>
        <w:t>Integration Dependency and Data Accuracy</w:t>
      </w:r>
    </w:p>
    <w:p w14:paraId="6759CA50" w14:textId="77777777" w:rsidR="004720A0" w:rsidRDefault="004720A0" w:rsidP="004720A0">
      <w:pPr>
        <w:pStyle w:val="ListParagraph"/>
        <w:numPr>
          <w:ilvl w:val="0"/>
          <w:numId w:val="50"/>
        </w:numPr>
      </w:pPr>
      <w:r w:rsidRPr="004720A0">
        <w:t xml:space="preserve">Map functionality is dependent on the availability of the OneMap API, a government geospatial service maintained by SLA. </w:t>
      </w:r>
      <w:r>
        <w:t>SJ</w:t>
      </w:r>
      <w:r w:rsidRPr="004720A0">
        <w:t xml:space="preserve"> </w:t>
      </w:r>
      <w:r>
        <w:t>will be</w:t>
      </w:r>
      <w:r w:rsidRPr="004720A0">
        <w:t xml:space="preserve"> responsible for maintaining the API integration code in line with any changes to OneMap API versioning, endpoints, or authentication specifications. The accuracy and completeness of OneMap's underlying geospatial data is outside the development team's remit.</w:t>
      </w:r>
    </w:p>
    <w:p w14:paraId="0FFB3EB2" w14:textId="59492D40" w:rsidR="004720A0" w:rsidRPr="004720A0" w:rsidRDefault="004720A0" w:rsidP="004720A0">
      <w:pPr>
        <w:pStyle w:val="ListParagraph"/>
        <w:numPr>
          <w:ilvl w:val="0"/>
          <w:numId w:val="50"/>
        </w:numPr>
      </w:pPr>
      <w:r w:rsidRPr="004720A0">
        <w:t>The spatial accuracy of plotted records is dependent on OneMap geocoding data, which may not reflect recent construction or changes to the built environment. For locations not yet reflected in OneMap, pin placement relies on the coordinate data in the CMS location taxonomy, which is maintained by the System Administrator via the System Configuration module.</w:t>
      </w:r>
    </w:p>
    <w:p w14:paraId="7494A847" w14:textId="00D7DB56" w:rsidR="00534657" w:rsidRPr="00323C34" w:rsidRDefault="006A1F32" w:rsidP="006C258F">
      <w:pPr>
        <w:pStyle w:val="Heading2"/>
      </w:pPr>
      <w:bookmarkStart w:id="103" w:name="_Toc232496764"/>
      <w:r w:rsidRPr="00323C34">
        <w:rPr>
          <w:rFonts w:hint="eastAsia"/>
        </w:rPr>
        <w:t xml:space="preserve">Integration </w:t>
      </w:r>
      <w:r w:rsidRPr="00323C34">
        <w:t>with</w:t>
      </w:r>
      <w:r w:rsidRPr="00323C34">
        <w:rPr>
          <w:rFonts w:hint="eastAsia"/>
        </w:rPr>
        <w:t xml:space="preserve"> Unified Command System</w:t>
      </w:r>
      <w:bookmarkEnd w:id="103"/>
    </w:p>
    <w:p w14:paraId="237E1A6A" w14:textId="77777777" w:rsidR="00783036" w:rsidRPr="00323C34" w:rsidRDefault="001A55CA" w:rsidP="001A55CA">
      <w:r w:rsidRPr="00323C34">
        <w:t>The CMS and the Unified Command System operate as complementary but functionally distinct platforms.</w:t>
      </w:r>
    </w:p>
    <w:p w14:paraId="08E1266E" w14:textId="7B9F1B67" w:rsidR="001A55CA" w:rsidRPr="00323C34" w:rsidRDefault="001A55CA" w:rsidP="001A55CA">
      <w:r w:rsidRPr="00323C34">
        <w:rPr>
          <w:rFonts w:hint="eastAsia"/>
        </w:rPr>
        <w:t>While the</w:t>
      </w:r>
      <w:r w:rsidRPr="00323C34">
        <w:t xml:space="preserve"> CMS is the system of record for all operational case data</w:t>
      </w:r>
      <w:r w:rsidRPr="00323C34">
        <w:rPr>
          <w:rFonts w:hint="eastAsia"/>
        </w:rPr>
        <w:t>, t</w:t>
      </w:r>
      <w:r w:rsidRPr="00323C34">
        <w:t>he UCS is the primary command interface, surfacing a real-time operational overview to Controllers and the Duty Officer.</w:t>
      </w:r>
    </w:p>
    <w:p w14:paraId="408BF3EC" w14:textId="77777777" w:rsidR="001A55CA" w:rsidRPr="00323C34" w:rsidRDefault="001A55CA" w:rsidP="006C258F">
      <w:pPr>
        <w:pStyle w:val="Heading3"/>
      </w:pPr>
      <w:bookmarkStart w:id="104" w:name="_Toc232496765"/>
      <w:r w:rsidRPr="00323C34">
        <w:lastRenderedPageBreak/>
        <w:t>Live Metric Feed to UCS Dashboard</w:t>
      </w:r>
      <w:bookmarkEnd w:id="104"/>
    </w:p>
    <w:p w14:paraId="5B6BB72E" w14:textId="12E4CD25" w:rsidR="002248DD" w:rsidRPr="00323C34" w:rsidRDefault="001A55CA" w:rsidP="0011681F">
      <w:pPr>
        <w:pStyle w:val="ListParagraph"/>
        <w:numPr>
          <w:ilvl w:val="0"/>
          <w:numId w:val="10"/>
        </w:numPr>
      </w:pPr>
      <w:r w:rsidRPr="00323C34">
        <w:t xml:space="preserve">The CMS </w:t>
      </w:r>
      <w:r w:rsidR="00827348" w:rsidRPr="00323C34">
        <w:rPr>
          <w:rFonts w:hint="eastAsia"/>
        </w:rPr>
        <w:t xml:space="preserve">shall </w:t>
      </w:r>
      <w:r w:rsidRPr="00323C34">
        <w:t>suppl</w:t>
      </w:r>
      <w:r w:rsidR="00D72346" w:rsidRPr="00323C34">
        <w:rPr>
          <w:rFonts w:hint="eastAsia"/>
        </w:rPr>
        <w:t>y</w:t>
      </w:r>
      <w:r w:rsidRPr="00323C34">
        <w:t xml:space="preserve"> real-time summary counts to the UCS Dashboard, including the number of active cases, open incidents, open faults, active tasks</w:t>
      </w:r>
      <w:r w:rsidR="002248DD" w:rsidRPr="00323C34">
        <w:rPr>
          <w:rFonts w:hint="eastAsia"/>
        </w:rPr>
        <w:t>.</w:t>
      </w:r>
    </w:p>
    <w:p w14:paraId="7FDE7346" w14:textId="632A40FE" w:rsidR="0086429C" w:rsidRPr="00323C34" w:rsidRDefault="0086429C" w:rsidP="0011681F">
      <w:pPr>
        <w:pStyle w:val="ListParagraph"/>
        <w:numPr>
          <w:ilvl w:val="0"/>
          <w:numId w:val="10"/>
        </w:numPr>
      </w:pPr>
      <w:r w:rsidRPr="00323C34">
        <w:rPr>
          <w:rFonts w:hint="eastAsia"/>
        </w:rPr>
        <w:t xml:space="preserve">Summary </w:t>
      </w:r>
      <w:r w:rsidR="001A55CA" w:rsidRPr="00323C34">
        <w:t xml:space="preserve">counts </w:t>
      </w:r>
      <w:r w:rsidR="00573C3E" w:rsidRPr="00323C34">
        <w:rPr>
          <w:rFonts w:hint="eastAsia"/>
        </w:rPr>
        <w:t xml:space="preserve">shall update in real time as </w:t>
      </w:r>
      <w:r w:rsidR="008A28CB" w:rsidRPr="00323C34">
        <w:rPr>
          <w:rFonts w:hint="eastAsia"/>
        </w:rPr>
        <w:t>records are created, updated or closed in the CMS</w:t>
      </w:r>
      <w:r w:rsidR="00F90683" w:rsidRPr="00323C34">
        <w:rPr>
          <w:rFonts w:hint="eastAsia"/>
        </w:rPr>
        <w:t>.</w:t>
      </w:r>
      <w:r w:rsidR="001A55CA" w:rsidRPr="00323C34">
        <w:t xml:space="preserve"> </w:t>
      </w:r>
    </w:p>
    <w:p w14:paraId="176AA5A7" w14:textId="17D65A3A" w:rsidR="001A55CA" w:rsidRPr="00323C34" w:rsidDel="00181DB3" w:rsidRDefault="001A55CA" w:rsidP="0011681F">
      <w:pPr>
        <w:pStyle w:val="ListParagraph"/>
        <w:numPr>
          <w:ilvl w:val="0"/>
          <w:numId w:val="10"/>
        </w:numPr>
        <w:rPr>
          <w:del w:id="105" w:author="Shin Feng WONG" w:date="2026-06-17T10:37:00Z" w16du:dateUtc="2026-06-17T02:37:00Z"/>
        </w:rPr>
      </w:pPr>
      <w:commentRangeStart w:id="106"/>
      <w:commentRangeStart w:id="107"/>
      <w:del w:id="108" w:author="Shin Feng WONG" w:date="2026-06-17T10:37:00Z" w16du:dateUtc="2026-06-17T02:37:00Z">
        <w:r w:rsidRPr="00323C34" w:rsidDel="00181DB3">
          <w:delText xml:space="preserve">Detailed record lists and case-level views are not replicated on the UCS </w:delText>
        </w:r>
        <w:commentRangeEnd w:id="106"/>
        <w:r w:rsidR="00181DB3" w:rsidRPr="00323C34" w:rsidDel="00181DB3">
          <w:rPr>
            <w:rStyle w:val="CommentReference"/>
            <w:sz w:val="22"/>
            <w:szCs w:val="24"/>
          </w:rPr>
          <w:commentReference w:id="106"/>
        </w:r>
        <w:commentRangeEnd w:id="107"/>
        <w:r w:rsidRPr="00323C34" w:rsidDel="00181DB3">
          <w:rPr>
            <w:rStyle w:val="CommentReference"/>
            <w:sz w:val="22"/>
            <w:szCs w:val="24"/>
          </w:rPr>
          <w:commentReference w:id="107"/>
        </w:r>
        <w:r w:rsidRPr="00323C34" w:rsidDel="00181DB3">
          <w:delText>and reside exclusively within the CMS.</w:delText>
        </w:r>
      </w:del>
    </w:p>
    <w:p w14:paraId="12D8E110" w14:textId="6899A542" w:rsidR="000D1EBF" w:rsidRPr="00323C34" w:rsidRDefault="00750EFE" w:rsidP="004D6331">
      <w:pPr>
        <w:pStyle w:val="Heading3"/>
      </w:pPr>
      <w:bookmarkStart w:id="109" w:name="_Toc232496766"/>
      <w:r w:rsidRPr="00323C34">
        <w:rPr>
          <w:rFonts w:hint="eastAsia"/>
        </w:rPr>
        <w:t>Embedded CMS Functions within UCS</w:t>
      </w:r>
      <w:bookmarkEnd w:id="109"/>
    </w:p>
    <w:p w14:paraId="7D96FEFD" w14:textId="3AB8B211" w:rsidR="00750EFE" w:rsidRPr="00323C34" w:rsidRDefault="00750EFE" w:rsidP="0011681F">
      <w:pPr>
        <w:pStyle w:val="ListParagraph"/>
        <w:numPr>
          <w:ilvl w:val="0"/>
          <w:numId w:val="7"/>
        </w:numPr>
      </w:pPr>
      <w:r w:rsidRPr="00323C34">
        <w:t>CMS functions that are frequently used or operationally time-critical shall be surfaced as embedded panels or inline actions within the UCS, without requiring the user to navigate away from the UCS interface.</w:t>
      </w:r>
    </w:p>
    <w:p w14:paraId="4341DD8A" w14:textId="77777777" w:rsidR="00750EFE" w:rsidRPr="00323C34" w:rsidRDefault="00750EFE" w:rsidP="0011681F">
      <w:pPr>
        <w:pStyle w:val="ListParagraph"/>
        <w:numPr>
          <w:ilvl w:val="0"/>
          <w:numId w:val="7"/>
        </w:numPr>
      </w:pPr>
      <w:r w:rsidRPr="00323C34">
        <w:t>Actions performed through embedded UCS panels shall create, update, or retrieve records directly in the CMS. The UCS does not store or duplicate CMS data.</w:t>
      </w:r>
    </w:p>
    <w:p w14:paraId="0F179576" w14:textId="77777777" w:rsidR="00750EFE" w:rsidRPr="00323C34" w:rsidRDefault="00750EFE" w:rsidP="0011681F">
      <w:pPr>
        <w:pStyle w:val="ListParagraph"/>
        <w:numPr>
          <w:ilvl w:val="0"/>
          <w:numId w:val="7"/>
        </w:numPr>
      </w:pPr>
      <w:r w:rsidRPr="00323C34">
        <w:t>The embedded functions shall operate under the same role-based access controls as the full CMS.</w:t>
      </w:r>
    </w:p>
    <w:p w14:paraId="49439B23" w14:textId="05FE0FDC" w:rsidR="00987177" w:rsidRDefault="00750EFE" w:rsidP="00987177">
      <w:pPr>
        <w:pStyle w:val="ListParagraph"/>
        <w:numPr>
          <w:ilvl w:val="0"/>
          <w:numId w:val="7"/>
        </w:numPr>
      </w:pPr>
      <w:r w:rsidRPr="00323C34">
        <w:t>Controller</w:t>
      </w:r>
      <w:r w:rsidR="00987177">
        <w:t>s</w:t>
      </w:r>
      <w:r w:rsidRPr="00323C34">
        <w:t xml:space="preserve"> shall be able to </w:t>
      </w:r>
      <w:r w:rsidR="00987177">
        <w:t xml:space="preserve">perform </w:t>
      </w:r>
      <w:r w:rsidRPr="00323C34">
        <w:t>create</w:t>
      </w:r>
      <w:r w:rsidR="00987177">
        <w:t>, read and update operations for the following record types directly from within the UCS:</w:t>
      </w:r>
    </w:p>
    <w:tbl>
      <w:tblPr>
        <w:tblStyle w:val="SJ"/>
        <w:tblW w:w="5000" w:type="pct"/>
        <w:tblLook w:val="04A0" w:firstRow="1" w:lastRow="0" w:firstColumn="1" w:lastColumn="0" w:noHBand="0" w:noVBand="1"/>
      </w:tblPr>
      <w:tblGrid>
        <w:gridCol w:w="4284"/>
        <w:gridCol w:w="4732"/>
      </w:tblGrid>
      <w:tr w:rsidR="00987177" w:rsidRPr="00323C34" w14:paraId="45633B3B" w14:textId="77777777" w:rsidTr="00FC7614">
        <w:trPr>
          <w:cnfStyle w:val="100000000000" w:firstRow="1" w:lastRow="0" w:firstColumn="0" w:lastColumn="0" w:oddVBand="0" w:evenVBand="0" w:oddHBand="0" w:evenHBand="0" w:firstRowFirstColumn="0" w:firstRowLastColumn="0" w:lastRowFirstColumn="0" w:lastRowLastColumn="0"/>
        </w:trPr>
        <w:tc>
          <w:tcPr>
            <w:tcW w:w="2376" w:type="pct"/>
            <w:hideMark/>
          </w:tcPr>
          <w:p w14:paraId="243F3723" w14:textId="1E7088DE" w:rsidR="00987177" w:rsidRPr="00BA593D" w:rsidRDefault="00987177" w:rsidP="00FC7614">
            <w:pPr>
              <w:spacing w:after="160"/>
            </w:pPr>
            <w:r>
              <w:t>Record Type</w:t>
            </w:r>
          </w:p>
        </w:tc>
        <w:tc>
          <w:tcPr>
            <w:tcW w:w="2624" w:type="pct"/>
            <w:hideMark/>
          </w:tcPr>
          <w:p w14:paraId="2832F163" w14:textId="751EE25C" w:rsidR="00987177" w:rsidRPr="00323C34" w:rsidRDefault="00987177" w:rsidP="00FC7614">
            <w:pPr>
              <w:spacing w:after="160"/>
              <w:rPr>
                <w:b w:val="0"/>
                <w:bCs/>
              </w:rPr>
            </w:pPr>
            <w:r>
              <w:rPr>
                <w:bCs/>
              </w:rPr>
              <w:t>Embedded Operations</w:t>
            </w:r>
          </w:p>
        </w:tc>
      </w:tr>
      <w:tr w:rsidR="00987177" w:rsidRPr="00323C34" w14:paraId="3925C75E" w14:textId="77777777" w:rsidTr="00FC7614">
        <w:tc>
          <w:tcPr>
            <w:tcW w:w="2376" w:type="pct"/>
          </w:tcPr>
          <w:p w14:paraId="0AE41F3A" w14:textId="02BDE23D" w:rsidR="00987177" w:rsidRPr="00323C34" w:rsidRDefault="00987177" w:rsidP="00FC7614">
            <w:pPr>
              <w:spacing w:after="160"/>
            </w:pPr>
            <w:r>
              <w:t>Incidents</w:t>
            </w:r>
          </w:p>
        </w:tc>
        <w:tc>
          <w:tcPr>
            <w:tcW w:w="2624" w:type="pct"/>
          </w:tcPr>
          <w:p w14:paraId="29B1267C" w14:textId="2B21EEE7" w:rsidR="00987177" w:rsidRDefault="00987177" w:rsidP="00FC7614">
            <w:pPr>
              <w:spacing w:after="160"/>
            </w:pPr>
            <w:r>
              <w:t>Create, view and update incident records</w:t>
            </w:r>
            <w:r w:rsidR="009130C3">
              <w:t>.</w:t>
            </w:r>
            <w:r w:rsidR="00FD5F94">
              <w:t xml:space="preserve"> </w:t>
            </w:r>
            <w:r w:rsidR="009130C3">
              <w:t>A</w:t>
            </w:r>
            <w:r>
              <w:t>ssign responders and update incident status</w:t>
            </w:r>
          </w:p>
          <w:p w14:paraId="6C8EB0E9" w14:textId="03D09CF0" w:rsidR="00FE6DA9" w:rsidRPr="00323C34" w:rsidRDefault="006473A6" w:rsidP="00FC7614">
            <w:pPr>
              <w:spacing w:after="160"/>
            </w:pPr>
            <w:r>
              <w:t>Acknowledge</w:t>
            </w:r>
            <w:r w:rsidR="00FE6DA9">
              <w:t xml:space="preserve"> VA triggers</w:t>
            </w:r>
            <w:r w:rsidR="009130C3">
              <w:t xml:space="preserve"> to create Incident records.</w:t>
            </w:r>
          </w:p>
        </w:tc>
      </w:tr>
      <w:tr w:rsidR="00987177" w:rsidRPr="00323C34" w14:paraId="2883FF29" w14:textId="77777777" w:rsidTr="00FC7614">
        <w:tc>
          <w:tcPr>
            <w:tcW w:w="2376" w:type="pct"/>
          </w:tcPr>
          <w:p w14:paraId="795E2A33" w14:textId="12D7950B" w:rsidR="00987177" w:rsidRPr="00323C34" w:rsidRDefault="00987177" w:rsidP="00FC7614">
            <w:pPr>
              <w:spacing w:after="160"/>
            </w:pPr>
            <w:r>
              <w:t>Tasks</w:t>
            </w:r>
          </w:p>
        </w:tc>
        <w:tc>
          <w:tcPr>
            <w:tcW w:w="2624" w:type="pct"/>
          </w:tcPr>
          <w:p w14:paraId="2C85EA8D" w14:textId="0C3B94DF" w:rsidR="00987177" w:rsidRPr="00323C34" w:rsidRDefault="00987177" w:rsidP="00FC7614">
            <w:pPr>
              <w:spacing w:after="160"/>
            </w:pPr>
            <w:r>
              <w:t>Create, view, update and reassign task records</w:t>
            </w:r>
          </w:p>
        </w:tc>
      </w:tr>
      <w:tr w:rsidR="00987177" w:rsidRPr="00323C34" w14:paraId="6EFE72AA" w14:textId="77777777" w:rsidTr="00FC7614">
        <w:tc>
          <w:tcPr>
            <w:tcW w:w="2376" w:type="pct"/>
          </w:tcPr>
          <w:p w14:paraId="6AE09CDC" w14:textId="2E3DA31F" w:rsidR="00987177" w:rsidRPr="00323C34" w:rsidRDefault="00987177" w:rsidP="00FC7614">
            <w:pPr>
              <w:spacing w:after="160"/>
            </w:pPr>
            <w:r>
              <w:t>CMMS Faults</w:t>
            </w:r>
          </w:p>
        </w:tc>
        <w:tc>
          <w:tcPr>
            <w:tcW w:w="2624" w:type="pct"/>
          </w:tcPr>
          <w:p w14:paraId="45EEA360" w14:textId="195B9C4B" w:rsidR="00987177" w:rsidRPr="00323C34" w:rsidRDefault="00987177" w:rsidP="00FC7614">
            <w:pPr>
              <w:spacing w:after="160"/>
            </w:pPr>
            <w:r>
              <w:t>Create and view fault records, view CMMS ticket reference</w:t>
            </w:r>
          </w:p>
        </w:tc>
      </w:tr>
      <w:tr w:rsidR="00987177" w:rsidRPr="00323C34" w14:paraId="54A0F0C1" w14:textId="77777777" w:rsidTr="00FC7614">
        <w:tc>
          <w:tcPr>
            <w:tcW w:w="2376" w:type="pct"/>
          </w:tcPr>
          <w:p w14:paraId="64A38022" w14:textId="535237A6" w:rsidR="00987177" w:rsidRDefault="00987177" w:rsidP="00FC7614">
            <w:pPr>
              <w:spacing w:after="160"/>
            </w:pPr>
            <w:r>
              <w:t>e-Diary</w:t>
            </w:r>
          </w:p>
        </w:tc>
        <w:tc>
          <w:tcPr>
            <w:tcW w:w="2624" w:type="pct"/>
          </w:tcPr>
          <w:p w14:paraId="6F7773C3" w14:textId="33EE48B9" w:rsidR="00987177" w:rsidRPr="00323C34" w:rsidRDefault="00987177" w:rsidP="00FC7614">
            <w:pPr>
              <w:spacing w:after="160"/>
            </w:pPr>
            <w:r>
              <w:t>Create, view, and amend e-Diary entries</w:t>
            </w:r>
          </w:p>
        </w:tc>
      </w:tr>
      <w:tr w:rsidR="00A87AC3" w:rsidRPr="00323C34" w14:paraId="2987CCA6" w14:textId="77777777" w:rsidTr="00FC7614">
        <w:tc>
          <w:tcPr>
            <w:tcW w:w="2376" w:type="pct"/>
          </w:tcPr>
          <w:p w14:paraId="362ED8CA" w14:textId="2DD3AF6C" w:rsidR="00A87AC3" w:rsidRDefault="00A87AC3" w:rsidP="00FC7614">
            <w:pPr>
              <w:spacing w:after="160"/>
            </w:pPr>
            <w:r>
              <w:t>No-Objection Permit</w:t>
            </w:r>
          </w:p>
        </w:tc>
        <w:tc>
          <w:tcPr>
            <w:tcW w:w="2624" w:type="pct"/>
          </w:tcPr>
          <w:p w14:paraId="3E3F9D71" w14:textId="460B21FE" w:rsidR="00A87AC3" w:rsidRDefault="0034732C" w:rsidP="00FC7614">
            <w:pPr>
              <w:spacing w:after="160"/>
            </w:pPr>
            <w:r>
              <w:t>Actionable items involving IOH within NOP workflow</w:t>
            </w:r>
          </w:p>
        </w:tc>
      </w:tr>
      <w:tr w:rsidR="00607EDB" w:rsidRPr="00323C34" w14:paraId="08A051A0" w14:textId="77777777" w:rsidTr="00FC7614">
        <w:tc>
          <w:tcPr>
            <w:tcW w:w="2376" w:type="pct"/>
          </w:tcPr>
          <w:p w14:paraId="4523D3CA" w14:textId="285ECB43" w:rsidR="00607EDB" w:rsidRDefault="00607EDB" w:rsidP="00FC7614">
            <w:pPr>
              <w:spacing w:after="160"/>
            </w:pPr>
            <w:commentRangeStart w:id="110"/>
            <w:r>
              <w:t>Broadcasts</w:t>
            </w:r>
            <w:commentRangeEnd w:id="110"/>
            <w:r>
              <w:rPr>
                <w:rStyle w:val="CommentReference"/>
                <w:sz w:val="22"/>
                <w:szCs w:val="24"/>
              </w:rPr>
              <w:commentReference w:id="110"/>
            </w:r>
          </w:p>
        </w:tc>
        <w:tc>
          <w:tcPr>
            <w:tcW w:w="2624" w:type="pct"/>
          </w:tcPr>
          <w:p w14:paraId="0A80C208" w14:textId="27F5DCD5" w:rsidR="00607EDB" w:rsidRDefault="005A7643" w:rsidP="00FC7614">
            <w:pPr>
              <w:spacing w:after="160"/>
            </w:pPr>
            <w:r>
              <w:t>Create, view</w:t>
            </w:r>
            <w:r w:rsidR="00F96BBC">
              <w:t xml:space="preserve">, and amend </w:t>
            </w:r>
            <w:r w:rsidR="001C1D89">
              <w:t xml:space="preserve">draft </w:t>
            </w:r>
            <w:r w:rsidR="00F96BBC">
              <w:t>Broadcasts</w:t>
            </w:r>
          </w:p>
        </w:tc>
      </w:tr>
      <w:tr w:rsidR="006052C7" w:rsidRPr="00323C34" w14:paraId="13C40457" w14:textId="77777777" w:rsidTr="00FC7614">
        <w:trPr>
          <w:ins w:id="111" w:author="Shin Feng WONG" w:date="2026-06-17T10:38:00Z" w16du:dateUtc="2026-06-17T02:38:00Z"/>
        </w:trPr>
        <w:tc>
          <w:tcPr>
            <w:tcW w:w="2376" w:type="pct"/>
          </w:tcPr>
          <w:p w14:paraId="7AA01051" w14:textId="631CDA29" w:rsidR="006052C7" w:rsidRDefault="006052C7" w:rsidP="00FC7614">
            <w:pPr>
              <w:spacing w:after="160"/>
              <w:rPr>
                <w:ins w:id="112" w:author="Shin Feng WONG" w:date="2026-06-17T10:38:00Z" w16du:dateUtc="2026-06-17T02:38:00Z"/>
              </w:rPr>
            </w:pPr>
            <w:commentRangeStart w:id="113"/>
            <w:ins w:id="114" w:author="Shin Feng WONG" w:date="2026-06-17T10:38:00Z" w16du:dateUtc="2026-06-17T02:38:00Z">
              <w:r>
                <w:t>Crisis Recall</w:t>
              </w:r>
            </w:ins>
            <w:commentRangeEnd w:id="113"/>
            <w:r>
              <w:rPr>
                <w:rStyle w:val="CommentReference"/>
                <w:sz w:val="22"/>
                <w:szCs w:val="24"/>
              </w:rPr>
              <w:commentReference w:id="113"/>
            </w:r>
          </w:p>
        </w:tc>
        <w:tc>
          <w:tcPr>
            <w:tcW w:w="2624" w:type="pct"/>
          </w:tcPr>
          <w:p w14:paraId="699EFFB0" w14:textId="77777777" w:rsidR="006052C7" w:rsidRDefault="006052C7" w:rsidP="00FC7614">
            <w:pPr>
              <w:spacing w:after="160"/>
              <w:rPr>
                <w:ins w:id="115" w:author="Shin Feng WONG" w:date="2026-06-17T10:38:00Z" w16du:dateUtc="2026-06-17T02:38:00Z"/>
              </w:rPr>
            </w:pPr>
          </w:p>
        </w:tc>
      </w:tr>
      <w:tr w:rsidR="00F96BBC" w:rsidRPr="00323C34" w14:paraId="7FB831B1" w14:textId="77777777" w:rsidTr="00FC7614">
        <w:tc>
          <w:tcPr>
            <w:tcW w:w="2376" w:type="pct"/>
          </w:tcPr>
          <w:p w14:paraId="44A4BF32" w14:textId="02841BAA" w:rsidR="00F96BBC" w:rsidRDefault="00F96BBC" w:rsidP="00FC7614">
            <w:pPr>
              <w:spacing w:after="160"/>
            </w:pPr>
            <w:r>
              <w:t>Last 10 Actions List</w:t>
            </w:r>
          </w:p>
        </w:tc>
        <w:tc>
          <w:tcPr>
            <w:tcW w:w="2624" w:type="pct"/>
          </w:tcPr>
          <w:p w14:paraId="7F47C75D" w14:textId="4E8BB6C4" w:rsidR="00F96BBC" w:rsidRDefault="00296DEC" w:rsidP="00FC7614">
            <w:pPr>
              <w:spacing w:after="160"/>
            </w:pPr>
            <w:r>
              <w:t>Displ</w:t>
            </w:r>
            <w:r w:rsidR="006109D4">
              <w:t>ays the latest 10 operational actions performed by Controllers in the CMS.</w:t>
            </w:r>
          </w:p>
        </w:tc>
      </w:tr>
    </w:tbl>
    <w:p w14:paraId="71B071FC" w14:textId="77777777" w:rsidR="00DB4CA9" w:rsidRDefault="00987177" w:rsidP="00987177">
      <w:pPr>
        <w:pStyle w:val="ListParagraph"/>
        <w:numPr>
          <w:ilvl w:val="0"/>
          <w:numId w:val="7"/>
        </w:numPr>
      </w:pPr>
      <w:r>
        <w:lastRenderedPageBreak/>
        <w:t xml:space="preserve">Embedded operations </w:t>
      </w:r>
      <w:r w:rsidR="002E1FD1">
        <w:t xml:space="preserve">shall </w:t>
      </w:r>
      <w:r>
        <w:t>be fully completable from within UCS, such as form input, validation and save shall be performable without the Controller navigating away to the CMS.</w:t>
      </w:r>
    </w:p>
    <w:p w14:paraId="7DCE5A66" w14:textId="6D0EF3EB" w:rsidR="00987177" w:rsidRDefault="00987177" w:rsidP="00987177">
      <w:pPr>
        <w:pStyle w:val="ListParagraph"/>
        <w:numPr>
          <w:ilvl w:val="0"/>
          <w:numId w:val="7"/>
        </w:numPr>
      </w:pPr>
      <w:r>
        <w:t>The embedded integration shall function as a working form and data interface, not a link or redirect to the CMS. Implementation method (inline panel, pop-up form, embedded component) is subject to technical design.</w:t>
      </w:r>
    </w:p>
    <w:p w14:paraId="3071EE7B" w14:textId="477E3F51" w:rsidR="004060E9" w:rsidRDefault="00DF07DF" w:rsidP="004060E9">
      <w:pPr>
        <w:pStyle w:val="Heading3"/>
      </w:pPr>
      <w:bookmarkStart w:id="116" w:name="_Toc232496767"/>
      <w:r w:rsidRPr="00323C34">
        <w:rPr>
          <w:rFonts w:hint="eastAsia"/>
        </w:rPr>
        <w:t>Navigation from UCS to CMS</w:t>
      </w:r>
      <w:bookmarkEnd w:id="116"/>
      <w:r w:rsidR="00044C2F">
        <w:t xml:space="preserve"> </w:t>
      </w:r>
    </w:p>
    <w:p w14:paraId="00347262" w14:textId="4E071B2B" w:rsidR="004060E9" w:rsidRPr="004060E9" w:rsidRDefault="001C4936" w:rsidP="002E1FD1">
      <w:r>
        <w:t>The UCS and CMS are complementary interfaces. CMS functions that are frequently used or operationally time-critical are surfaces as embedded panels or inline actions within the UCS</w:t>
      </w:r>
      <w:r w:rsidR="00E23699">
        <w:t>. All remaining CMS functions are accessible from the UCS via direct navigation.</w:t>
      </w:r>
    </w:p>
    <w:p w14:paraId="33E719D0" w14:textId="449AE5C1" w:rsidR="00DF07DF" w:rsidRPr="00323C34" w:rsidRDefault="00DF07DF" w:rsidP="0011681F">
      <w:pPr>
        <w:pStyle w:val="ListParagraph"/>
        <w:numPr>
          <w:ilvl w:val="0"/>
          <w:numId w:val="8"/>
        </w:numPr>
      </w:pPr>
      <w:commentRangeStart w:id="117"/>
      <w:r w:rsidRPr="00323C34">
        <w:t>Where a function is not available as an embedded UCS action, selecting a live metric, summary item, or record reference in the UCS shall direct the user to the corresponding CMS module page.</w:t>
      </w:r>
      <w:commentRangeEnd w:id="117"/>
      <w:r w:rsidR="00987177" w:rsidRPr="00323C34">
        <w:rPr>
          <w:rStyle w:val="CommentReference"/>
          <w:sz w:val="22"/>
          <w:szCs w:val="24"/>
        </w:rPr>
        <w:commentReference w:id="117"/>
      </w:r>
    </w:p>
    <w:p w14:paraId="6A5D0A6D" w14:textId="035011FE" w:rsidR="00DF07DF" w:rsidRDefault="00DF07DF" w:rsidP="0011681F">
      <w:pPr>
        <w:pStyle w:val="ListParagraph"/>
        <w:numPr>
          <w:ilvl w:val="0"/>
          <w:numId w:val="8"/>
        </w:numPr>
      </w:pPr>
      <w:r w:rsidRPr="00323C34">
        <w:t>Line-item detail, full record editing, case management, and reporting functions are handled within the CMS and are not replicated in the UCS.</w:t>
      </w:r>
    </w:p>
    <w:p w14:paraId="7B3F42B2" w14:textId="3B9DBFAC" w:rsidR="00713B70" w:rsidRPr="00323C34" w:rsidRDefault="00713B70" w:rsidP="0011681F">
      <w:pPr>
        <w:pStyle w:val="ListParagraph"/>
        <w:numPr>
          <w:ilvl w:val="0"/>
          <w:numId w:val="8"/>
        </w:numPr>
      </w:pPr>
      <w:r>
        <w:t>The presentation of CMS data within the UCS, including widget layout, record list columns, display depth and filtering options will be defined in the UCS functional requirements document. A UCS record widget may surface a live list of active records with key fields, such as record ID, status, type and created at, alongside inline quick actions, for embedded operations.</w:t>
      </w:r>
    </w:p>
    <w:p w14:paraId="176AF34C" w14:textId="5677AE04" w:rsidR="00A13D35" w:rsidRPr="00323C34" w:rsidRDefault="00A13D35" w:rsidP="004D6331">
      <w:pPr>
        <w:pStyle w:val="Heading3"/>
      </w:pPr>
      <w:bookmarkStart w:id="118" w:name="_Toc232496768"/>
      <w:r w:rsidRPr="00323C34">
        <w:rPr>
          <w:rFonts w:hint="eastAsia"/>
        </w:rPr>
        <w:t>Incident Creation from UCS</w:t>
      </w:r>
      <w:bookmarkEnd w:id="118"/>
    </w:p>
    <w:p w14:paraId="7BC7FB94" w14:textId="77777777" w:rsidR="00CE24C2" w:rsidRPr="00323C34" w:rsidRDefault="00CE24C2" w:rsidP="0011681F">
      <w:pPr>
        <w:pStyle w:val="ListParagraph"/>
        <w:numPr>
          <w:ilvl w:val="0"/>
          <w:numId w:val="9"/>
        </w:numPr>
      </w:pPr>
      <w:r w:rsidRPr="00323C34">
        <w:t>A Controller shall be able to initiate a new Incident record directly from the UCS without navigating to the CMS.</w:t>
      </w:r>
    </w:p>
    <w:p w14:paraId="283846E4" w14:textId="77777777" w:rsidR="00CE24C2" w:rsidRPr="00323C34" w:rsidRDefault="00CE24C2" w:rsidP="0011681F">
      <w:pPr>
        <w:pStyle w:val="ListParagraph"/>
        <w:numPr>
          <w:ilvl w:val="0"/>
          <w:numId w:val="9"/>
        </w:numPr>
      </w:pPr>
      <w:r w:rsidRPr="00323C34">
        <w:t>Incident creation from the UCS shall be available as an inline action, for example in response to a Video Analytics alert, a system-generated prompt, or a patrol report received in the UCS.</w:t>
      </w:r>
    </w:p>
    <w:p w14:paraId="408F0893" w14:textId="77777777" w:rsidR="00CE24C2" w:rsidRPr="00323C34" w:rsidRDefault="00CE24C2" w:rsidP="0011681F">
      <w:pPr>
        <w:pStyle w:val="ListParagraph"/>
        <w:numPr>
          <w:ilvl w:val="0"/>
          <w:numId w:val="9"/>
        </w:numPr>
      </w:pPr>
      <w:r w:rsidRPr="00323C34">
        <w:t>The Incident record shall be created and stored in the CMS. The UCS surfaces the creation interface only; it does not own the record.</w:t>
      </w:r>
    </w:p>
    <w:p w14:paraId="6CAA59E0" w14:textId="77777777" w:rsidR="00CE24C2" w:rsidRPr="00323C34" w:rsidRDefault="00CE24C2" w:rsidP="0011681F">
      <w:pPr>
        <w:pStyle w:val="ListParagraph"/>
        <w:numPr>
          <w:ilvl w:val="0"/>
          <w:numId w:val="9"/>
        </w:numPr>
      </w:pPr>
      <w:r w:rsidRPr="00323C34">
        <w:t>Where a Video Analytics alert or system prompt is used as the trigger, the relevant alert reference shall be pre-populated into the Incident record where applicable.</w:t>
      </w:r>
    </w:p>
    <w:p w14:paraId="425C5E13" w14:textId="07E7EE10" w:rsidR="00A13D35" w:rsidRDefault="00CE24C2" w:rsidP="0011681F">
      <w:pPr>
        <w:pStyle w:val="ListParagraph"/>
        <w:numPr>
          <w:ilvl w:val="0"/>
          <w:numId w:val="9"/>
        </w:numPr>
      </w:pPr>
      <w:r w:rsidRPr="00323C34">
        <w:t>Upon successful creation, the Controller shall be able to continue monitoring the UCS or navigate directly to the full Incident record in the CMS.</w:t>
      </w:r>
    </w:p>
    <w:p w14:paraId="56FD39F4" w14:textId="3A1A5091" w:rsidR="00E9313A" w:rsidRDefault="00E9313A" w:rsidP="00CF73BB">
      <w:pPr>
        <w:pStyle w:val="Heading3"/>
      </w:pPr>
      <w:bookmarkStart w:id="119" w:name="_Toc232496769"/>
      <w:ins w:id="120" w:author="Shin Feng WONG" w:date="2026-06-16T04:14:00Z" w16du:dateUtc="2026-06-15T20:14:00Z">
        <w:r>
          <w:t>External Weather Alert Forwarding</w:t>
        </w:r>
      </w:ins>
      <w:bookmarkEnd w:id="119"/>
    </w:p>
    <w:p w14:paraId="2A5FDA69" w14:textId="3E1F5243" w:rsidR="00E9313A" w:rsidRDefault="00E9313A" w:rsidP="00E9313A">
      <w:pPr>
        <w:pStyle w:val="ListParagraph"/>
        <w:numPr>
          <w:ilvl w:val="0"/>
          <w:numId w:val="68"/>
        </w:numPr>
        <w:rPr>
          <w:ins w:id="121" w:author="Shin Feng WONG" w:date="2026-06-16T04:15:00Z" w16du:dateUtc="2026-06-15T20:15:00Z"/>
        </w:rPr>
      </w:pPr>
      <w:ins w:id="122" w:author="Shin Feng WONG" w:date="2026-06-16T04:14:00Z" w16du:dateUtc="2026-06-15T20:14:00Z">
        <w:r>
          <w:t>Where</w:t>
        </w:r>
      </w:ins>
      <w:ins w:id="123" w:author="Shin Feng WONG" w:date="2026-06-16T04:15:00Z" w16du:dateUtc="2026-06-15T20:15:00Z">
        <w:r>
          <w:t xml:space="preserve"> weather for</w:t>
        </w:r>
        <w:r w:rsidR="00BA5FAE">
          <w:t>ecast or weather alert information is surfaces on the UCS, authorised users may initiate an advisory broadcast from the relevant alert</w:t>
        </w:r>
      </w:ins>
    </w:p>
    <w:p w14:paraId="47B3A7B9" w14:textId="512E1F60" w:rsidR="00BA5FAE" w:rsidRPr="00E9313A" w:rsidRDefault="00BA5FAE" w:rsidP="00E9313A">
      <w:pPr>
        <w:pStyle w:val="ListParagraph"/>
        <w:numPr>
          <w:ilvl w:val="0"/>
          <w:numId w:val="68"/>
        </w:numPr>
        <w:rPr>
          <w:ins w:id="124" w:author="Shin Feng WONG" w:date="2026-06-16T04:14:00Z" w16du:dateUtc="2026-06-15T20:14:00Z"/>
        </w:rPr>
      </w:pPr>
      <w:ins w:id="125" w:author="Shin Feng WONG" w:date="2026-06-16T04:15:00Z" w16du:dateUtc="2026-06-15T20:15:00Z">
        <w:r>
          <w:t>The advisory broadcast uses configured CMS broadcast templates</w:t>
        </w:r>
      </w:ins>
      <w:ins w:id="126" w:author="Shin Feng WONG" w:date="2026-06-16T04:16:00Z" w16du:dateUtc="2026-06-15T20:16:00Z">
        <w:r>
          <w:t>, recipient groups and delivery channels</w:t>
        </w:r>
        <w:r w:rsidR="005F389F">
          <w:t>.</w:t>
        </w:r>
      </w:ins>
    </w:p>
    <w:p w14:paraId="2C3B3C93" w14:textId="4FDFC7B5" w:rsidR="00CF73BB" w:rsidRDefault="00CF73BB" w:rsidP="00CF73BB">
      <w:pPr>
        <w:pStyle w:val="Heading3"/>
        <w:rPr>
          <w:ins w:id="127" w:author="Shin Feng WONG" w:date="2026-06-16T03:16:00Z" w16du:dateUtc="2026-06-15T19:16:00Z"/>
        </w:rPr>
      </w:pPr>
      <w:bookmarkStart w:id="128" w:name="_Toc232496770"/>
      <w:ins w:id="129" w:author="Shin Feng WONG" w:date="2026-06-16T03:16:00Z" w16du:dateUtc="2026-06-15T19:16:00Z">
        <w:r>
          <w:lastRenderedPageBreak/>
          <w:t xml:space="preserve">Last 10 Actions </w:t>
        </w:r>
        <w:r w:rsidR="00DB488E">
          <w:t>from CMS to UCS Widget</w:t>
        </w:r>
        <w:bookmarkEnd w:id="128"/>
      </w:ins>
    </w:p>
    <w:p w14:paraId="41270700" w14:textId="5204A28A" w:rsidR="00CF73BB" w:rsidRDefault="00CF73BB" w:rsidP="00CF73BB">
      <w:pPr>
        <w:pStyle w:val="ListParagraph"/>
        <w:numPr>
          <w:ilvl w:val="0"/>
          <w:numId w:val="64"/>
        </w:numPr>
        <w:rPr>
          <w:ins w:id="130" w:author="Shin Feng WONG" w:date="2026-06-16T03:17:00Z" w16du:dateUtc="2026-06-15T19:17:00Z"/>
        </w:rPr>
      </w:pPr>
      <w:ins w:id="131" w:author="Shin Feng WONG" w:date="2026-06-16T03:16:00Z" w16du:dateUtc="2026-06-15T19:16:00Z">
        <w:r>
          <w:t xml:space="preserve">The </w:t>
        </w:r>
      </w:ins>
      <w:ins w:id="132" w:author="Shin Feng WONG" w:date="2026-06-16T03:17:00Z" w16du:dateUtc="2026-06-15T19:17:00Z">
        <w:r w:rsidR="00DB488E">
          <w:t>widget</w:t>
        </w:r>
      </w:ins>
      <w:ins w:id="133" w:author="Shin Feng WONG" w:date="2026-06-16T03:16:00Z" w16du:dateUtc="2026-06-15T19:16:00Z">
        <w:r>
          <w:t xml:space="preserve"> shall display the latest</w:t>
        </w:r>
      </w:ins>
      <w:ins w:id="134" w:author="Shin Feng WONG" w:date="2026-06-16T03:17:00Z" w16du:dateUtc="2026-06-15T19:17:00Z">
        <w:r w:rsidR="00DB488E">
          <w:t xml:space="preserve"> 10 operational actions performed by the Controllers in the CMS</w:t>
        </w:r>
      </w:ins>
    </w:p>
    <w:p w14:paraId="46C2E6E6" w14:textId="448C5C63" w:rsidR="00DB488E" w:rsidRDefault="00DB488E" w:rsidP="00CF73BB">
      <w:pPr>
        <w:pStyle w:val="ListParagraph"/>
        <w:numPr>
          <w:ilvl w:val="0"/>
          <w:numId w:val="64"/>
        </w:numPr>
        <w:rPr>
          <w:ins w:id="135" w:author="Shin Feng WONG" w:date="2026-06-16T03:17:00Z" w16du:dateUtc="2026-06-15T19:17:00Z"/>
        </w:rPr>
      </w:pPr>
      <w:ins w:id="136" w:author="Shin Feng WONG" w:date="2026-06-16T03:17:00Z" w16du:dateUtc="2026-06-15T19:17:00Z">
        <w:r>
          <w:t>Each entry shall show the Controller, action, affected record, and date and time</w:t>
        </w:r>
      </w:ins>
    </w:p>
    <w:p w14:paraId="3DF6194D" w14:textId="77777777" w:rsidR="003F0DEF" w:rsidRDefault="00DB488E" w:rsidP="003F0DEF">
      <w:pPr>
        <w:pStyle w:val="ListParagraph"/>
        <w:numPr>
          <w:ilvl w:val="0"/>
          <w:numId w:val="64"/>
        </w:numPr>
      </w:pPr>
      <w:ins w:id="137" w:author="Shin Feng WONG" w:date="2026-06-16T03:17:00Z" w16du:dateUtc="2026-06-15T19:17:00Z">
        <w:r>
          <w:t>Actions include</w:t>
        </w:r>
        <w:r w:rsidR="003F0DEF">
          <w:t xml:space="preserve"> record creation, assignment, status changes and closure of operational records</w:t>
        </w:r>
      </w:ins>
    </w:p>
    <w:p w14:paraId="4B7A02F6" w14:textId="75E3F664" w:rsidR="00FF77DE" w:rsidRDefault="00FF77DE" w:rsidP="00FF77DE">
      <w:pPr>
        <w:pStyle w:val="Heading3"/>
        <w:rPr>
          <w:ins w:id="138" w:author="Shin Feng WONG" w:date="2026-06-16T04:38:00Z" w16du:dateUtc="2026-06-15T20:38:00Z"/>
        </w:rPr>
      </w:pPr>
      <w:bookmarkStart w:id="139" w:name="_Toc232496771"/>
      <w:ins w:id="140" w:author="Shin Feng WONG" w:date="2026-06-16T04:38:00Z" w16du:dateUtc="2026-06-15T20:38:00Z">
        <w:r>
          <w:t>Broadcast Integration with UCS</w:t>
        </w:r>
        <w:bookmarkEnd w:id="139"/>
      </w:ins>
    </w:p>
    <w:p w14:paraId="3A50820A" w14:textId="26B2122A" w:rsidR="001C5556" w:rsidRDefault="001C5556" w:rsidP="00F82702">
      <w:pPr>
        <w:pStyle w:val="ListParagraph"/>
        <w:numPr>
          <w:ilvl w:val="0"/>
          <w:numId w:val="70"/>
        </w:numPr>
        <w:rPr>
          <w:ins w:id="141" w:author="Shin Feng WONG" w:date="2026-06-16T04:40:00Z" w16du:dateUtc="2026-06-15T20:40:00Z"/>
        </w:rPr>
      </w:pPr>
      <w:ins w:id="142" w:author="Shin Feng WONG" w:date="2026-06-16T04:38:00Z" w16du:dateUtc="2026-06-15T20:38:00Z">
        <w:r>
          <w:t xml:space="preserve">Broadcast </w:t>
        </w:r>
      </w:ins>
      <w:ins w:id="143" w:author="Shin Feng WONG" w:date="2026-06-16T04:40:00Z" w16du:dateUtc="2026-06-15T20:40:00Z">
        <w:r w:rsidR="00F82702">
          <w:t xml:space="preserve">actions </w:t>
        </w:r>
      </w:ins>
      <w:ins w:id="144" w:author="Shin Feng WONG" w:date="2026-06-16T04:43:00Z" w16du:dateUtc="2026-06-15T20:43:00Z">
        <w:r w:rsidR="00E6717B">
          <w:t>surfaced</w:t>
        </w:r>
      </w:ins>
      <w:ins w:id="145" w:author="Shin Feng WONG" w:date="2026-06-16T04:40:00Z" w16du:dateUtc="2026-06-15T20:40:00Z">
        <w:r w:rsidR="00F82702">
          <w:t xml:space="preserve"> </w:t>
        </w:r>
      </w:ins>
      <w:ins w:id="146" w:author="Shin Feng WONG" w:date="2026-06-16T04:44:00Z" w16du:dateUtc="2026-06-15T20:44:00Z">
        <w:r w:rsidR="00E6717B">
          <w:t>o</w:t>
        </w:r>
      </w:ins>
      <w:ins w:id="147" w:author="Shin Feng WONG" w:date="2026-06-16T04:40:00Z" w16du:dateUtc="2026-06-15T20:40:00Z">
        <w:r w:rsidR="00F82702">
          <w:t>n the UCS use CMS Broadcast records, templates, recipient groups and delivery-status information.</w:t>
        </w:r>
      </w:ins>
    </w:p>
    <w:p w14:paraId="63C99CB3" w14:textId="32344406" w:rsidR="00F82702" w:rsidRDefault="00F82702" w:rsidP="00F82702">
      <w:pPr>
        <w:pStyle w:val="ListParagraph"/>
        <w:numPr>
          <w:ilvl w:val="0"/>
          <w:numId w:val="70"/>
        </w:numPr>
        <w:rPr>
          <w:ins w:id="148" w:author="Shin Feng WONG" w:date="2026-06-16T04:40:00Z" w16du:dateUtc="2026-06-15T20:40:00Z"/>
        </w:rPr>
      </w:pPr>
      <w:ins w:id="149" w:author="Shin Feng WONG" w:date="2026-06-16T04:40:00Z" w16du:dateUtc="2026-06-15T20:40:00Z">
        <w:r>
          <w:t>Authorised users may create, review, amend and dispatch Broadcasts drafts from the UCS.</w:t>
        </w:r>
      </w:ins>
    </w:p>
    <w:p w14:paraId="234F8CF2" w14:textId="054CFA7C" w:rsidR="00DF2C18" w:rsidRDefault="00E6717B" w:rsidP="00F82702">
      <w:pPr>
        <w:pStyle w:val="ListParagraph"/>
        <w:numPr>
          <w:ilvl w:val="0"/>
          <w:numId w:val="70"/>
        </w:numPr>
        <w:rPr>
          <w:ins w:id="150" w:author="Shin Feng WONG" w:date="2026-06-16T04:41:00Z" w16du:dateUtc="2026-06-15T20:41:00Z"/>
        </w:rPr>
      </w:pPr>
      <w:ins w:id="151" w:author="Shin Feng WONG" w:date="2026-06-16T04:43:00Z" w16du:dateUtc="2026-06-15T20:43:00Z">
        <w:r>
          <w:t>Where</w:t>
        </w:r>
      </w:ins>
      <w:ins w:id="152" w:author="Shin Feng WONG" w:date="2026-06-16T04:42:00Z" w16du:dateUtc="2026-06-15T20:42:00Z">
        <w:r w:rsidR="00A060E3">
          <w:t xml:space="preserve"> an Incident has </w:t>
        </w:r>
      </w:ins>
      <w:ins w:id="153" w:author="Shin Feng WONG" w:date="2026-06-16T04:43:00Z" w16du:dateUtc="2026-06-15T20:43:00Z">
        <w:r>
          <w:t>Broadcast</w:t>
        </w:r>
      </w:ins>
      <w:ins w:id="154" w:author="Shin Feng WONG" w:date="2026-06-16T04:42:00Z" w16du:dateUtc="2026-06-15T20:42:00Z">
        <w:r w:rsidR="00A060E3">
          <w:t xml:space="preserve"> draft or dispatched Broadcast, the UCS dis</w:t>
        </w:r>
      </w:ins>
      <w:ins w:id="155" w:author="Shin Feng WONG" w:date="2026-06-16T04:43:00Z" w16du:dateUtc="2026-06-15T20:43:00Z">
        <w:r w:rsidR="00A060E3">
          <w:t>plays an indicator on the Incident record</w:t>
        </w:r>
        <w:r w:rsidR="00CB6F12">
          <w:t>, of which selecting it would open the related draft or dispatched Broadcast details</w:t>
        </w:r>
      </w:ins>
    </w:p>
    <w:p w14:paraId="2C4893B2" w14:textId="2F3BC70A" w:rsidR="00F82702" w:rsidRPr="001C5556" w:rsidDel="003F0DEF" w:rsidRDefault="00DF2C18" w:rsidP="00E6717B">
      <w:pPr>
        <w:pStyle w:val="ListParagraph"/>
        <w:numPr>
          <w:ilvl w:val="0"/>
          <w:numId w:val="70"/>
        </w:numPr>
        <w:rPr>
          <w:ins w:id="156" w:author="Shin Feng WONG" w:date="2026-06-16T03:18:00Z" w16du:dateUtc="2026-06-15T19:18:00Z"/>
        </w:rPr>
      </w:pPr>
      <w:ins w:id="157" w:author="Shin Feng WONG" w:date="2026-06-16T04:41:00Z" w16du:dateUtc="2026-06-15T20:41:00Z">
        <w:r>
          <w:t>The CMS remains the system of record for Broadcast records and dispatch history.</w:t>
        </w:r>
      </w:ins>
    </w:p>
    <w:p w14:paraId="1C024C6A" w14:textId="253583AE" w:rsidR="003F0DEF" w:rsidRPr="00CF73BB" w:rsidDel="003F0DEF" w:rsidRDefault="003F0DEF" w:rsidP="003F0DEF">
      <w:pPr>
        <w:rPr>
          <w:del w:id="158" w:author="Shin Feng WONG" w:date="2026-06-16T03:18:00Z" w16du:dateUtc="2026-06-15T19:18:00Z"/>
        </w:rPr>
      </w:pPr>
    </w:p>
    <w:p w14:paraId="1B407CDD" w14:textId="0FC553C5" w:rsidR="00966F5F" w:rsidRPr="00323C34" w:rsidRDefault="00966F5F" w:rsidP="001A55CA">
      <w:pPr>
        <w:rPr>
          <w:bCs/>
          <w:sz w:val="32"/>
        </w:rPr>
      </w:pPr>
      <w:r w:rsidRPr="00323C34">
        <w:br w:type="page"/>
      </w:r>
    </w:p>
    <w:p w14:paraId="575B1995" w14:textId="6B7364EB" w:rsidR="00BA6C34" w:rsidRPr="00323C34" w:rsidRDefault="00AF11BC" w:rsidP="0067654C">
      <w:pPr>
        <w:pStyle w:val="Heading1"/>
        <w:pBdr>
          <w:bottom w:val="single" w:sz="4" w:space="1" w:color="auto"/>
        </w:pBdr>
      </w:pPr>
      <w:bookmarkStart w:id="159" w:name="_Toc232496772"/>
      <w:r w:rsidRPr="00323C34">
        <w:rPr>
          <w:rFonts w:hint="eastAsia"/>
        </w:rPr>
        <w:lastRenderedPageBreak/>
        <w:t>User Roles and Permissions</w:t>
      </w:r>
      <w:bookmarkEnd w:id="159"/>
    </w:p>
    <w:p w14:paraId="7BA680F1" w14:textId="19B0F82D" w:rsidR="00296F8F" w:rsidRPr="00323C34" w:rsidRDefault="00AF11BC" w:rsidP="006C258F">
      <w:pPr>
        <w:pStyle w:val="Heading2"/>
      </w:pPr>
      <w:bookmarkStart w:id="160" w:name="_Toc232496773"/>
      <w:r w:rsidRPr="00323C34">
        <w:rPr>
          <w:rFonts w:hint="eastAsia"/>
        </w:rPr>
        <w:t>System Level Role Definitions</w:t>
      </w:r>
      <w:bookmarkEnd w:id="160"/>
    </w:p>
    <w:p w14:paraId="4ADF7CE8" w14:textId="1B7661E2" w:rsidR="00D24409" w:rsidRPr="00323C34" w:rsidRDefault="00AF11BC" w:rsidP="00AF11BC">
      <w:r w:rsidRPr="00323C34">
        <w:t xml:space="preserve">The CMS defines the following system-level roles. A </w:t>
      </w:r>
      <w:commentRangeStart w:id="161"/>
      <w:commentRangeStart w:id="162"/>
      <w:r w:rsidRPr="00323C34">
        <w:t>user's</w:t>
      </w:r>
      <w:commentRangeEnd w:id="161"/>
      <w:r w:rsidR="00E1021D" w:rsidRPr="00323C34">
        <w:rPr>
          <w:rStyle w:val="CommentReference"/>
          <w:sz w:val="22"/>
          <w:szCs w:val="24"/>
        </w:rPr>
        <w:commentReference w:id="161"/>
      </w:r>
      <w:commentRangeEnd w:id="162"/>
      <w:r w:rsidRPr="00323C34">
        <w:rPr>
          <w:rStyle w:val="CommentReference"/>
          <w:sz w:val="22"/>
          <w:szCs w:val="24"/>
        </w:rPr>
        <w:commentReference w:id="162"/>
      </w:r>
      <w:r w:rsidRPr="00323C34">
        <w:t xml:space="preserve"> assigned role determines their permitted actions across all modules and records within the system.</w:t>
      </w:r>
    </w:p>
    <w:tbl>
      <w:tblPr>
        <w:tblStyle w:val="TableGrid"/>
        <w:tblW w:w="0" w:type="auto"/>
        <w:tblLook w:val="04A0" w:firstRow="1" w:lastRow="0" w:firstColumn="1" w:lastColumn="0" w:noHBand="0" w:noVBand="1"/>
      </w:tblPr>
      <w:tblGrid>
        <w:gridCol w:w="1797"/>
        <w:gridCol w:w="3434"/>
        <w:gridCol w:w="3785"/>
      </w:tblGrid>
      <w:tr w:rsidR="00607D2E" w:rsidRPr="00323C34" w14:paraId="7091CDC2" w14:textId="77777777" w:rsidTr="57441F08">
        <w:trPr>
          <w:cantSplit/>
          <w:tblHeader/>
        </w:trPr>
        <w:tc>
          <w:tcPr>
            <w:tcW w:w="0" w:type="auto"/>
            <w:shd w:val="clear" w:color="auto" w:fill="0070C0"/>
            <w:hideMark/>
          </w:tcPr>
          <w:p w14:paraId="1AFB452E" w14:textId="77777777" w:rsidR="000E29BC" w:rsidRPr="00323C34" w:rsidRDefault="000E29BC" w:rsidP="000E29BC">
            <w:pPr>
              <w:spacing w:after="160"/>
              <w:rPr>
                <w:b/>
                <w:bCs/>
                <w:color w:val="FFFFFF" w:themeColor="background1"/>
              </w:rPr>
            </w:pPr>
            <w:r w:rsidRPr="00323C34">
              <w:rPr>
                <w:b/>
                <w:bCs/>
                <w:color w:val="FFFFFF" w:themeColor="background1"/>
              </w:rPr>
              <w:t>Role</w:t>
            </w:r>
          </w:p>
        </w:tc>
        <w:tc>
          <w:tcPr>
            <w:tcW w:w="0" w:type="auto"/>
            <w:shd w:val="clear" w:color="auto" w:fill="0070C0"/>
            <w:hideMark/>
          </w:tcPr>
          <w:p w14:paraId="3499A391" w14:textId="77777777" w:rsidR="000E29BC" w:rsidRPr="00323C34" w:rsidRDefault="000E29BC" w:rsidP="000E29BC">
            <w:pPr>
              <w:spacing w:after="160"/>
              <w:rPr>
                <w:b/>
                <w:bCs/>
                <w:color w:val="FFFFFF" w:themeColor="background1"/>
              </w:rPr>
            </w:pPr>
            <w:r w:rsidRPr="00323C34">
              <w:rPr>
                <w:b/>
                <w:bCs/>
                <w:color w:val="FFFFFF" w:themeColor="background1"/>
              </w:rPr>
              <w:t>Description</w:t>
            </w:r>
          </w:p>
        </w:tc>
        <w:tc>
          <w:tcPr>
            <w:tcW w:w="0" w:type="auto"/>
            <w:shd w:val="clear" w:color="auto" w:fill="0070C0"/>
            <w:hideMark/>
          </w:tcPr>
          <w:p w14:paraId="0524D1D0" w14:textId="77777777" w:rsidR="000E29BC" w:rsidRPr="00323C34" w:rsidRDefault="000E29BC" w:rsidP="000E29BC">
            <w:pPr>
              <w:spacing w:after="160"/>
              <w:rPr>
                <w:b/>
                <w:bCs/>
                <w:color w:val="FFFFFF" w:themeColor="background1"/>
              </w:rPr>
            </w:pPr>
            <w:r w:rsidRPr="00323C34">
              <w:rPr>
                <w:b/>
                <w:bCs/>
                <w:color w:val="FFFFFF" w:themeColor="background1"/>
              </w:rPr>
              <w:t>System Access</w:t>
            </w:r>
          </w:p>
        </w:tc>
      </w:tr>
      <w:tr w:rsidR="00607D2E" w:rsidRPr="00323C34" w14:paraId="2D6DAC3E" w14:textId="77777777" w:rsidTr="57441F08">
        <w:trPr>
          <w:cantSplit/>
        </w:trPr>
        <w:tc>
          <w:tcPr>
            <w:tcW w:w="0" w:type="auto"/>
            <w:hideMark/>
          </w:tcPr>
          <w:p w14:paraId="248F8A55" w14:textId="77777777" w:rsidR="000E29BC" w:rsidRPr="00323C34" w:rsidRDefault="000E29BC" w:rsidP="000E29BC">
            <w:pPr>
              <w:spacing w:after="160"/>
            </w:pPr>
            <w:r w:rsidRPr="00323C34">
              <w:t>System Administrator</w:t>
            </w:r>
          </w:p>
        </w:tc>
        <w:tc>
          <w:tcPr>
            <w:tcW w:w="0" w:type="auto"/>
            <w:hideMark/>
          </w:tcPr>
          <w:p w14:paraId="31BAA649" w14:textId="0CA2C03C" w:rsidR="000E29BC" w:rsidRPr="00323C34" w:rsidRDefault="00CC5C53" w:rsidP="000E29BC">
            <w:pPr>
              <w:spacing w:after="160"/>
            </w:pPr>
            <w:r w:rsidRPr="00323C34">
              <w:t>Super Admin a</w:t>
            </w:r>
            <w:r w:rsidR="000E29BC" w:rsidRPr="00323C34">
              <w:t>ccounts holding maximum administrative rights, responsible for user provisioning, role configuration, taxonomy management, and system-level settings</w:t>
            </w:r>
          </w:p>
        </w:tc>
        <w:tc>
          <w:tcPr>
            <w:tcW w:w="0" w:type="auto"/>
            <w:hideMark/>
          </w:tcPr>
          <w:p w14:paraId="76042C3A" w14:textId="77777777" w:rsidR="000E29BC" w:rsidRDefault="000E29BC" w:rsidP="00842051">
            <w:pPr>
              <w:pStyle w:val="ListBullet"/>
              <w:rPr>
                <w:ins w:id="163" w:author="Shin Feng WONG" w:date="2026-06-16T03:20:00Z" w16du:dateUtc="2026-06-15T19:20:00Z"/>
              </w:rPr>
            </w:pPr>
            <w:del w:id="164" w:author="Shin Feng WONG" w:date="2026-06-16T03:19:00Z" w16du:dateUtc="2026-06-15T19:19:00Z">
              <w:r w:rsidRPr="00323C34" w:rsidDel="00842051">
                <w:delText>Full, including System Configuration</w:delText>
              </w:r>
            </w:del>
            <w:ins w:id="165" w:author="Shin Feng WONG" w:date="2026-06-16T03:19:00Z" w16du:dateUtc="2026-06-15T19:19:00Z">
              <w:r w:rsidR="00842051">
                <w:t>Access to all CMS modules and records</w:t>
              </w:r>
            </w:ins>
          </w:p>
          <w:p w14:paraId="12F2D781" w14:textId="3C5FD3F4" w:rsidR="00E132C5" w:rsidRDefault="00E132C5" w:rsidP="00842051">
            <w:pPr>
              <w:pStyle w:val="ListBullet"/>
              <w:rPr>
                <w:ins w:id="166" w:author="Shin Feng WONG" w:date="2026-06-16T03:20:00Z" w16du:dateUtc="2026-06-15T19:20:00Z"/>
              </w:rPr>
            </w:pPr>
            <w:ins w:id="167" w:author="Shin Feng WONG" w:date="2026-06-16T03:20:00Z" w16du:dateUtc="2026-06-15T19:20:00Z">
              <w:r>
                <w:t>User provisioning and role configuration</w:t>
              </w:r>
            </w:ins>
          </w:p>
          <w:p w14:paraId="55227791" w14:textId="42085C47" w:rsidR="00E132C5" w:rsidRDefault="008F7014" w:rsidP="00842051">
            <w:pPr>
              <w:pStyle w:val="ListBullet"/>
              <w:rPr>
                <w:ins w:id="168" w:author="Shin Feng WONG" w:date="2026-06-16T03:20:00Z" w16du:dateUtc="2026-06-15T19:20:00Z"/>
              </w:rPr>
            </w:pPr>
            <w:ins w:id="169" w:author="Shin Feng WONG" w:date="2026-06-16T03:20:00Z" w16du:dateUtc="2026-06-15T19:20:00Z">
              <w:r>
                <w:t>Configure system reference data, classification taxonomies and system settings</w:t>
              </w:r>
            </w:ins>
          </w:p>
          <w:p w14:paraId="23C58352" w14:textId="2470CCAA" w:rsidR="008F7014" w:rsidRDefault="008F7014" w:rsidP="008F7014">
            <w:pPr>
              <w:pStyle w:val="ListBullet"/>
              <w:rPr>
                <w:ins w:id="170" w:author="Shin Feng WONG" w:date="2026-06-16T03:19:00Z" w16du:dateUtc="2026-06-15T19:19:00Z"/>
              </w:rPr>
            </w:pPr>
            <w:ins w:id="171" w:author="Shin Feng WONG" w:date="2026-06-16T03:20:00Z" w16du:dateUtc="2026-06-15T19:20:00Z">
              <w:r>
                <w:t>Audit</w:t>
              </w:r>
            </w:ins>
            <w:ins w:id="172" w:author="Shin Feng WONG" w:date="2026-06-16T03:21:00Z" w16du:dateUtc="2026-06-15T19:21:00Z">
              <w:r>
                <w:t xml:space="preserve"> log access</w:t>
              </w:r>
            </w:ins>
          </w:p>
          <w:p w14:paraId="608A1C54" w14:textId="4FE89EEC" w:rsidR="00842051" w:rsidRPr="00323C34" w:rsidRDefault="00842051" w:rsidP="000E29BC">
            <w:pPr>
              <w:spacing w:after="160"/>
            </w:pPr>
          </w:p>
        </w:tc>
      </w:tr>
      <w:tr w:rsidR="00766528" w:rsidRPr="00323C34" w14:paraId="577CFD87" w14:textId="77777777" w:rsidTr="57441F08">
        <w:trPr>
          <w:cantSplit/>
        </w:trPr>
        <w:tc>
          <w:tcPr>
            <w:tcW w:w="0" w:type="auto"/>
          </w:tcPr>
          <w:p w14:paraId="45B2A7DD" w14:textId="41A34CED" w:rsidR="00766528" w:rsidRPr="00323C34" w:rsidRDefault="00766528" w:rsidP="000E29BC">
            <w:pPr>
              <w:spacing w:after="160"/>
            </w:pPr>
            <w:commentRangeStart w:id="173"/>
            <w:r>
              <w:t>Current Ops Administrator</w:t>
            </w:r>
            <w:commentRangeEnd w:id="173"/>
            <w:r w:rsidR="00D811FE" w:rsidRPr="00323C34">
              <w:rPr>
                <w:rStyle w:val="CommentReference"/>
                <w:sz w:val="22"/>
                <w:szCs w:val="24"/>
              </w:rPr>
              <w:commentReference w:id="173"/>
            </w:r>
          </w:p>
        </w:tc>
        <w:tc>
          <w:tcPr>
            <w:tcW w:w="0" w:type="auto"/>
          </w:tcPr>
          <w:p w14:paraId="71DE9D47" w14:textId="68F3E2BF" w:rsidR="00766528" w:rsidRPr="00323C34" w:rsidRDefault="00E721A4" w:rsidP="00E721A4">
            <w:pPr>
              <w:spacing w:after="160"/>
            </w:pPr>
            <w:r>
              <w:t>Designated operational administrator with Duty Manager-equivalent permissions for operational oversight and support. The role does not perform full system administration.</w:t>
            </w:r>
          </w:p>
        </w:tc>
        <w:tc>
          <w:tcPr>
            <w:tcW w:w="0" w:type="auto"/>
          </w:tcPr>
          <w:p w14:paraId="6B40FC73" w14:textId="77777777" w:rsidR="00766528" w:rsidRDefault="00956015" w:rsidP="00956015">
            <w:pPr>
              <w:pStyle w:val="ListBullet"/>
              <w:rPr>
                <w:ins w:id="174" w:author="Shin Feng WONG" w:date="2026-06-16T03:29:00Z" w16du:dateUtc="2026-06-15T19:29:00Z"/>
              </w:rPr>
            </w:pPr>
            <w:ins w:id="175" w:author="Shin Feng WONG" w:date="2026-06-16T03:27:00Z" w16du:dateUtc="2026-06-15T19:27:00Z">
              <w:r w:rsidRPr="00956015">
                <w:t>View and edit CMS modules and operational records</w:t>
              </w:r>
            </w:ins>
          </w:p>
          <w:p w14:paraId="000AD4A9" w14:textId="77777777" w:rsidR="00262EFA" w:rsidRDefault="002534E0" w:rsidP="00956015">
            <w:pPr>
              <w:pStyle w:val="ListBullet"/>
              <w:rPr>
                <w:ins w:id="176" w:author="Shin Feng WONG" w:date="2026-06-17T11:25:00Z" w16du:dateUtc="2026-06-17T03:25:00Z"/>
              </w:rPr>
            </w:pPr>
            <w:ins w:id="177" w:author="Shin Feng WONG" w:date="2026-06-16T03:29:00Z" w16du:dateUtc="2026-06-15T19:29:00Z">
              <w:r>
                <w:t>Audit log access</w:t>
              </w:r>
            </w:ins>
          </w:p>
          <w:p w14:paraId="094E1DE9" w14:textId="0DAFC649" w:rsidR="002534E0" w:rsidRDefault="00262EFA" w:rsidP="00956015">
            <w:pPr>
              <w:pStyle w:val="ListBullet"/>
              <w:rPr>
                <w:ins w:id="178" w:author="Shin Feng WONG" w:date="2026-06-16T03:27:00Z" w16du:dateUtc="2026-06-15T19:27:00Z"/>
              </w:rPr>
            </w:pPr>
            <w:ins w:id="179" w:author="Shin Feng WONG" w:date="2026-06-17T11:26:00Z" w16du:dateUtc="2026-06-17T03:26:00Z">
              <w:r>
                <w:t>T</w:t>
              </w:r>
            </w:ins>
            <w:ins w:id="180" w:author="Shin Feng WONG" w:date="2026-06-17T11:25:00Z" w16du:dateUtc="2026-06-17T03:25:00Z">
              <w:r w:rsidR="003702F9">
                <w:t>axonomy management</w:t>
              </w:r>
            </w:ins>
          </w:p>
          <w:p w14:paraId="04449E63" w14:textId="6E02E615" w:rsidR="00956015" w:rsidRPr="00323C34" w:rsidRDefault="008D4BFC" w:rsidP="00653A86">
            <w:pPr>
              <w:pStyle w:val="ListBullet"/>
            </w:pPr>
            <w:ins w:id="181" w:author="Shin Feng WONG" w:date="2026-06-16T03:28:00Z" w16du:dateUtc="2026-06-15T19:28:00Z">
              <w:r>
                <w:t xml:space="preserve">No </w:t>
              </w:r>
              <w:r w:rsidR="002534E0">
                <w:t>user provisioning, role configuration</w:t>
              </w:r>
            </w:ins>
          </w:p>
        </w:tc>
      </w:tr>
      <w:tr w:rsidR="00607D2E" w:rsidRPr="00323C34" w14:paraId="0ECBEC39" w14:textId="77777777" w:rsidTr="57441F08">
        <w:trPr>
          <w:cantSplit/>
        </w:trPr>
        <w:tc>
          <w:tcPr>
            <w:tcW w:w="0" w:type="auto"/>
            <w:hideMark/>
          </w:tcPr>
          <w:p w14:paraId="63758550" w14:textId="77777777" w:rsidR="000E29BC" w:rsidRPr="00323C34" w:rsidRDefault="000E29BC" w:rsidP="000E29BC">
            <w:pPr>
              <w:spacing w:after="160"/>
            </w:pPr>
            <w:r w:rsidRPr="00323C34">
              <w:t>Duty Manager</w:t>
            </w:r>
          </w:p>
        </w:tc>
        <w:tc>
          <w:tcPr>
            <w:tcW w:w="0" w:type="auto"/>
            <w:hideMark/>
          </w:tcPr>
          <w:p w14:paraId="2E883025" w14:textId="77777777" w:rsidR="000E29BC" w:rsidRPr="00323C34" w:rsidRDefault="000E29BC" w:rsidP="000E29BC">
            <w:pPr>
              <w:spacing w:after="160"/>
            </w:pPr>
            <w:r w:rsidRPr="00323C34">
              <w:t>Senior operational authority on shift. Responsible for incident closure endorsement, escalation decisions, and endorsement of NOP applications</w:t>
            </w:r>
          </w:p>
        </w:tc>
        <w:tc>
          <w:tcPr>
            <w:tcW w:w="0" w:type="auto"/>
            <w:hideMark/>
          </w:tcPr>
          <w:p w14:paraId="4F660901" w14:textId="77777777" w:rsidR="000E29BC" w:rsidRDefault="000E29BC" w:rsidP="008F7014">
            <w:pPr>
              <w:pStyle w:val="ListBullet"/>
              <w:rPr>
                <w:ins w:id="182" w:author="Shin Feng WONG" w:date="2026-06-16T03:21:00Z" w16du:dateUtc="2026-06-15T19:21:00Z"/>
              </w:rPr>
            </w:pPr>
            <w:del w:id="183" w:author="Shin Feng WONG" w:date="2026-06-16T03:21:00Z" w16du:dateUtc="2026-06-15T19:21:00Z">
              <w:r w:rsidRPr="00323C34" w:rsidDel="008F7014">
                <w:delText>Full</w:delText>
              </w:r>
            </w:del>
            <w:ins w:id="184" w:author="Shin Feng WONG" w:date="2026-06-16T03:21:00Z" w16du:dateUtc="2026-06-15T19:21:00Z">
              <w:r w:rsidR="008F7014">
                <w:t>View and manage all operationals records</w:t>
              </w:r>
            </w:ins>
          </w:p>
          <w:p w14:paraId="7FD23287" w14:textId="77777777" w:rsidR="008F7014" w:rsidRDefault="008F7014" w:rsidP="008F7014">
            <w:pPr>
              <w:pStyle w:val="ListBullet"/>
              <w:rPr>
                <w:ins w:id="185" w:author="Shin Feng WONG" w:date="2026-06-16T03:21:00Z" w16du:dateUtc="2026-06-15T19:21:00Z"/>
              </w:rPr>
            </w:pPr>
            <w:ins w:id="186" w:author="Shin Feng WONG" w:date="2026-06-16T03:21:00Z" w16du:dateUtc="2026-06-15T19:21:00Z">
              <w:r>
                <w:t>Assign and reassign responders and Task</w:t>
              </w:r>
              <w:r w:rsidR="00CD65E5">
                <w:t xml:space="preserve"> assignees</w:t>
              </w:r>
            </w:ins>
          </w:p>
          <w:p w14:paraId="36AC388B" w14:textId="77777777" w:rsidR="00CD65E5" w:rsidRDefault="00CD65E5" w:rsidP="008F7014">
            <w:pPr>
              <w:pStyle w:val="ListBullet"/>
              <w:rPr>
                <w:ins w:id="187" w:author="Shin Feng WONG" w:date="2026-06-16T03:22:00Z" w16du:dateUtc="2026-06-15T19:22:00Z"/>
              </w:rPr>
            </w:pPr>
            <w:ins w:id="188" w:author="Shin Feng WONG" w:date="2026-06-16T03:22:00Z" w16du:dateUtc="2026-06-15T19:22:00Z">
              <w:r>
                <w:t>Review, return and close Incident records</w:t>
              </w:r>
            </w:ins>
          </w:p>
          <w:p w14:paraId="39ABCC5D" w14:textId="43584701" w:rsidR="00CD65E5" w:rsidRPr="00323C34" w:rsidRDefault="00CD65E5" w:rsidP="00653A86">
            <w:pPr>
              <w:pStyle w:val="ListBullet"/>
            </w:pPr>
            <w:ins w:id="189" w:author="Shin Feng WONG" w:date="2026-06-16T03:22:00Z" w16du:dateUtc="2026-06-15T19:22:00Z">
              <w:r>
                <w:t xml:space="preserve">Review and </w:t>
              </w:r>
              <w:r w:rsidR="00C666B9">
                <w:t>authorise Broadcasts and Crisis Recalls</w:t>
              </w:r>
            </w:ins>
          </w:p>
        </w:tc>
      </w:tr>
      <w:tr w:rsidR="00607D2E" w:rsidRPr="00323C34" w14:paraId="09782ECC" w14:textId="77777777" w:rsidTr="57441F08">
        <w:trPr>
          <w:cantSplit/>
        </w:trPr>
        <w:tc>
          <w:tcPr>
            <w:tcW w:w="0" w:type="auto"/>
            <w:hideMark/>
          </w:tcPr>
          <w:p w14:paraId="4031F16B" w14:textId="77777777" w:rsidR="000E29BC" w:rsidRPr="00323C34" w:rsidRDefault="000E29BC" w:rsidP="000E29BC">
            <w:pPr>
              <w:spacing w:after="160"/>
            </w:pPr>
            <w:r w:rsidRPr="00323C34">
              <w:lastRenderedPageBreak/>
              <w:t>Duty Officer</w:t>
            </w:r>
          </w:p>
        </w:tc>
        <w:tc>
          <w:tcPr>
            <w:tcW w:w="0" w:type="auto"/>
            <w:hideMark/>
          </w:tcPr>
          <w:p w14:paraId="57075DE0" w14:textId="77777777" w:rsidR="000E29BC" w:rsidRPr="00323C34" w:rsidRDefault="000E29BC" w:rsidP="000E29BC">
            <w:pPr>
              <w:spacing w:after="160"/>
            </w:pPr>
            <w:r w:rsidRPr="00323C34">
              <w:t>Senior officer on shift, supervising Controllers. Covers Duty Manager responsibilities during periods of absence under role elevation</w:t>
            </w:r>
          </w:p>
        </w:tc>
        <w:tc>
          <w:tcPr>
            <w:tcW w:w="0" w:type="auto"/>
            <w:hideMark/>
          </w:tcPr>
          <w:p w14:paraId="02225635" w14:textId="77777777" w:rsidR="000E29BC" w:rsidRDefault="000E29BC" w:rsidP="00542769">
            <w:pPr>
              <w:pStyle w:val="ListBullet"/>
              <w:rPr>
                <w:ins w:id="190" w:author="Shin Feng WONG" w:date="2026-06-16T03:29:00Z" w16du:dateUtc="2026-06-15T19:29:00Z"/>
              </w:rPr>
            </w:pPr>
            <w:del w:id="191" w:author="Shin Feng WONG" w:date="2026-06-16T03:29:00Z" w16du:dateUtc="2026-06-15T19:29:00Z">
              <w:r w:rsidRPr="00323C34" w:rsidDel="00542769">
                <w:delText>Full</w:delText>
              </w:r>
            </w:del>
            <w:ins w:id="192" w:author="Shin Feng WONG" w:date="2026-06-16T03:29:00Z" w16du:dateUtc="2026-06-15T19:29:00Z">
              <w:r w:rsidR="00542769">
                <w:t>View and manage all operational records</w:t>
              </w:r>
            </w:ins>
          </w:p>
          <w:p w14:paraId="0A397271" w14:textId="77777777" w:rsidR="00542769" w:rsidRDefault="00542769" w:rsidP="00542769">
            <w:pPr>
              <w:pStyle w:val="ListBullet"/>
              <w:rPr>
                <w:ins w:id="193" w:author="Shin Feng WONG" w:date="2026-06-16T03:29:00Z" w16du:dateUtc="2026-06-15T19:29:00Z"/>
              </w:rPr>
            </w:pPr>
            <w:ins w:id="194" w:author="Shin Feng WONG" w:date="2026-06-16T03:29:00Z" w16du:dateUtc="2026-06-15T19:29:00Z">
              <w:r>
                <w:t>Assign and reassign responders and Task assignees</w:t>
              </w:r>
            </w:ins>
          </w:p>
          <w:p w14:paraId="7BC1A735" w14:textId="77777777" w:rsidR="00542769" w:rsidRDefault="00542769" w:rsidP="00542769">
            <w:pPr>
              <w:pStyle w:val="ListBullet"/>
              <w:rPr>
                <w:ins w:id="195" w:author="Shin Feng WONG" w:date="2026-06-16T03:29:00Z" w16du:dateUtc="2026-06-15T19:29:00Z"/>
              </w:rPr>
            </w:pPr>
            <w:ins w:id="196" w:author="Shin Feng WONG" w:date="2026-06-16T03:29:00Z" w16du:dateUtc="2026-06-15T19:29:00Z">
              <w:r>
                <w:t>Review and return Incident records</w:t>
              </w:r>
            </w:ins>
          </w:p>
          <w:p w14:paraId="50A94991" w14:textId="61E6388D" w:rsidR="007F4477" w:rsidRPr="00323C34" w:rsidRDefault="007F4477" w:rsidP="00452085">
            <w:pPr>
              <w:pStyle w:val="ListBullet"/>
            </w:pPr>
            <w:ins w:id="197" w:author="Shin Feng WONG" w:date="2026-06-16T03:29:00Z" w16du:dateUtc="2026-06-15T19:29:00Z">
              <w:r>
                <w:t>Exercise Duty Manager permissions when a</w:t>
              </w:r>
            </w:ins>
            <w:ins w:id="198" w:author="Shin Feng WONG" w:date="2026-06-16T03:30:00Z" w16du:dateUtc="2026-06-15T19:30:00Z">
              <w:r>
                <w:t>uthorised to cover the Duty Manager role</w:t>
              </w:r>
            </w:ins>
          </w:p>
        </w:tc>
      </w:tr>
      <w:tr w:rsidR="00607D2E" w:rsidRPr="00323C34" w14:paraId="5A942C42" w14:textId="77777777" w:rsidTr="57441F08">
        <w:trPr>
          <w:cantSplit/>
        </w:trPr>
        <w:tc>
          <w:tcPr>
            <w:tcW w:w="0" w:type="auto"/>
            <w:hideMark/>
          </w:tcPr>
          <w:p w14:paraId="62A809E5" w14:textId="77777777" w:rsidR="000E29BC" w:rsidRPr="00323C34" w:rsidRDefault="000E29BC" w:rsidP="000E29BC">
            <w:pPr>
              <w:spacing w:after="160"/>
            </w:pPr>
            <w:r w:rsidRPr="00323C34">
              <w:t>Controller</w:t>
            </w:r>
          </w:p>
        </w:tc>
        <w:tc>
          <w:tcPr>
            <w:tcW w:w="0" w:type="auto"/>
            <w:hideMark/>
          </w:tcPr>
          <w:p w14:paraId="63908276" w14:textId="634E9EFC" w:rsidR="000E29BC" w:rsidRPr="00323C34" w:rsidRDefault="000E29BC" w:rsidP="000E29BC">
            <w:pPr>
              <w:spacing w:after="160"/>
            </w:pPr>
            <w:r w:rsidRPr="00323C34">
              <w:t xml:space="preserve">Primary </w:t>
            </w:r>
            <w:r w:rsidR="00814C20" w:rsidRPr="00323C34">
              <w:rPr>
                <w:rFonts w:hint="eastAsia"/>
              </w:rPr>
              <w:t>IOH</w:t>
            </w:r>
            <w:r w:rsidRPr="00323C34">
              <w:t xml:space="preserve"> operator. Creates and manages incident and fault records, assigns Responders, routes tasks, and manages cases through to closure submission</w:t>
            </w:r>
          </w:p>
        </w:tc>
        <w:tc>
          <w:tcPr>
            <w:tcW w:w="0" w:type="auto"/>
            <w:hideMark/>
          </w:tcPr>
          <w:p w14:paraId="77AA3028" w14:textId="3A275E46" w:rsidR="000E29BC" w:rsidRDefault="000E29BC" w:rsidP="007F4477">
            <w:pPr>
              <w:pStyle w:val="ListBullet"/>
              <w:rPr>
                <w:ins w:id="199" w:author="Shin Feng WONG" w:date="2026-06-16T03:30:00Z" w16du:dateUtc="2026-06-15T19:30:00Z"/>
              </w:rPr>
            </w:pPr>
            <w:del w:id="200" w:author="Shin Feng WONG" w:date="2026-06-16T03:30:00Z" w16du:dateUtc="2026-06-15T19:30:00Z">
              <w:r w:rsidRPr="00323C34" w:rsidDel="007F4477">
                <w:delText>Full access to case modules</w:delText>
              </w:r>
              <w:r w:rsidR="00634899" w:rsidRPr="00323C34" w:rsidDel="007F4477">
                <w:rPr>
                  <w:rFonts w:hint="eastAsia"/>
                </w:rPr>
                <w:delText xml:space="preserve">, but </w:delText>
              </w:r>
              <w:r w:rsidRPr="00323C34" w:rsidDel="007F4477">
                <w:delText>cannot independently close incidents</w:delText>
              </w:r>
            </w:del>
            <w:ins w:id="201" w:author="Shin Feng WONG" w:date="2026-06-16T03:30:00Z" w16du:dateUtc="2026-06-15T19:30:00Z">
              <w:r w:rsidR="007F4477">
                <w:t xml:space="preserve">Create, view and update </w:t>
              </w:r>
            </w:ins>
            <w:ins w:id="202" w:author="Shin Feng WONG" w:date="2026-06-16T03:32:00Z" w16du:dateUtc="2026-06-15T19:32:00Z">
              <w:r w:rsidR="00082240">
                <w:t xml:space="preserve">operational </w:t>
              </w:r>
            </w:ins>
            <w:ins w:id="203" w:author="Shin Feng WONG" w:date="2026-06-16T03:30:00Z" w16du:dateUtc="2026-06-15T19:30:00Z">
              <w:r w:rsidR="007F4477">
                <w:t>records</w:t>
              </w:r>
            </w:ins>
          </w:p>
          <w:p w14:paraId="12F2E1C6" w14:textId="77777777" w:rsidR="007F4477" w:rsidRDefault="007F4477" w:rsidP="007F4477">
            <w:pPr>
              <w:pStyle w:val="ListBullet"/>
              <w:rPr>
                <w:ins w:id="204" w:author="Shin Feng WONG" w:date="2026-06-16T03:30:00Z" w16du:dateUtc="2026-06-15T19:30:00Z"/>
              </w:rPr>
            </w:pPr>
            <w:ins w:id="205" w:author="Shin Feng WONG" w:date="2026-06-16T03:30:00Z" w16du:dateUtc="2026-06-15T19:30:00Z">
              <w:r>
                <w:t>Assign Responders and Task assignees</w:t>
              </w:r>
            </w:ins>
          </w:p>
          <w:p w14:paraId="39E9D4C4" w14:textId="6EA1F221" w:rsidR="00452085" w:rsidRPr="00323C34" w:rsidRDefault="00452085" w:rsidP="00452085">
            <w:pPr>
              <w:pStyle w:val="ListBullet"/>
            </w:pPr>
            <w:ins w:id="206" w:author="Shin Feng WONG" w:date="2026-06-16T03:31:00Z" w16du:dateUtc="2026-06-15T19:31:00Z">
              <w:r>
                <w:t>Prepare and dispatch authorised Broadcasts</w:t>
              </w:r>
            </w:ins>
          </w:p>
        </w:tc>
      </w:tr>
      <w:tr w:rsidR="00607D2E" w:rsidRPr="00323C34" w14:paraId="1A0D2A87" w14:textId="77777777" w:rsidTr="57441F08">
        <w:trPr>
          <w:cantSplit/>
        </w:trPr>
        <w:tc>
          <w:tcPr>
            <w:tcW w:w="0" w:type="auto"/>
            <w:hideMark/>
          </w:tcPr>
          <w:p w14:paraId="0172BDA4" w14:textId="7D753CF4" w:rsidR="000E29BC" w:rsidRPr="00323C34" w:rsidRDefault="000E29BC" w:rsidP="000E29BC">
            <w:pPr>
              <w:spacing w:after="160"/>
            </w:pPr>
            <w:r w:rsidRPr="00323C34">
              <w:t>Responder</w:t>
            </w:r>
            <w:r w:rsidR="00DB7178" w:rsidRPr="00323C34">
              <w:rPr>
                <w:rFonts w:hint="eastAsia"/>
              </w:rPr>
              <w:t xml:space="preserve"> </w:t>
            </w:r>
          </w:p>
        </w:tc>
        <w:tc>
          <w:tcPr>
            <w:tcW w:w="0" w:type="auto"/>
            <w:hideMark/>
          </w:tcPr>
          <w:p w14:paraId="39C6E2F3" w14:textId="77777777" w:rsidR="000E29BC" w:rsidRDefault="000E29BC" w:rsidP="000E29BC">
            <w:pPr>
              <w:spacing w:after="160"/>
            </w:pPr>
            <w:r w:rsidRPr="00323C34">
              <w:t>Field personnel assigned by a Controller to respond to an incident or task. Logs field activities and updates response status milestones within assigned records only</w:t>
            </w:r>
          </w:p>
          <w:p w14:paraId="29E1F201" w14:textId="23DD6F14" w:rsidR="00AF55F0" w:rsidRPr="00323C34" w:rsidRDefault="00AF55F0" w:rsidP="000E29BC">
            <w:pPr>
              <w:spacing w:after="160"/>
            </w:pPr>
            <w:r w:rsidRPr="00AF55F0">
              <w:t>Assigning a Responder is optional. A Controller may complete and submit a record without one.</w:t>
            </w:r>
          </w:p>
        </w:tc>
        <w:tc>
          <w:tcPr>
            <w:tcW w:w="0" w:type="auto"/>
            <w:hideMark/>
          </w:tcPr>
          <w:p w14:paraId="31CA887D" w14:textId="77777777" w:rsidR="000E29BC" w:rsidRDefault="000E29BC" w:rsidP="008C6266">
            <w:pPr>
              <w:pStyle w:val="ListBullet"/>
              <w:rPr>
                <w:ins w:id="207" w:author="Shin Feng WONG" w:date="2026-06-16T03:33:00Z" w16du:dateUtc="2026-06-15T19:33:00Z"/>
              </w:rPr>
            </w:pPr>
            <w:del w:id="208" w:author="Shin Feng WONG" w:date="2026-06-16T03:33:00Z" w16du:dateUtc="2026-06-15T19:33:00Z">
              <w:r w:rsidRPr="00323C34" w:rsidDel="008C6266">
                <w:delText>Limited to assigned incident and task record segments</w:delText>
              </w:r>
            </w:del>
            <w:ins w:id="209" w:author="Shin Feng WONG" w:date="2026-06-16T03:33:00Z" w16du:dateUtc="2026-06-15T19:33:00Z">
              <w:r w:rsidR="008C6266">
                <w:t>View assigned Incidents and Tasks only</w:t>
              </w:r>
            </w:ins>
          </w:p>
          <w:p w14:paraId="5494B73F" w14:textId="77777777" w:rsidR="008C6266" w:rsidRDefault="008C6266" w:rsidP="008C6266">
            <w:pPr>
              <w:pStyle w:val="ListBullet"/>
              <w:rPr>
                <w:ins w:id="210" w:author="Shin Feng WONG" w:date="2026-06-16T03:33:00Z" w16du:dateUtc="2026-06-15T19:33:00Z"/>
              </w:rPr>
            </w:pPr>
            <w:ins w:id="211" w:author="Shin Feng WONG" w:date="2026-06-16T03:33:00Z" w16du:dateUtc="2026-06-15T19:33:00Z">
              <w:r>
                <w:t>Update response milestones and activity logs for assigned records</w:t>
              </w:r>
            </w:ins>
          </w:p>
          <w:p w14:paraId="5C0DD765" w14:textId="4F9AE284" w:rsidR="008C6266" w:rsidRPr="00323C34" w:rsidRDefault="008C6266" w:rsidP="00653A86">
            <w:pPr>
              <w:pStyle w:val="ListBullet"/>
            </w:pPr>
            <w:ins w:id="212" w:author="Shin Feng WONG" w:date="2026-06-16T03:33:00Z" w16du:dateUtc="2026-06-15T19:33:00Z">
              <w:r>
                <w:t>Submit task or incident response completion updates</w:t>
              </w:r>
            </w:ins>
          </w:p>
        </w:tc>
      </w:tr>
      <w:tr w:rsidR="00607D2E" w:rsidRPr="00323C34" w14:paraId="7067A8DE" w14:textId="77777777" w:rsidTr="57441F08">
        <w:trPr>
          <w:cantSplit/>
        </w:trPr>
        <w:tc>
          <w:tcPr>
            <w:tcW w:w="0" w:type="auto"/>
            <w:hideMark/>
          </w:tcPr>
          <w:p w14:paraId="06253D56" w14:textId="6A411191" w:rsidR="000E29BC" w:rsidRPr="00323C34" w:rsidRDefault="0077318A" w:rsidP="000E29BC">
            <w:pPr>
              <w:spacing w:after="160"/>
            </w:pPr>
            <w:ins w:id="213" w:author="Shin Feng WONG" w:date="2026-06-17T11:22:00Z" w16du:dateUtc="2026-06-17T03:22:00Z">
              <w:r>
                <w:t xml:space="preserve">SDC </w:t>
              </w:r>
            </w:ins>
            <w:r w:rsidR="000E29BC" w:rsidRPr="00323C34">
              <w:t>Stakeholder</w:t>
            </w:r>
          </w:p>
        </w:tc>
        <w:tc>
          <w:tcPr>
            <w:tcW w:w="0" w:type="auto"/>
            <w:hideMark/>
          </w:tcPr>
          <w:p w14:paraId="5DAEB9DF" w14:textId="77777777" w:rsidR="000E29BC" w:rsidRPr="00323C34" w:rsidRDefault="000E29BC" w:rsidP="000E29BC">
            <w:pPr>
              <w:spacing w:after="160"/>
            </w:pPr>
            <w:r>
              <w:t>SDC internal staff with read access to incident records relevant to their department or operational zone</w:t>
            </w:r>
          </w:p>
        </w:tc>
        <w:tc>
          <w:tcPr>
            <w:tcW w:w="0" w:type="auto"/>
            <w:hideMark/>
          </w:tcPr>
          <w:p w14:paraId="131D919B" w14:textId="0EEDE7D8" w:rsidR="000E29BC" w:rsidRPr="00323C34" w:rsidRDefault="000E29BC" w:rsidP="00653A86">
            <w:pPr>
              <w:pStyle w:val="ListBullet"/>
            </w:pPr>
            <w:r w:rsidRPr="00323C34">
              <w:t>View-only</w:t>
            </w:r>
            <w:r w:rsidR="000E75CD">
              <w:t xml:space="preserve"> for CMS Incident records under their purview</w:t>
            </w:r>
          </w:p>
        </w:tc>
      </w:tr>
      <w:tr w:rsidR="00607D2E" w:rsidRPr="00323C34" w14:paraId="647B8919" w14:textId="77777777" w:rsidTr="57441F08">
        <w:trPr>
          <w:cantSplit/>
        </w:trPr>
        <w:tc>
          <w:tcPr>
            <w:tcW w:w="0" w:type="auto"/>
            <w:hideMark/>
          </w:tcPr>
          <w:p w14:paraId="53C64A61" w14:textId="77777777" w:rsidR="000E29BC" w:rsidRPr="00323C34" w:rsidRDefault="000E29BC" w:rsidP="000E29BC">
            <w:pPr>
              <w:spacing w:after="160"/>
            </w:pPr>
            <w:r w:rsidRPr="00323C34">
              <w:t>Broadcast Recipient</w:t>
            </w:r>
          </w:p>
        </w:tc>
        <w:tc>
          <w:tcPr>
            <w:tcW w:w="0" w:type="auto"/>
            <w:hideMark/>
          </w:tcPr>
          <w:p w14:paraId="79203D48" w14:textId="77777777" w:rsidR="000E29BC" w:rsidRPr="00323C34" w:rsidRDefault="000E29BC" w:rsidP="000E29BC">
            <w:pPr>
              <w:spacing w:after="160"/>
            </w:pPr>
            <w:r w:rsidRPr="00323C34">
              <w:t>SDC staff or external stakeholders receiving incident broadcast notifications. No case creation or editing capability</w:t>
            </w:r>
          </w:p>
        </w:tc>
        <w:tc>
          <w:tcPr>
            <w:tcW w:w="0" w:type="auto"/>
            <w:hideMark/>
          </w:tcPr>
          <w:p w14:paraId="1C2BF5B5" w14:textId="77777777" w:rsidR="000E29BC" w:rsidRDefault="000E29BC" w:rsidP="00B103A7">
            <w:pPr>
              <w:pStyle w:val="ListBullet"/>
              <w:rPr>
                <w:ins w:id="214" w:author="Shin Feng WONG" w:date="2026-06-16T03:34:00Z" w16du:dateUtc="2026-06-15T19:34:00Z"/>
              </w:rPr>
            </w:pPr>
            <w:del w:id="215" w:author="Shin Feng WONG" w:date="2026-06-16T03:34:00Z" w16du:dateUtc="2026-06-15T19:34:00Z">
              <w:r w:rsidRPr="00323C34" w:rsidDel="00B103A7">
                <w:delText>Broadcast receipt only</w:delText>
              </w:r>
            </w:del>
            <w:ins w:id="216" w:author="Shin Feng WONG" w:date="2026-06-16T03:34:00Z" w16du:dateUtc="2026-06-15T19:34:00Z">
              <w:r w:rsidR="00B103A7">
                <w:t>Receive Broadcasts and notifications sent to configured recipient groups</w:t>
              </w:r>
            </w:ins>
          </w:p>
          <w:p w14:paraId="64DBEF63" w14:textId="511EDE68" w:rsidR="00B103A7" w:rsidRPr="00323C34" w:rsidRDefault="00B103A7" w:rsidP="007D391A">
            <w:pPr>
              <w:pStyle w:val="ListBullet"/>
            </w:pPr>
            <w:ins w:id="217" w:author="Shin Feng WONG" w:date="2026-06-16T03:34:00Z" w16du:dateUtc="2026-06-15T19:34:00Z">
              <w:r>
                <w:t>No CMS records access unless assigned another CMS role</w:t>
              </w:r>
            </w:ins>
          </w:p>
        </w:tc>
      </w:tr>
      <w:tr w:rsidR="00607D2E" w:rsidRPr="00323C34" w14:paraId="185485BF" w14:textId="77777777" w:rsidTr="57441F08">
        <w:trPr>
          <w:cantSplit/>
        </w:trPr>
        <w:tc>
          <w:tcPr>
            <w:tcW w:w="0" w:type="auto"/>
            <w:hideMark/>
          </w:tcPr>
          <w:p w14:paraId="72475FA4" w14:textId="67EE1F87" w:rsidR="000E29BC" w:rsidRPr="00323C34" w:rsidRDefault="000E29BC" w:rsidP="000E29BC">
            <w:pPr>
              <w:spacing w:after="160"/>
            </w:pPr>
            <w:r w:rsidRPr="00323C34">
              <w:lastRenderedPageBreak/>
              <w:t>Zone Manager</w:t>
            </w:r>
            <w:r w:rsidR="00C477C1">
              <w:t xml:space="preserve"> / </w:t>
            </w:r>
            <w:r w:rsidR="00CC49EF">
              <w:t>Contract Manager (Non-IFM)</w:t>
            </w:r>
          </w:p>
        </w:tc>
        <w:tc>
          <w:tcPr>
            <w:tcW w:w="0" w:type="auto"/>
            <w:hideMark/>
          </w:tcPr>
          <w:p w14:paraId="372D156F" w14:textId="5EAC32B8" w:rsidR="003C0249" w:rsidRPr="00323C34" w:rsidRDefault="003C0249" w:rsidP="000E29BC">
            <w:pPr>
              <w:spacing w:after="160"/>
            </w:pPr>
            <w:r>
              <w:t>SDC staff responsible for systems and assets outside of IFM purview</w:t>
            </w:r>
          </w:p>
        </w:tc>
        <w:tc>
          <w:tcPr>
            <w:tcW w:w="0" w:type="auto"/>
            <w:hideMark/>
          </w:tcPr>
          <w:p w14:paraId="579C0ABB" w14:textId="2B73D78F" w:rsidR="003C0249" w:rsidRPr="00323C34" w:rsidRDefault="003C0249" w:rsidP="00C06028">
            <w:pPr>
              <w:pStyle w:val="ListBullet"/>
              <w:ind w:left="360"/>
            </w:pPr>
            <w:r>
              <w:t>Read-only access to incident records relevant to their assigned systems or assets</w:t>
            </w:r>
          </w:p>
        </w:tc>
      </w:tr>
      <w:tr w:rsidR="00607D2E" w:rsidRPr="00323C34" w14:paraId="3D844B66" w14:textId="77777777" w:rsidTr="57441F08">
        <w:trPr>
          <w:cantSplit/>
        </w:trPr>
        <w:tc>
          <w:tcPr>
            <w:tcW w:w="0" w:type="auto"/>
          </w:tcPr>
          <w:p w14:paraId="40139DC2" w14:textId="72A6437A" w:rsidR="00CA034B" w:rsidRPr="00323C34" w:rsidRDefault="00634899" w:rsidP="000E29BC">
            <w:r w:rsidRPr="00323C34">
              <w:t>Operational Resilience Analyst</w:t>
            </w:r>
          </w:p>
        </w:tc>
        <w:tc>
          <w:tcPr>
            <w:tcW w:w="0" w:type="auto"/>
          </w:tcPr>
          <w:p w14:paraId="4B97FB89" w14:textId="1621657D" w:rsidR="00CA034B" w:rsidRPr="00323C34" w:rsidRDefault="00634899" w:rsidP="000E29BC">
            <w:r w:rsidRPr="00323C34">
              <w:rPr>
                <w:rFonts w:hint="eastAsia"/>
              </w:rPr>
              <w:t xml:space="preserve">Read </w:t>
            </w:r>
            <w:r w:rsidRPr="00323C34">
              <w:t xml:space="preserve">access to </w:t>
            </w:r>
            <w:commentRangeStart w:id="218"/>
            <w:commentRangeStart w:id="219"/>
            <w:r w:rsidRPr="00323C34">
              <w:t>incident r</w:t>
            </w:r>
            <w:commentRangeEnd w:id="218"/>
            <w:r w:rsidR="00D811FE" w:rsidRPr="00323C34">
              <w:rPr>
                <w:rStyle w:val="CommentReference"/>
                <w:sz w:val="22"/>
                <w:szCs w:val="24"/>
              </w:rPr>
              <w:commentReference w:id="218"/>
            </w:r>
            <w:commentRangeEnd w:id="219"/>
            <w:r w:rsidRPr="00323C34">
              <w:rPr>
                <w:rStyle w:val="CommentReference"/>
                <w:sz w:val="22"/>
                <w:szCs w:val="24"/>
              </w:rPr>
              <w:commentReference w:id="219"/>
            </w:r>
            <w:r w:rsidRPr="00323C34">
              <w:t>ecords for post-incident classification, tagging, and trend analysis. Does not create or edit operational records</w:t>
            </w:r>
          </w:p>
        </w:tc>
        <w:tc>
          <w:tcPr>
            <w:tcW w:w="0" w:type="auto"/>
          </w:tcPr>
          <w:p w14:paraId="62DAE3AE" w14:textId="6A635D5A" w:rsidR="00634899" w:rsidRPr="00323C34" w:rsidRDefault="00634899" w:rsidP="00634899">
            <w:pPr>
              <w:pStyle w:val="ListBullet"/>
              <w:ind w:left="360"/>
            </w:pPr>
            <w:r w:rsidRPr="00323C34">
              <w:t xml:space="preserve">Read-only access to </w:t>
            </w:r>
            <w:del w:id="220" w:author="Shin Feng WONG" w:date="2026-06-16T03:32:00Z" w16du:dateUtc="2026-06-15T19:32:00Z">
              <w:r w:rsidRPr="00323C34" w:rsidDel="00DC5A70">
                <w:delText xml:space="preserve">incident </w:delText>
              </w:r>
            </w:del>
            <w:ins w:id="221" w:author="Shin Feng WONG" w:date="2026-06-16T03:32:00Z" w16du:dateUtc="2026-06-15T19:32:00Z">
              <w:r w:rsidR="00DC5A70">
                <w:t>operational</w:t>
              </w:r>
              <w:r w:rsidR="00DC5A70" w:rsidRPr="00323C34">
                <w:t xml:space="preserve"> </w:t>
              </w:r>
            </w:ins>
            <w:r w:rsidRPr="00323C34">
              <w:t>records</w:t>
            </w:r>
          </w:p>
          <w:p w14:paraId="1AC340C2" w14:textId="36C233C3" w:rsidR="00634899" w:rsidRDefault="00634899" w:rsidP="00634899">
            <w:pPr>
              <w:pStyle w:val="ListBullet"/>
              <w:ind w:left="360"/>
              <w:rPr>
                <w:ins w:id="222" w:author="Shin Feng WONG" w:date="2026-06-16T03:32:00Z" w16du:dateUtc="2026-06-15T19:32:00Z"/>
              </w:rPr>
            </w:pPr>
            <w:r w:rsidRPr="00323C34">
              <w:rPr>
                <w:rFonts w:hint="eastAsia"/>
              </w:rPr>
              <w:t>I</w:t>
            </w:r>
            <w:r w:rsidRPr="00323C34">
              <w:t>ncident tagging and classification</w:t>
            </w:r>
          </w:p>
          <w:p w14:paraId="494BA0E5" w14:textId="66BE8D67" w:rsidR="00DC5A70" w:rsidRPr="00323C34" w:rsidRDefault="00DC5A70" w:rsidP="00634899">
            <w:pPr>
              <w:pStyle w:val="ListBullet"/>
              <w:ind w:left="360"/>
            </w:pPr>
            <w:ins w:id="223" w:author="Shin Feng WONG" w:date="2026-06-16T03:32:00Z" w16du:dateUtc="2026-06-15T19:32:00Z">
              <w:r>
                <w:t>Access to operational statistics</w:t>
              </w:r>
            </w:ins>
          </w:p>
          <w:p w14:paraId="20998B5E" w14:textId="19650E12" w:rsidR="00CA034B" w:rsidRPr="00323C34" w:rsidRDefault="00634899" w:rsidP="00634899">
            <w:pPr>
              <w:pStyle w:val="ListBullet"/>
              <w:ind w:left="360"/>
            </w:pPr>
            <w:r w:rsidRPr="00323C34">
              <w:rPr>
                <w:rFonts w:hint="eastAsia"/>
              </w:rPr>
              <w:t>B</w:t>
            </w:r>
            <w:r w:rsidRPr="00323C34">
              <w:t>ulk data export in CSV format</w:t>
            </w:r>
          </w:p>
        </w:tc>
      </w:tr>
      <w:tr w:rsidR="00713B70" w:rsidRPr="00323C34" w14:paraId="2D9B288A" w14:textId="77777777" w:rsidTr="57441F08">
        <w:trPr>
          <w:cantSplit/>
        </w:trPr>
        <w:tc>
          <w:tcPr>
            <w:tcW w:w="0" w:type="auto"/>
          </w:tcPr>
          <w:p w14:paraId="2F4AB52F" w14:textId="7E990C72" w:rsidR="00713B70" w:rsidRPr="00323C34" w:rsidRDefault="00713B70" w:rsidP="000E29BC">
            <w:commentRangeStart w:id="224"/>
            <w:del w:id="225" w:author="Shin Feng WONG" w:date="2026-06-17T10:41:00Z" w16du:dateUtc="2026-06-17T02:41:00Z">
              <w:r w:rsidDel="00075E24">
                <w:delText>Non-</w:delText>
              </w:r>
            </w:del>
            <w:r>
              <w:t xml:space="preserve">SDC </w:t>
            </w:r>
            <w:r w:rsidR="00A01E95">
              <w:t>Term-Contractor</w:t>
            </w:r>
            <w:ins w:id="226" w:author="Shin Feng WONG" w:date="2026-06-17T10:45:00Z" w16du:dateUtc="2026-06-17T02:45:00Z">
              <w:r w:rsidR="00085B49">
                <w:t xml:space="preserve"> </w:t>
              </w:r>
            </w:ins>
            <w:commentRangeEnd w:id="224"/>
            <w:r w:rsidR="00D811FE">
              <w:rPr>
                <w:rStyle w:val="CommentReference"/>
                <w:sz w:val="22"/>
                <w:szCs w:val="24"/>
              </w:rPr>
              <w:commentReference w:id="224"/>
            </w:r>
            <w:ins w:id="227" w:author="Shin Feng WONG" w:date="2026-06-17T10:46:00Z" w16du:dateUtc="2026-06-17T02:46:00Z">
              <w:r w:rsidR="00475BB2">
                <w:t>(NOP Applicant)</w:t>
              </w:r>
            </w:ins>
          </w:p>
        </w:tc>
        <w:tc>
          <w:tcPr>
            <w:tcW w:w="0" w:type="auto"/>
          </w:tcPr>
          <w:p w14:paraId="2370B233" w14:textId="1741949E" w:rsidR="00A01E95" w:rsidRDefault="00A01E95" w:rsidP="00A01E95">
            <w:r>
              <w:t>Island operators and term contractors with a regular operational presence on Sentosa Island, including bus operators (Strides, Tower Transit), facilities management contractors (IFM), and other SDC-engaged entities.</w:t>
            </w:r>
          </w:p>
          <w:p w14:paraId="6015A802" w14:textId="6F94EF31" w:rsidR="00713B70" w:rsidRPr="00323C34" w:rsidRDefault="00713B70" w:rsidP="00A01E95"/>
        </w:tc>
        <w:tc>
          <w:tcPr>
            <w:tcW w:w="0" w:type="auto"/>
          </w:tcPr>
          <w:p w14:paraId="39DB500F" w14:textId="05845B89" w:rsidR="007E1B0A" w:rsidRPr="00323C34" w:rsidRDefault="00702B9D" w:rsidP="00475BB2">
            <w:pPr>
              <w:pStyle w:val="ListBullet"/>
              <w:ind w:left="360"/>
            </w:pPr>
            <w:r>
              <w:t>NOP a</w:t>
            </w:r>
            <w:r w:rsidR="00A01E95">
              <w:t>pplication submission, document upload</w:t>
            </w:r>
            <w:del w:id="228" w:author="Shin Feng WONG" w:date="2026-06-16T03:33:00Z" w16du:dateUtc="2026-06-15T19:33:00Z">
              <w:r w:rsidR="00A01E95" w:rsidDel="008C6266">
                <w:delText xml:space="preserve"> (MOS, RA, Workers List</w:delText>
              </w:r>
            </w:del>
            <w:r w:rsidR="00A01E95">
              <w:t>), and application status tracking</w:t>
            </w:r>
          </w:p>
        </w:tc>
      </w:tr>
      <w:tr w:rsidR="00085B49" w:rsidRPr="00323C34" w14:paraId="75E31B54" w14:textId="77777777" w:rsidTr="57441F08">
        <w:trPr>
          <w:cantSplit/>
          <w:ins w:id="229" w:author="Shin Feng WONG" w:date="2026-06-17T10:45:00Z" w16du:dateUtc="2026-06-17T02:45:00Z"/>
        </w:trPr>
        <w:tc>
          <w:tcPr>
            <w:tcW w:w="0" w:type="auto"/>
          </w:tcPr>
          <w:p w14:paraId="010BAB7C" w14:textId="1BBA910A" w:rsidR="00085B49" w:rsidDel="00075E24" w:rsidRDefault="00085B49" w:rsidP="000E29BC">
            <w:pPr>
              <w:rPr>
                <w:ins w:id="230" w:author="Shin Feng WONG" w:date="2026-06-17T10:45:00Z" w16du:dateUtc="2026-06-17T02:45:00Z"/>
              </w:rPr>
            </w:pPr>
            <w:ins w:id="231" w:author="Shin Feng WONG" w:date="2026-06-17T10:45:00Z" w16du:dateUtc="2026-06-17T02:45:00Z">
              <w:r>
                <w:t xml:space="preserve">SDC </w:t>
              </w:r>
            </w:ins>
            <w:ins w:id="232" w:author="Shin Feng WONG" w:date="2026-06-17T10:46:00Z" w16du:dateUtc="2026-06-17T02:46:00Z">
              <w:r w:rsidR="00475BB2">
                <w:t>Term-Contractor (NOP Approver)</w:t>
              </w:r>
            </w:ins>
          </w:p>
        </w:tc>
        <w:tc>
          <w:tcPr>
            <w:tcW w:w="0" w:type="auto"/>
          </w:tcPr>
          <w:p w14:paraId="37BE6C78" w14:textId="5336DE72" w:rsidR="00085B49" w:rsidRDefault="007821EC" w:rsidP="00A01E95">
            <w:pPr>
              <w:rPr>
                <w:ins w:id="233" w:author="Shin Feng WONG" w:date="2026-06-17T10:45:00Z" w16du:dateUtc="2026-06-17T02:45:00Z"/>
              </w:rPr>
            </w:pPr>
            <w:ins w:id="234" w:author="Shin Feng WONG" w:date="2026-06-17T10:47:00Z" w16du:dateUtc="2026-06-17T02:47:00Z">
              <w:r>
                <w:t>Island operator and term contractors that requ</w:t>
              </w:r>
            </w:ins>
            <w:ins w:id="235" w:author="Shin Feng WONG" w:date="2026-06-17T10:48:00Z" w16du:dateUtc="2026-06-17T02:48:00Z">
              <w:r>
                <w:t xml:space="preserve">ire elevated rights in the NOP module to review and approve </w:t>
              </w:r>
              <w:r w:rsidR="00EE337E">
                <w:t>NOP applications.</w:t>
              </w:r>
            </w:ins>
          </w:p>
        </w:tc>
        <w:tc>
          <w:tcPr>
            <w:tcW w:w="0" w:type="auto"/>
          </w:tcPr>
          <w:p w14:paraId="5DD1B7DC" w14:textId="443572C0" w:rsidR="00E04860" w:rsidRDefault="00D338EC" w:rsidP="003C0249">
            <w:pPr>
              <w:pStyle w:val="ListBullet"/>
              <w:ind w:left="360"/>
              <w:rPr>
                <w:ins w:id="236" w:author="Shin Feng WONG" w:date="2026-06-17T10:56:00Z" w16du:dateUtc="2026-06-17T02:56:00Z"/>
              </w:rPr>
            </w:pPr>
            <w:ins w:id="237" w:author="Shin Feng WONG" w:date="2026-06-17T10:57:00Z" w16du:dateUtc="2026-06-17T02:57:00Z">
              <w:r>
                <w:t>NOP application submission, document upload), and application status tracking</w:t>
              </w:r>
            </w:ins>
          </w:p>
          <w:p w14:paraId="1F5408D2" w14:textId="550C8EDE" w:rsidR="00085B49" w:rsidRDefault="00971436" w:rsidP="003C0249">
            <w:pPr>
              <w:pStyle w:val="ListBullet"/>
              <w:ind w:left="360"/>
              <w:rPr>
                <w:ins w:id="238" w:author="Shin Feng WONG" w:date="2026-06-17T10:45:00Z" w16du:dateUtc="2026-06-17T02:45:00Z"/>
              </w:rPr>
            </w:pPr>
            <w:ins w:id="239" w:author="Shin Feng WONG" w:date="2026-06-17T10:47:00Z" w16du:dateUtc="2026-06-17T02:47:00Z">
              <w:r>
                <w:t>NOP application reviewing</w:t>
              </w:r>
              <w:r w:rsidR="007821EC">
                <w:t xml:space="preserve"> and approval</w:t>
              </w:r>
            </w:ins>
          </w:p>
        </w:tc>
      </w:tr>
    </w:tbl>
    <w:p w14:paraId="428C9A12" w14:textId="729ABCA0" w:rsidR="005F51F8" w:rsidRPr="00323C34" w:rsidRDefault="005F51F8" w:rsidP="006C258F">
      <w:pPr>
        <w:pStyle w:val="Heading2"/>
      </w:pPr>
      <w:bookmarkStart w:id="240" w:name="_Toc232496774"/>
      <w:r w:rsidRPr="00323C34">
        <w:rPr>
          <w:rFonts w:hint="eastAsia"/>
        </w:rPr>
        <w:t>Duty Officer Role Elevation</w:t>
      </w:r>
      <w:bookmarkEnd w:id="240"/>
    </w:p>
    <w:p w14:paraId="500C68BE" w14:textId="77777777" w:rsidR="004F2FD7" w:rsidRDefault="00BB1118" w:rsidP="00BB1118">
      <w:r w:rsidRPr="00323C34">
        <w:t>The Duty Officer may be elevated to cover Duty Manager responsibilities during the Duty Manager's absence. In the elevated state, the Duty Officer holds identical permissions to the Duty Manager.</w:t>
      </w:r>
    </w:p>
    <w:p w14:paraId="25BC9675" w14:textId="5661B3E7" w:rsidR="00CC5C53" w:rsidRPr="00323C34" w:rsidRDefault="004F2FD7" w:rsidP="00BB1118">
      <w:r>
        <w:t xml:space="preserve">Elevation will </w:t>
      </w:r>
      <w:r w:rsidR="000E75CD">
        <w:t>apply</w:t>
      </w:r>
      <w:r>
        <w:t xml:space="preserve"> as a long-term role configuration on a named user. In the case where an elevated Duty Manager is unable to close an incident they created in a prior shift, the incident is closed by the next shift’s Duty Manager.</w:t>
      </w:r>
    </w:p>
    <w:p w14:paraId="0A142203" w14:textId="0376BF7B" w:rsidR="00C2267E" w:rsidRDefault="00C2267E" w:rsidP="00BB1118">
      <w:pPr>
        <w:sectPr w:rsidR="00C2267E" w:rsidSect="002546B1">
          <w:headerReference w:type="default" r:id="rId16"/>
          <w:footerReference w:type="default" r:id="rId17"/>
          <w:pgSz w:w="11906" w:h="16838"/>
          <w:pgMar w:top="1440" w:right="1440" w:bottom="1440" w:left="1440" w:header="708" w:footer="708" w:gutter="0"/>
          <w:cols w:space="708"/>
          <w:docGrid w:linePitch="360"/>
        </w:sectPr>
      </w:pPr>
    </w:p>
    <w:p w14:paraId="5DE9F6DD" w14:textId="4F2AEDAC" w:rsidR="00BB1118" w:rsidRPr="00323C34" w:rsidRDefault="00BB1118" w:rsidP="006C258F">
      <w:pPr>
        <w:pStyle w:val="Heading2"/>
      </w:pPr>
      <w:bookmarkStart w:id="241" w:name="_Toc232496775"/>
      <w:r w:rsidRPr="00323C34">
        <w:rPr>
          <w:rFonts w:hint="eastAsia"/>
        </w:rPr>
        <w:lastRenderedPageBreak/>
        <w:t>Role and S</w:t>
      </w:r>
      <w:r w:rsidRPr="00323C34">
        <w:t>t</w:t>
      </w:r>
      <w:r w:rsidRPr="00323C34">
        <w:rPr>
          <w:rFonts w:hint="eastAsia"/>
        </w:rPr>
        <w:t>atus Action Matrix</w:t>
      </w:r>
      <w:bookmarkEnd w:id="241"/>
    </w:p>
    <w:p w14:paraId="6026FB7A" w14:textId="718584FA" w:rsidR="00BB1118" w:rsidRPr="00323C34" w:rsidRDefault="00BB1118" w:rsidP="006C258F">
      <w:pPr>
        <w:pStyle w:val="Heading3"/>
      </w:pPr>
      <w:bookmarkStart w:id="242" w:name="_Toc232496776"/>
      <w:r w:rsidRPr="00323C34">
        <w:rPr>
          <w:rFonts w:hint="eastAsia"/>
        </w:rPr>
        <w:t>Incident Mana</w:t>
      </w:r>
      <w:r w:rsidR="00647721" w:rsidRPr="00323C34">
        <w:rPr>
          <w:rFonts w:hint="eastAsia"/>
        </w:rPr>
        <w:t>gement</w:t>
      </w:r>
      <w:bookmarkEnd w:id="242"/>
    </w:p>
    <w:p w14:paraId="4588BD70" w14:textId="36D5E8DF" w:rsidR="00647721" w:rsidRPr="00323C34" w:rsidRDefault="00647721" w:rsidP="00647721">
      <w:r w:rsidRPr="00323C34">
        <w:t>Incident records progress through the following statuses</w:t>
      </w:r>
      <w:r w:rsidR="0083044C" w:rsidRPr="00323C34">
        <w:rPr>
          <w:rFonts w:hint="eastAsia"/>
        </w:rPr>
        <w:t xml:space="preserve"> on the table header from </w:t>
      </w:r>
      <w:r w:rsidR="0083044C" w:rsidRPr="00323C34">
        <w:t>left</w:t>
      </w:r>
      <w:r w:rsidR="0083044C" w:rsidRPr="00323C34">
        <w:rPr>
          <w:rFonts w:hint="eastAsia"/>
        </w:rPr>
        <w:t xml:space="preserve"> to right</w:t>
      </w:r>
      <w:r w:rsidRPr="00323C34">
        <w:t>:</w:t>
      </w:r>
    </w:p>
    <w:tbl>
      <w:tblPr>
        <w:tblStyle w:val="TableGrid"/>
        <w:tblW w:w="0" w:type="auto"/>
        <w:tblLook w:val="04A0" w:firstRow="1" w:lastRow="0" w:firstColumn="1" w:lastColumn="0" w:noHBand="0" w:noVBand="1"/>
      </w:tblPr>
      <w:tblGrid>
        <w:gridCol w:w="1370"/>
        <w:gridCol w:w="1702"/>
        <w:gridCol w:w="1702"/>
        <w:gridCol w:w="1729"/>
        <w:gridCol w:w="1594"/>
        <w:gridCol w:w="1359"/>
        <w:gridCol w:w="1821"/>
        <w:gridCol w:w="1496"/>
        <w:gridCol w:w="1175"/>
      </w:tblGrid>
      <w:tr w:rsidR="000223CF" w:rsidRPr="00323C34" w14:paraId="58DE5CCC" w14:textId="77777777" w:rsidTr="000223CF">
        <w:trPr>
          <w:cantSplit/>
          <w:tblHeader/>
        </w:trPr>
        <w:tc>
          <w:tcPr>
            <w:tcW w:w="0" w:type="auto"/>
            <w:shd w:val="clear" w:color="auto" w:fill="0070C0"/>
            <w:hideMark/>
          </w:tcPr>
          <w:p w14:paraId="1A291544" w14:textId="77777777" w:rsidR="000223CF" w:rsidRPr="00323C34" w:rsidRDefault="000223CF" w:rsidP="00FD6563">
            <w:pPr>
              <w:spacing w:after="160"/>
              <w:rPr>
                <w:b/>
                <w:bCs/>
                <w:color w:val="FFFFFF" w:themeColor="background1"/>
              </w:rPr>
            </w:pPr>
            <w:r w:rsidRPr="00323C34">
              <w:rPr>
                <w:b/>
                <w:bCs/>
                <w:color w:val="FFFFFF" w:themeColor="background1"/>
              </w:rPr>
              <w:t>Role</w:t>
            </w:r>
          </w:p>
        </w:tc>
        <w:tc>
          <w:tcPr>
            <w:tcW w:w="0" w:type="auto"/>
            <w:shd w:val="clear" w:color="auto" w:fill="0070C0"/>
            <w:hideMark/>
          </w:tcPr>
          <w:p w14:paraId="35218B66" w14:textId="77777777" w:rsidR="000223CF" w:rsidRPr="00323C34" w:rsidRDefault="000223CF" w:rsidP="00FD6563">
            <w:pPr>
              <w:spacing w:after="160"/>
              <w:rPr>
                <w:b/>
                <w:bCs/>
                <w:color w:val="FFFFFF" w:themeColor="background1"/>
              </w:rPr>
            </w:pPr>
            <w:r w:rsidRPr="00323C34">
              <w:rPr>
                <w:b/>
                <w:bCs/>
                <w:color w:val="FFFFFF" w:themeColor="background1"/>
              </w:rPr>
              <w:t>Live</w:t>
            </w:r>
          </w:p>
        </w:tc>
        <w:tc>
          <w:tcPr>
            <w:tcW w:w="0" w:type="auto"/>
            <w:shd w:val="clear" w:color="auto" w:fill="0070C0"/>
          </w:tcPr>
          <w:p w14:paraId="7CDBFA8B" w14:textId="1D7CA546" w:rsidR="000223CF" w:rsidRPr="00323C34" w:rsidRDefault="000223CF" w:rsidP="00FD6563">
            <w:pPr>
              <w:spacing w:after="160"/>
              <w:rPr>
                <w:b/>
                <w:bCs/>
                <w:color w:val="FFFFFF" w:themeColor="background1"/>
              </w:rPr>
            </w:pPr>
            <w:r>
              <w:rPr>
                <w:b/>
                <w:bCs/>
                <w:color w:val="FFFFFF" w:themeColor="background1"/>
              </w:rPr>
              <w:t>Live (Assigned)</w:t>
            </w:r>
          </w:p>
        </w:tc>
        <w:tc>
          <w:tcPr>
            <w:tcW w:w="0" w:type="auto"/>
            <w:shd w:val="clear" w:color="auto" w:fill="0070C0"/>
            <w:hideMark/>
          </w:tcPr>
          <w:p w14:paraId="62ED9CA6" w14:textId="2051CAC0" w:rsidR="000223CF" w:rsidRPr="00323C34" w:rsidRDefault="000223CF" w:rsidP="00FD6563">
            <w:pPr>
              <w:spacing w:after="160"/>
              <w:rPr>
                <w:b/>
                <w:bCs/>
                <w:color w:val="FFFFFF" w:themeColor="background1"/>
              </w:rPr>
            </w:pPr>
            <w:r w:rsidRPr="00323C34">
              <w:rPr>
                <w:b/>
                <w:bCs/>
                <w:color w:val="FFFFFF" w:themeColor="background1"/>
              </w:rPr>
              <w:t>Live (Acknowledged)</w:t>
            </w:r>
          </w:p>
        </w:tc>
        <w:tc>
          <w:tcPr>
            <w:tcW w:w="0" w:type="auto"/>
            <w:shd w:val="clear" w:color="auto" w:fill="0070C0"/>
            <w:hideMark/>
          </w:tcPr>
          <w:p w14:paraId="509F68EA" w14:textId="0301137A" w:rsidR="000223CF" w:rsidRPr="00323C34" w:rsidRDefault="000223CF" w:rsidP="00FD6563">
            <w:pPr>
              <w:spacing w:after="160"/>
              <w:rPr>
                <w:b/>
                <w:bCs/>
                <w:color w:val="FFFFFF" w:themeColor="background1"/>
              </w:rPr>
            </w:pPr>
            <w:r w:rsidRPr="00323C34">
              <w:rPr>
                <w:b/>
                <w:bCs/>
                <w:color w:val="FFFFFF" w:themeColor="background1"/>
              </w:rPr>
              <w:t>Live (On-Site) / Live (</w:t>
            </w:r>
            <w:r>
              <w:rPr>
                <w:b/>
                <w:bCs/>
                <w:color w:val="FFFFFF" w:themeColor="background1"/>
              </w:rPr>
              <w:t>Incomplete</w:t>
            </w:r>
            <w:r w:rsidRPr="00323C34">
              <w:rPr>
                <w:b/>
                <w:bCs/>
                <w:color w:val="FFFFFF" w:themeColor="background1"/>
              </w:rPr>
              <w:t>)</w:t>
            </w:r>
          </w:p>
        </w:tc>
        <w:tc>
          <w:tcPr>
            <w:tcW w:w="0" w:type="auto"/>
            <w:shd w:val="clear" w:color="auto" w:fill="0070C0"/>
            <w:hideMark/>
          </w:tcPr>
          <w:p w14:paraId="0E88C655" w14:textId="3AB88D5A" w:rsidR="000223CF" w:rsidRPr="00323C34" w:rsidRDefault="000223CF" w:rsidP="00FD6563">
            <w:pPr>
              <w:spacing w:after="160"/>
              <w:rPr>
                <w:b/>
                <w:bCs/>
                <w:color w:val="FFFFFF" w:themeColor="background1"/>
              </w:rPr>
            </w:pPr>
            <w:r w:rsidRPr="00323C34">
              <w:rPr>
                <w:b/>
                <w:bCs/>
                <w:color w:val="FFFFFF" w:themeColor="background1"/>
              </w:rPr>
              <w:t>Live (Completed)</w:t>
            </w:r>
          </w:p>
        </w:tc>
        <w:tc>
          <w:tcPr>
            <w:tcW w:w="0" w:type="auto"/>
            <w:shd w:val="clear" w:color="auto" w:fill="0070C0"/>
            <w:hideMark/>
          </w:tcPr>
          <w:p w14:paraId="302D5EE1" w14:textId="5B54E6B1" w:rsidR="000223CF" w:rsidRPr="00323C34" w:rsidRDefault="000223CF" w:rsidP="00FD6563">
            <w:pPr>
              <w:spacing w:after="160"/>
              <w:rPr>
                <w:b/>
                <w:bCs/>
                <w:color w:val="FFFFFF" w:themeColor="background1"/>
              </w:rPr>
            </w:pPr>
            <w:r>
              <w:rPr>
                <w:b/>
                <w:bCs/>
                <w:color w:val="FFFFFF" w:themeColor="background1"/>
              </w:rPr>
              <w:t>Pending Endorsement</w:t>
            </w:r>
          </w:p>
        </w:tc>
        <w:tc>
          <w:tcPr>
            <w:tcW w:w="0" w:type="auto"/>
            <w:shd w:val="clear" w:color="auto" w:fill="0070C0"/>
            <w:hideMark/>
          </w:tcPr>
          <w:p w14:paraId="579DB9D3" w14:textId="77777777" w:rsidR="000223CF" w:rsidRPr="00323C34" w:rsidRDefault="000223CF" w:rsidP="00FD6563">
            <w:pPr>
              <w:spacing w:after="160"/>
              <w:rPr>
                <w:b/>
                <w:bCs/>
                <w:color w:val="FFFFFF" w:themeColor="background1"/>
              </w:rPr>
            </w:pPr>
            <w:r w:rsidRPr="00323C34">
              <w:rPr>
                <w:b/>
                <w:bCs/>
                <w:color w:val="FFFFFF" w:themeColor="background1"/>
              </w:rPr>
              <w:t>Returned</w:t>
            </w:r>
          </w:p>
        </w:tc>
        <w:tc>
          <w:tcPr>
            <w:tcW w:w="0" w:type="auto"/>
            <w:shd w:val="clear" w:color="auto" w:fill="0070C0"/>
            <w:hideMark/>
          </w:tcPr>
          <w:p w14:paraId="58EEB68E" w14:textId="77777777" w:rsidR="000223CF" w:rsidRPr="00323C34" w:rsidRDefault="000223CF" w:rsidP="00FD6563">
            <w:pPr>
              <w:spacing w:after="160"/>
              <w:rPr>
                <w:b/>
                <w:bCs/>
                <w:color w:val="FFFFFF" w:themeColor="background1"/>
              </w:rPr>
            </w:pPr>
            <w:r w:rsidRPr="00323C34">
              <w:rPr>
                <w:b/>
                <w:bCs/>
                <w:color w:val="FFFFFF" w:themeColor="background1"/>
              </w:rPr>
              <w:t>Closed</w:t>
            </w:r>
          </w:p>
        </w:tc>
      </w:tr>
      <w:tr w:rsidR="000223CF" w:rsidRPr="00323C34" w14:paraId="6AB0C150" w14:textId="77777777" w:rsidTr="000223CF">
        <w:trPr>
          <w:cantSplit/>
        </w:trPr>
        <w:tc>
          <w:tcPr>
            <w:tcW w:w="0" w:type="auto"/>
            <w:hideMark/>
          </w:tcPr>
          <w:p w14:paraId="30568E31" w14:textId="77777777" w:rsidR="000223CF" w:rsidRPr="00323C34" w:rsidRDefault="000223CF" w:rsidP="00FD6563">
            <w:pPr>
              <w:spacing w:after="160"/>
            </w:pPr>
            <w:r w:rsidRPr="00323C34">
              <w:t>Controller</w:t>
            </w:r>
          </w:p>
        </w:tc>
        <w:tc>
          <w:tcPr>
            <w:tcW w:w="0" w:type="auto"/>
            <w:hideMark/>
          </w:tcPr>
          <w:p w14:paraId="08590AA5" w14:textId="156EA08C" w:rsidR="000223CF" w:rsidRPr="00323C34" w:rsidRDefault="000223CF" w:rsidP="00D85DAA">
            <w:pPr>
              <w:pStyle w:val="ListBullet"/>
              <w:ind w:left="360"/>
            </w:pPr>
            <w:r w:rsidRPr="00323C34">
              <w:t>View</w:t>
            </w:r>
          </w:p>
          <w:p w14:paraId="75AE0D39" w14:textId="77777777" w:rsidR="000223CF" w:rsidRPr="00323C34" w:rsidRDefault="000223CF" w:rsidP="00C60DF6">
            <w:pPr>
              <w:pStyle w:val="ListBullet"/>
              <w:ind w:left="360"/>
            </w:pPr>
            <w:r w:rsidRPr="00323C34">
              <w:t>Edit</w:t>
            </w:r>
          </w:p>
          <w:p w14:paraId="1C1B0775" w14:textId="77777777" w:rsidR="000223CF" w:rsidRPr="00323C34" w:rsidRDefault="000223CF" w:rsidP="00C60DF6">
            <w:pPr>
              <w:pStyle w:val="ListBullet"/>
              <w:ind w:left="360"/>
            </w:pPr>
            <w:r w:rsidRPr="00323C34">
              <w:t>Assign Responder</w:t>
            </w:r>
          </w:p>
          <w:p w14:paraId="02F6374A" w14:textId="138B800A" w:rsidR="00BD5CE6" w:rsidRDefault="00BD5CE6" w:rsidP="00C60DF6">
            <w:pPr>
              <w:pStyle w:val="ListBullet"/>
              <w:ind w:left="360"/>
            </w:pPr>
            <w:r>
              <w:t>Mark false alarm (VA)</w:t>
            </w:r>
          </w:p>
          <w:p w14:paraId="0399BE81" w14:textId="5011E75C" w:rsidR="000223CF" w:rsidRPr="00323C34" w:rsidRDefault="000223CF" w:rsidP="00C60DF6">
            <w:pPr>
              <w:pStyle w:val="ListBullet"/>
              <w:ind w:left="360"/>
            </w:pPr>
            <w:r w:rsidRPr="00323C34">
              <w:t>Submit for</w:t>
            </w:r>
            <w:r w:rsidR="003E0475">
              <w:t xml:space="preserve"> Endorsement (backdated)</w:t>
            </w:r>
            <w:r w:rsidRPr="00323C34">
              <w:t xml:space="preserve"> </w:t>
            </w:r>
          </w:p>
        </w:tc>
        <w:tc>
          <w:tcPr>
            <w:tcW w:w="0" w:type="auto"/>
          </w:tcPr>
          <w:p w14:paraId="3C6AB9AB" w14:textId="77777777" w:rsidR="003E0475" w:rsidRDefault="003E0475" w:rsidP="00C60DF6">
            <w:pPr>
              <w:pStyle w:val="ListBullet"/>
              <w:spacing w:after="160"/>
              <w:ind w:left="360"/>
            </w:pPr>
            <w:r>
              <w:t>View</w:t>
            </w:r>
          </w:p>
          <w:p w14:paraId="05711502" w14:textId="0BFC0824" w:rsidR="00923BD1" w:rsidRDefault="00923BD1" w:rsidP="00C60DF6">
            <w:pPr>
              <w:pStyle w:val="ListBullet"/>
              <w:spacing w:after="160"/>
              <w:ind w:left="360"/>
            </w:pPr>
            <w:r>
              <w:rPr>
                <w:rFonts w:hint="eastAsia"/>
              </w:rPr>
              <w:t>Edit</w:t>
            </w:r>
          </w:p>
          <w:p w14:paraId="07637A23" w14:textId="2828D32B" w:rsidR="003E0475" w:rsidRPr="00323C34" w:rsidRDefault="003F57B4" w:rsidP="003E0475">
            <w:pPr>
              <w:pStyle w:val="ListBullet"/>
              <w:spacing w:after="160"/>
              <w:ind w:left="360"/>
            </w:pPr>
            <w:r>
              <w:rPr>
                <w:rFonts w:hint="eastAsia"/>
              </w:rPr>
              <w:t xml:space="preserve">Assign / </w:t>
            </w:r>
            <w:r w:rsidR="003E0475">
              <w:t>Reassign Responder</w:t>
            </w:r>
            <w:r>
              <w:rPr>
                <w:rFonts w:hint="eastAsia"/>
              </w:rPr>
              <w:t>s</w:t>
            </w:r>
          </w:p>
        </w:tc>
        <w:tc>
          <w:tcPr>
            <w:tcW w:w="0" w:type="auto"/>
            <w:hideMark/>
          </w:tcPr>
          <w:p w14:paraId="0AB4DE5B" w14:textId="77777777" w:rsidR="000223CF" w:rsidRPr="00323C34" w:rsidRDefault="000223CF" w:rsidP="00C60DF6">
            <w:pPr>
              <w:pStyle w:val="ListBullet"/>
              <w:spacing w:after="160"/>
              <w:ind w:left="360"/>
            </w:pPr>
            <w:r w:rsidRPr="00323C34">
              <w:t>View</w:t>
            </w:r>
          </w:p>
          <w:p w14:paraId="57C2F33E" w14:textId="019150E2" w:rsidR="000223CF" w:rsidRPr="00323C34" w:rsidRDefault="000223CF" w:rsidP="00C60DF6">
            <w:pPr>
              <w:pStyle w:val="ListBullet"/>
              <w:spacing w:after="160"/>
              <w:ind w:left="360"/>
            </w:pPr>
            <w:r w:rsidRPr="00323C34">
              <w:t>Edit</w:t>
            </w:r>
          </w:p>
          <w:p w14:paraId="796434FC" w14:textId="28F247C0" w:rsidR="000223CF" w:rsidRPr="00323C34" w:rsidRDefault="000223CF" w:rsidP="00C60DF6">
            <w:pPr>
              <w:pStyle w:val="ListBullet"/>
              <w:spacing w:after="160"/>
              <w:ind w:left="360"/>
            </w:pPr>
            <w:r w:rsidRPr="00323C34">
              <w:t xml:space="preserve">Assign </w:t>
            </w:r>
            <w:r w:rsidR="00A61AF7">
              <w:rPr>
                <w:rFonts w:hint="eastAsia"/>
              </w:rPr>
              <w:t xml:space="preserve">/ Reassign </w:t>
            </w:r>
            <w:r w:rsidRPr="00323C34">
              <w:t>Responde</w:t>
            </w:r>
            <w:r w:rsidRPr="00323C34">
              <w:rPr>
                <w:rFonts w:hint="eastAsia"/>
              </w:rPr>
              <w:t>r</w:t>
            </w:r>
            <w:r w:rsidR="00A61AF7">
              <w:rPr>
                <w:rFonts w:hint="eastAsia"/>
              </w:rPr>
              <w:t>s</w:t>
            </w:r>
          </w:p>
          <w:p w14:paraId="3C2E0007" w14:textId="547B5A27" w:rsidR="000223CF" w:rsidRPr="00323C34" w:rsidRDefault="000223CF" w:rsidP="00926D2E">
            <w:pPr>
              <w:pStyle w:val="ListBullet"/>
              <w:numPr>
                <w:ilvl w:val="0"/>
                <w:numId w:val="0"/>
              </w:numPr>
              <w:spacing w:after="160"/>
              <w:ind w:left="360"/>
            </w:pPr>
          </w:p>
        </w:tc>
        <w:tc>
          <w:tcPr>
            <w:tcW w:w="0" w:type="auto"/>
            <w:hideMark/>
          </w:tcPr>
          <w:p w14:paraId="38B82A47" w14:textId="77777777" w:rsidR="000223CF" w:rsidRPr="00323C34" w:rsidRDefault="000223CF" w:rsidP="00C60DF6">
            <w:pPr>
              <w:pStyle w:val="ListBullet"/>
              <w:ind w:left="360"/>
            </w:pPr>
            <w:r w:rsidRPr="00323C34">
              <w:t>View</w:t>
            </w:r>
          </w:p>
          <w:p w14:paraId="0C3ABBF7" w14:textId="77777777" w:rsidR="000223CF" w:rsidRPr="00323C34" w:rsidRDefault="000223CF" w:rsidP="00C60DF6">
            <w:pPr>
              <w:pStyle w:val="ListBullet"/>
              <w:ind w:left="360"/>
            </w:pPr>
            <w:r w:rsidRPr="00323C34">
              <w:t>Edit</w:t>
            </w:r>
          </w:p>
          <w:p w14:paraId="284C6FF4" w14:textId="17E09238" w:rsidR="000223CF" w:rsidRPr="00323C34" w:rsidRDefault="000223CF" w:rsidP="00C60DF6">
            <w:pPr>
              <w:pStyle w:val="ListBullet"/>
              <w:ind w:left="360"/>
            </w:pPr>
            <w:r w:rsidRPr="00323C34">
              <w:t>Assign Responder</w:t>
            </w:r>
            <w:r w:rsidR="003F57B4">
              <w:rPr>
                <w:rFonts w:hint="eastAsia"/>
              </w:rPr>
              <w:t>s</w:t>
            </w:r>
          </w:p>
          <w:p w14:paraId="4BC3E9FA" w14:textId="3E6FE8FC" w:rsidR="000223CF" w:rsidRPr="00323C34" w:rsidRDefault="000223CF" w:rsidP="00C60DF6">
            <w:pPr>
              <w:pStyle w:val="ListBullet"/>
              <w:ind w:left="360"/>
            </w:pPr>
          </w:p>
        </w:tc>
        <w:tc>
          <w:tcPr>
            <w:tcW w:w="0" w:type="auto"/>
            <w:hideMark/>
          </w:tcPr>
          <w:p w14:paraId="4B94B637" w14:textId="5756082E" w:rsidR="000223CF" w:rsidRPr="00323C34" w:rsidRDefault="000223CF" w:rsidP="00C60DF6">
            <w:pPr>
              <w:pStyle w:val="ListBullet"/>
              <w:ind w:left="360"/>
            </w:pPr>
            <w:r w:rsidRPr="00323C34">
              <w:t>View</w:t>
            </w:r>
          </w:p>
          <w:p w14:paraId="35F40911" w14:textId="65B48F45" w:rsidR="000223CF" w:rsidRPr="00323C34" w:rsidRDefault="000223CF" w:rsidP="00C60DF6">
            <w:pPr>
              <w:pStyle w:val="ListBullet"/>
              <w:ind w:left="360"/>
            </w:pPr>
            <w:r w:rsidRPr="00323C34">
              <w:t>Submit for Review</w:t>
            </w:r>
          </w:p>
        </w:tc>
        <w:tc>
          <w:tcPr>
            <w:tcW w:w="0" w:type="auto"/>
            <w:hideMark/>
          </w:tcPr>
          <w:p w14:paraId="6E0CA492" w14:textId="77777777" w:rsidR="000223CF" w:rsidRPr="00323C34" w:rsidRDefault="000223CF" w:rsidP="00FD6563">
            <w:pPr>
              <w:spacing w:after="160"/>
            </w:pPr>
            <w:r w:rsidRPr="00323C34">
              <w:t>View</w:t>
            </w:r>
          </w:p>
        </w:tc>
        <w:tc>
          <w:tcPr>
            <w:tcW w:w="0" w:type="auto"/>
            <w:hideMark/>
          </w:tcPr>
          <w:p w14:paraId="6AE1A5BF" w14:textId="77777777" w:rsidR="000223CF" w:rsidRPr="00323C34" w:rsidRDefault="000223CF" w:rsidP="00C60DF6">
            <w:pPr>
              <w:pStyle w:val="ListBullet"/>
              <w:ind w:left="360"/>
            </w:pPr>
            <w:r w:rsidRPr="00323C34">
              <w:t>View</w:t>
            </w:r>
          </w:p>
          <w:p w14:paraId="0A522FDF" w14:textId="77777777" w:rsidR="000223CF" w:rsidRPr="00323C34" w:rsidRDefault="000223CF" w:rsidP="00C60DF6">
            <w:pPr>
              <w:pStyle w:val="ListBullet"/>
              <w:ind w:left="360"/>
            </w:pPr>
            <w:r w:rsidRPr="00323C34">
              <w:t>Edit</w:t>
            </w:r>
          </w:p>
          <w:p w14:paraId="7612553E" w14:textId="54B682F0" w:rsidR="000223CF" w:rsidRPr="00323C34" w:rsidRDefault="00BD5CE6" w:rsidP="00C60DF6">
            <w:pPr>
              <w:pStyle w:val="ListBullet"/>
              <w:ind w:left="360"/>
            </w:pPr>
            <w:r>
              <w:t xml:space="preserve">Return to </w:t>
            </w:r>
            <w:r w:rsidR="000223CF" w:rsidRPr="00323C34">
              <w:t>Responder</w:t>
            </w:r>
          </w:p>
        </w:tc>
        <w:tc>
          <w:tcPr>
            <w:tcW w:w="0" w:type="auto"/>
            <w:hideMark/>
          </w:tcPr>
          <w:p w14:paraId="385D346B" w14:textId="77777777" w:rsidR="000223CF" w:rsidRPr="00323C34" w:rsidRDefault="000223CF" w:rsidP="00FD6563">
            <w:pPr>
              <w:spacing w:after="160"/>
            </w:pPr>
            <w:r w:rsidRPr="00323C34">
              <w:t>View</w:t>
            </w:r>
          </w:p>
        </w:tc>
      </w:tr>
      <w:tr w:rsidR="000223CF" w:rsidRPr="00323C34" w14:paraId="3EEBE950" w14:textId="77777777" w:rsidTr="000223CF">
        <w:trPr>
          <w:cantSplit/>
        </w:trPr>
        <w:tc>
          <w:tcPr>
            <w:tcW w:w="0" w:type="auto"/>
            <w:hideMark/>
          </w:tcPr>
          <w:p w14:paraId="19F50F1A" w14:textId="77777777" w:rsidR="000223CF" w:rsidRPr="00323C34" w:rsidRDefault="000223CF" w:rsidP="00FD6563">
            <w:pPr>
              <w:spacing w:after="160"/>
            </w:pPr>
            <w:commentRangeStart w:id="243"/>
            <w:r w:rsidRPr="00323C34">
              <w:lastRenderedPageBreak/>
              <w:t>Responder*</w:t>
            </w:r>
          </w:p>
        </w:tc>
        <w:tc>
          <w:tcPr>
            <w:tcW w:w="0" w:type="auto"/>
            <w:hideMark/>
          </w:tcPr>
          <w:p w14:paraId="2CF3D0E5" w14:textId="78CA1E5B" w:rsidR="000223CF" w:rsidRPr="00323C34" w:rsidRDefault="00BD5CE6" w:rsidP="00C60DF6">
            <w:pPr>
              <w:pStyle w:val="ListBullet"/>
              <w:ind w:left="360"/>
            </w:pPr>
            <w:r>
              <w:t>No access until assigned</w:t>
            </w:r>
          </w:p>
          <w:p w14:paraId="695127A4" w14:textId="7CFB7BD8" w:rsidR="000223CF" w:rsidRPr="00323C34" w:rsidRDefault="000223CF" w:rsidP="00C60DF6">
            <w:pPr>
              <w:pStyle w:val="ListBullet"/>
              <w:ind w:left="360"/>
            </w:pPr>
          </w:p>
        </w:tc>
        <w:tc>
          <w:tcPr>
            <w:tcW w:w="0" w:type="auto"/>
          </w:tcPr>
          <w:p w14:paraId="36F24C39" w14:textId="77777777" w:rsidR="000223CF" w:rsidRDefault="00BD5CE6" w:rsidP="00FD6563">
            <w:pPr>
              <w:pStyle w:val="ListBullet"/>
              <w:ind w:left="360"/>
            </w:pPr>
            <w:r>
              <w:t>View</w:t>
            </w:r>
          </w:p>
          <w:p w14:paraId="6D6BAE61" w14:textId="6140B70D" w:rsidR="00BD5CE6" w:rsidRPr="00323C34" w:rsidRDefault="00BD5CE6" w:rsidP="00FD6563">
            <w:pPr>
              <w:pStyle w:val="ListBullet"/>
              <w:ind w:left="360"/>
            </w:pPr>
            <w:r>
              <w:t>Acknowledge</w:t>
            </w:r>
          </w:p>
        </w:tc>
        <w:tc>
          <w:tcPr>
            <w:tcW w:w="0" w:type="auto"/>
            <w:hideMark/>
          </w:tcPr>
          <w:p w14:paraId="28E0CD36" w14:textId="4F543B17" w:rsidR="000223CF" w:rsidRPr="00323C34" w:rsidRDefault="000223CF" w:rsidP="00FD6563">
            <w:pPr>
              <w:pStyle w:val="ListBullet"/>
              <w:ind w:left="360"/>
            </w:pPr>
            <w:r w:rsidRPr="00323C34">
              <w:t>View</w:t>
            </w:r>
          </w:p>
          <w:p w14:paraId="696ABE8E" w14:textId="0BB138E8" w:rsidR="000223CF" w:rsidRPr="00323C34" w:rsidRDefault="000223CF" w:rsidP="00FD6563">
            <w:pPr>
              <w:pStyle w:val="ListBullet"/>
              <w:ind w:left="360"/>
            </w:pPr>
            <w:r w:rsidRPr="00323C34">
              <w:t>Notify Arrival On-Site</w:t>
            </w:r>
          </w:p>
        </w:tc>
        <w:tc>
          <w:tcPr>
            <w:tcW w:w="0" w:type="auto"/>
            <w:hideMark/>
          </w:tcPr>
          <w:p w14:paraId="1B585F8A" w14:textId="77777777" w:rsidR="000223CF" w:rsidRPr="00323C34" w:rsidRDefault="000223CF" w:rsidP="00C60DF6">
            <w:pPr>
              <w:pStyle w:val="ListBullet"/>
              <w:ind w:left="360"/>
            </w:pPr>
            <w:r w:rsidRPr="00323C34">
              <w:t>View</w:t>
            </w:r>
          </w:p>
          <w:p w14:paraId="4ED4984E" w14:textId="77777777" w:rsidR="000223CF" w:rsidRPr="00323C34" w:rsidRDefault="000223CF" w:rsidP="00C60DF6">
            <w:pPr>
              <w:pStyle w:val="ListBullet"/>
              <w:ind w:left="360"/>
            </w:pPr>
            <w:r w:rsidRPr="00323C34">
              <w:t>Edit</w:t>
            </w:r>
          </w:p>
          <w:p w14:paraId="3F1D30B7" w14:textId="0F691EF0" w:rsidR="000223CF" w:rsidRPr="00323C34" w:rsidRDefault="000223CF" w:rsidP="00C60DF6">
            <w:pPr>
              <w:pStyle w:val="ListBullet"/>
              <w:ind w:left="360"/>
            </w:pPr>
            <w:r w:rsidRPr="00323C34">
              <w:t>Notify Completion</w:t>
            </w:r>
          </w:p>
        </w:tc>
        <w:tc>
          <w:tcPr>
            <w:tcW w:w="0" w:type="auto"/>
            <w:hideMark/>
          </w:tcPr>
          <w:p w14:paraId="5DE2C23B" w14:textId="63062C8A" w:rsidR="000223CF" w:rsidRPr="00323C34" w:rsidRDefault="000223CF" w:rsidP="00FD6563">
            <w:pPr>
              <w:spacing w:after="160"/>
            </w:pPr>
            <w:r w:rsidRPr="00323C34">
              <w:t>View</w:t>
            </w:r>
          </w:p>
        </w:tc>
        <w:tc>
          <w:tcPr>
            <w:tcW w:w="0" w:type="auto"/>
            <w:hideMark/>
          </w:tcPr>
          <w:p w14:paraId="5F4244E6" w14:textId="77777777" w:rsidR="000223CF" w:rsidRPr="00323C34" w:rsidRDefault="000223CF" w:rsidP="00FD6563">
            <w:pPr>
              <w:spacing w:after="160"/>
            </w:pPr>
            <w:r w:rsidRPr="00323C34">
              <w:t>View</w:t>
            </w:r>
          </w:p>
        </w:tc>
        <w:tc>
          <w:tcPr>
            <w:tcW w:w="0" w:type="auto"/>
            <w:hideMark/>
          </w:tcPr>
          <w:p w14:paraId="13A9EE44" w14:textId="77777777" w:rsidR="000223CF" w:rsidRDefault="000223CF" w:rsidP="00991375">
            <w:pPr>
              <w:pStyle w:val="ListBullet"/>
              <w:ind w:left="360"/>
            </w:pPr>
            <w:r w:rsidRPr="00323C34">
              <w:t>View</w:t>
            </w:r>
          </w:p>
          <w:p w14:paraId="0C5A01E0" w14:textId="4728E76E" w:rsidR="000223CF" w:rsidRPr="00323C34" w:rsidRDefault="000223CF" w:rsidP="00991375">
            <w:pPr>
              <w:pStyle w:val="ListBullet"/>
              <w:ind w:left="360"/>
            </w:pPr>
            <w:r>
              <w:t>Edit</w:t>
            </w:r>
          </w:p>
        </w:tc>
        <w:tc>
          <w:tcPr>
            <w:tcW w:w="0" w:type="auto"/>
            <w:hideMark/>
          </w:tcPr>
          <w:p w14:paraId="62F1813C" w14:textId="3D8C35D6" w:rsidR="000223CF" w:rsidRDefault="000223CF" w:rsidP="00FD6563">
            <w:pPr>
              <w:spacing w:after="160"/>
            </w:pPr>
            <w:r w:rsidRPr="00323C34">
              <w:t>Cannot View</w:t>
            </w:r>
            <w:r>
              <w:t xml:space="preserve"> after 12 hours of incident closure*</w:t>
            </w:r>
          </w:p>
          <w:p w14:paraId="7406AB70" w14:textId="6C06F5E1" w:rsidR="000223CF" w:rsidRPr="00323C34" w:rsidRDefault="000223CF" w:rsidP="00FD6563">
            <w:pPr>
              <w:spacing w:after="160"/>
            </w:pPr>
            <w:r>
              <w:t>See Section 5.6.2 Responder Activity Logging (f)</w:t>
            </w:r>
          </w:p>
        </w:tc>
      </w:tr>
      <w:commentRangeEnd w:id="243"/>
      <w:tr w:rsidR="000223CF" w:rsidRPr="00323C34" w14:paraId="6EFD67F0" w14:textId="77777777" w:rsidTr="000223CF">
        <w:trPr>
          <w:cantSplit/>
        </w:trPr>
        <w:tc>
          <w:tcPr>
            <w:tcW w:w="0" w:type="auto"/>
            <w:hideMark/>
          </w:tcPr>
          <w:p w14:paraId="7B628530" w14:textId="77777777" w:rsidR="000223CF" w:rsidRPr="00323C34" w:rsidRDefault="000223CF" w:rsidP="00FD6563">
            <w:pPr>
              <w:spacing w:after="160"/>
            </w:pPr>
            <w:r w:rsidRPr="00323C34">
              <w:rPr>
                <w:rStyle w:val="CommentReference"/>
                <w:sz w:val="22"/>
                <w:szCs w:val="24"/>
              </w:rPr>
              <w:commentReference w:id="243"/>
            </w:r>
            <w:r w:rsidRPr="00323C34">
              <w:t>Duty Officer</w:t>
            </w:r>
          </w:p>
        </w:tc>
        <w:tc>
          <w:tcPr>
            <w:tcW w:w="0" w:type="auto"/>
            <w:hideMark/>
          </w:tcPr>
          <w:p w14:paraId="2CAC71CF" w14:textId="68E9941B" w:rsidR="000223CF" w:rsidRDefault="000223CF" w:rsidP="00C60DF6">
            <w:pPr>
              <w:pStyle w:val="ListBullet"/>
              <w:spacing w:after="160"/>
              <w:ind w:left="360"/>
            </w:pPr>
          </w:p>
          <w:p w14:paraId="0D9C8E8F" w14:textId="3FD67865" w:rsidR="00A2051D" w:rsidRPr="00323C34" w:rsidRDefault="00A2051D" w:rsidP="00C60DF6">
            <w:pPr>
              <w:pStyle w:val="ListBullet"/>
              <w:spacing w:after="160"/>
              <w:ind w:left="360"/>
            </w:pPr>
            <w:r>
              <w:t>Same as Controller</w:t>
            </w:r>
          </w:p>
        </w:tc>
        <w:tc>
          <w:tcPr>
            <w:tcW w:w="0" w:type="auto"/>
          </w:tcPr>
          <w:p w14:paraId="16329463" w14:textId="77777777" w:rsidR="003F57B4" w:rsidRDefault="003F57B4" w:rsidP="003F57B4">
            <w:pPr>
              <w:pStyle w:val="ListBullet"/>
              <w:spacing w:after="160"/>
              <w:ind w:left="360"/>
            </w:pPr>
            <w:r>
              <w:t>View</w:t>
            </w:r>
          </w:p>
          <w:p w14:paraId="327317B8" w14:textId="4CC394F2" w:rsidR="00923BD1" w:rsidRDefault="00923BD1" w:rsidP="003F57B4">
            <w:pPr>
              <w:pStyle w:val="ListBullet"/>
              <w:spacing w:after="160"/>
              <w:ind w:left="360"/>
            </w:pPr>
            <w:r>
              <w:rPr>
                <w:rFonts w:hint="eastAsia"/>
              </w:rPr>
              <w:t>Edit</w:t>
            </w:r>
          </w:p>
          <w:p w14:paraId="7DAFCE4F" w14:textId="55FA45AA" w:rsidR="000223CF" w:rsidRPr="00323C34" w:rsidRDefault="003F57B4" w:rsidP="003F57B4">
            <w:pPr>
              <w:pStyle w:val="ListBullet"/>
              <w:ind w:left="360"/>
            </w:pPr>
            <w:r>
              <w:rPr>
                <w:rFonts w:hint="eastAsia"/>
              </w:rPr>
              <w:t xml:space="preserve">Assign / </w:t>
            </w:r>
            <w:r>
              <w:t>Reassign Responder</w:t>
            </w:r>
            <w:r>
              <w:rPr>
                <w:rFonts w:hint="eastAsia"/>
              </w:rPr>
              <w:t>s</w:t>
            </w:r>
          </w:p>
        </w:tc>
        <w:tc>
          <w:tcPr>
            <w:tcW w:w="0" w:type="auto"/>
            <w:hideMark/>
          </w:tcPr>
          <w:p w14:paraId="41CE49AD" w14:textId="05ACD41C" w:rsidR="000223CF" w:rsidRPr="00323C34" w:rsidRDefault="000223CF" w:rsidP="0011253B">
            <w:pPr>
              <w:pStyle w:val="ListBullet"/>
              <w:ind w:left="360"/>
            </w:pPr>
            <w:r w:rsidRPr="00323C34">
              <w:t>View</w:t>
            </w:r>
          </w:p>
          <w:p w14:paraId="7523DCEE" w14:textId="2CD92754" w:rsidR="000223CF" w:rsidRPr="00323C34" w:rsidRDefault="000223CF" w:rsidP="0011253B">
            <w:pPr>
              <w:pStyle w:val="ListBullet"/>
              <w:ind w:left="360"/>
            </w:pPr>
            <w:r w:rsidRPr="00323C34">
              <w:t>Edit</w:t>
            </w:r>
          </w:p>
          <w:p w14:paraId="4A15AAD6" w14:textId="6DF275EF" w:rsidR="000223CF" w:rsidRPr="00323C34" w:rsidRDefault="000223CF" w:rsidP="0011253B">
            <w:pPr>
              <w:pStyle w:val="ListBullet"/>
              <w:ind w:left="360"/>
            </w:pPr>
            <w:r w:rsidRPr="00323C34">
              <w:t xml:space="preserve">Assign </w:t>
            </w:r>
            <w:r w:rsidR="00A61AF7">
              <w:rPr>
                <w:rFonts w:hint="eastAsia"/>
              </w:rPr>
              <w:t xml:space="preserve">/ Reassign </w:t>
            </w:r>
            <w:r w:rsidRPr="00323C34">
              <w:t>Responder</w:t>
            </w:r>
            <w:r w:rsidR="00A61AF7">
              <w:rPr>
                <w:rFonts w:hint="eastAsia"/>
              </w:rPr>
              <w:t>s</w:t>
            </w:r>
          </w:p>
        </w:tc>
        <w:tc>
          <w:tcPr>
            <w:tcW w:w="0" w:type="auto"/>
            <w:hideMark/>
          </w:tcPr>
          <w:p w14:paraId="7AA6FD6C" w14:textId="0C13F2A3" w:rsidR="000223CF" w:rsidRPr="00323C34" w:rsidRDefault="000223CF" w:rsidP="0011253B">
            <w:pPr>
              <w:pStyle w:val="ListBullet"/>
              <w:ind w:left="360"/>
            </w:pPr>
            <w:r w:rsidRPr="00323C34">
              <w:t>View</w:t>
            </w:r>
          </w:p>
          <w:p w14:paraId="2FEDB4F8" w14:textId="3CAE85DF" w:rsidR="000223CF" w:rsidRPr="00323C34" w:rsidRDefault="000223CF" w:rsidP="0011253B">
            <w:pPr>
              <w:pStyle w:val="ListBullet"/>
              <w:ind w:left="360"/>
            </w:pPr>
            <w:r w:rsidRPr="00323C34">
              <w:t>Edit</w:t>
            </w:r>
          </w:p>
          <w:p w14:paraId="6B14E7CD" w14:textId="7D62FBD6" w:rsidR="000223CF" w:rsidRPr="00323C34" w:rsidRDefault="000223CF" w:rsidP="0011253B">
            <w:pPr>
              <w:pStyle w:val="ListBullet"/>
              <w:ind w:left="360"/>
            </w:pPr>
            <w:r w:rsidRPr="00323C34">
              <w:t xml:space="preserve">Assign </w:t>
            </w:r>
            <w:r w:rsidR="00EB2FEA">
              <w:rPr>
                <w:rFonts w:hint="eastAsia"/>
              </w:rPr>
              <w:t xml:space="preserve">/Reassign </w:t>
            </w:r>
            <w:r w:rsidRPr="00323C34">
              <w:t>Responder</w:t>
            </w:r>
            <w:r w:rsidR="00EB2FEA">
              <w:rPr>
                <w:rFonts w:hint="eastAsia"/>
              </w:rPr>
              <w:t>s</w:t>
            </w:r>
          </w:p>
          <w:p w14:paraId="3C47B7FF" w14:textId="0E203717" w:rsidR="000223CF" w:rsidRPr="00323C34" w:rsidRDefault="000223CF" w:rsidP="0011253B">
            <w:pPr>
              <w:pStyle w:val="ListBullet"/>
              <w:ind w:left="360"/>
            </w:pPr>
          </w:p>
        </w:tc>
        <w:tc>
          <w:tcPr>
            <w:tcW w:w="0" w:type="auto"/>
            <w:hideMark/>
          </w:tcPr>
          <w:p w14:paraId="55D68E23" w14:textId="7D819061" w:rsidR="000223CF" w:rsidRPr="00323C34" w:rsidRDefault="000223CF" w:rsidP="0011253B">
            <w:pPr>
              <w:pStyle w:val="ListBullet"/>
              <w:ind w:left="360"/>
            </w:pPr>
            <w:r w:rsidRPr="00323C34">
              <w:t>View</w:t>
            </w:r>
          </w:p>
          <w:p w14:paraId="266A8CD4" w14:textId="62FDEF3F" w:rsidR="000223CF" w:rsidRPr="00323C34" w:rsidRDefault="000223CF" w:rsidP="0011253B">
            <w:pPr>
              <w:pStyle w:val="ListBullet"/>
              <w:ind w:left="360"/>
            </w:pPr>
            <w:r w:rsidRPr="00323C34">
              <w:t>Submit for Review</w:t>
            </w:r>
          </w:p>
        </w:tc>
        <w:tc>
          <w:tcPr>
            <w:tcW w:w="0" w:type="auto"/>
            <w:hideMark/>
          </w:tcPr>
          <w:p w14:paraId="03CE2269" w14:textId="77777777" w:rsidR="000223CF" w:rsidRPr="00323C34" w:rsidRDefault="000223CF" w:rsidP="00E51ED0">
            <w:pPr>
              <w:pStyle w:val="ListBullet"/>
              <w:ind w:left="360"/>
            </w:pPr>
            <w:r w:rsidRPr="00323C34">
              <w:t>View</w:t>
            </w:r>
          </w:p>
          <w:p w14:paraId="606D33B9" w14:textId="1027360D" w:rsidR="00581B33" w:rsidRPr="00323C34" w:rsidRDefault="00581B33" w:rsidP="00581B33">
            <w:pPr>
              <w:pStyle w:val="ListBullet"/>
              <w:ind w:left="360"/>
            </w:pPr>
          </w:p>
          <w:p w14:paraId="779B908D" w14:textId="77777777" w:rsidR="00581B33" w:rsidRDefault="00581B33" w:rsidP="00581B33">
            <w:pPr>
              <w:pStyle w:val="ListBullet"/>
              <w:numPr>
                <w:ilvl w:val="0"/>
                <w:numId w:val="0"/>
              </w:numPr>
            </w:pPr>
          </w:p>
          <w:p w14:paraId="02B08863" w14:textId="0B6FEC40" w:rsidR="00581B33" w:rsidRPr="00581B33" w:rsidRDefault="00581B33" w:rsidP="00FA07D8">
            <w:pPr>
              <w:pStyle w:val="ListBullet"/>
              <w:numPr>
                <w:ilvl w:val="0"/>
                <w:numId w:val="0"/>
              </w:numPr>
            </w:pPr>
            <w:r w:rsidRPr="00581B33">
              <w:rPr>
                <w:rFonts w:hint="eastAsia"/>
              </w:rPr>
              <w:t>When</w:t>
            </w:r>
            <w:r>
              <w:rPr>
                <w:rFonts w:hint="eastAsia"/>
              </w:rPr>
              <w:t xml:space="preserve"> elevated to DM</w:t>
            </w:r>
          </w:p>
          <w:p w14:paraId="5DB4390F" w14:textId="4B514865" w:rsidR="000223CF" w:rsidRPr="00323C34" w:rsidRDefault="000223CF" w:rsidP="00E51ED0">
            <w:pPr>
              <w:pStyle w:val="ListBullet"/>
              <w:ind w:left="360"/>
            </w:pPr>
            <w:r w:rsidRPr="00323C34">
              <w:t xml:space="preserve">Return to </w:t>
            </w:r>
            <w:r>
              <w:t>Controller</w:t>
            </w:r>
          </w:p>
          <w:p w14:paraId="60A956AA" w14:textId="3B0FB839" w:rsidR="000223CF" w:rsidRPr="00323C34" w:rsidRDefault="00791ED8" w:rsidP="00E51ED0">
            <w:pPr>
              <w:pStyle w:val="ListBullet"/>
              <w:ind w:left="360"/>
            </w:pPr>
            <w:r>
              <w:t>Endorse/</w:t>
            </w:r>
            <w:r w:rsidR="000223CF" w:rsidRPr="00323C34">
              <w:t>Close</w:t>
            </w:r>
          </w:p>
        </w:tc>
        <w:tc>
          <w:tcPr>
            <w:tcW w:w="0" w:type="auto"/>
            <w:hideMark/>
          </w:tcPr>
          <w:p w14:paraId="0622CEDE" w14:textId="77777777" w:rsidR="000223CF" w:rsidRPr="00323C34" w:rsidRDefault="000223CF" w:rsidP="00C254DA">
            <w:pPr>
              <w:pStyle w:val="ListBullet"/>
              <w:ind w:left="360"/>
            </w:pPr>
            <w:r w:rsidRPr="00323C34">
              <w:t>View</w:t>
            </w:r>
          </w:p>
          <w:p w14:paraId="0066D2D9" w14:textId="77777777" w:rsidR="000223CF" w:rsidRPr="00323C34" w:rsidRDefault="000223CF" w:rsidP="00C254DA">
            <w:pPr>
              <w:pStyle w:val="ListBullet"/>
              <w:ind w:left="360"/>
            </w:pPr>
            <w:r w:rsidRPr="00323C34">
              <w:t>Edit</w:t>
            </w:r>
          </w:p>
          <w:p w14:paraId="7212E75E" w14:textId="085322F6" w:rsidR="000223CF" w:rsidRPr="00323C34" w:rsidRDefault="003F57B4" w:rsidP="00C254DA">
            <w:pPr>
              <w:pStyle w:val="ListBullet"/>
              <w:ind w:left="360"/>
            </w:pPr>
            <w:r>
              <w:rPr>
                <w:rFonts w:hint="eastAsia"/>
              </w:rPr>
              <w:t xml:space="preserve">Return to </w:t>
            </w:r>
            <w:r w:rsidRPr="00323C34">
              <w:t xml:space="preserve"> </w:t>
            </w:r>
            <w:r w:rsidR="000223CF" w:rsidRPr="00323C34">
              <w:t>Responder</w:t>
            </w:r>
          </w:p>
          <w:p w14:paraId="5B6E93B2" w14:textId="7870E9CA" w:rsidR="000223CF" w:rsidRPr="00323C34" w:rsidRDefault="000223CF" w:rsidP="00C254DA">
            <w:pPr>
              <w:pStyle w:val="ListBullet"/>
              <w:ind w:left="360"/>
            </w:pPr>
          </w:p>
        </w:tc>
        <w:tc>
          <w:tcPr>
            <w:tcW w:w="0" w:type="auto"/>
            <w:hideMark/>
          </w:tcPr>
          <w:p w14:paraId="3C24E8A2" w14:textId="77777777" w:rsidR="000223CF" w:rsidRPr="00323C34" w:rsidRDefault="000223CF" w:rsidP="00FD6563">
            <w:pPr>
              <w:spacing w:after="160"/>
            </w:pPr>
            <w:r w:rsidRPr="00323C34">
              <w:t>View</w:t>
            </w:r>
          </w:p>
        </w:tc>
      </w:tr>
      <w:tr w:rsidR="000223CF" w:rsidRPr="00323C34" w14:paraId="54FC1FCF" w14:textId="77777777" w:rsidTr="000223CF">
        <w:trPr>
          <w:cantSplit/>
        </w:trPr>
        <w:tc>
          <w:tcPr>
            <w:tcW w:w="0" w:type="auto"/>
            <w:hideMark/>
          </w:tcPr>
          <w:p w14:paraId="0A896145" w14:textId="77777777" w:rsidR="000223CF" w:rsidRPr="00323C34" w:rsidRDefault="000223CF" w:rsidP="00FD6563">
            <w:pPr>
              <w:spacing w:after="160"/>
            </w:pPr>
            <w:r w:rsidRPr="00323C34">
              <w:lastRenderedPageBreak/>
              <w:t>Duty Manager</w:t>
            </w:r>
          </w:p>
        </w:tc>
        <w:tc>
          <w:tcPr>
            <w:tcW w:w="0" w:type="auto"/>
            <w:hideMark/>
          </w:tcPr>
          <w:p w14:paraId="07653A99" w14:textId="77777777" w:rsidR="000223CF" w:rsidRPr="00323C34" w:rsidRDefault="000223CF" w:rsidP="00C60DF6">
            <w:pPr>
              <w:pStyle w:val="ListBullet"/>
              <w:ind w:left="360"/>
            </w:pPr>
            <w:r w:rsidRPr="00323C34">
              <w:t>View</w:t>
            </w:r>
          </w:p>
          <w:p w14:paraId="5185BA40" w14:textId="77777777" w:rsidR="000223CF" w:rsidRPr="00323C34" w:rsidRDefault="000223CF" w:rsidP="00C60DF6">
            <w:pPr>
              <w:pStyle w:val="ListBullet"/>
              <w:ind w:left="360"/>
            </w:pPr>
            <w:r w:rsidRPr="00323C34">
              <w:t>Edit</w:t>
            </w:r>
          </w:p>
          <w:p w14:paraId="79415F64" w14:textId="77777777" w:rsidR="000223CF" w:rsidRPr="00323C34" w:rsidRDefault="000223CF" w:rsidP="00C60DF6">
            <w:pPr>
              <w:pStyle w:val="ListBullet"/>
              <w:ind w:left="360"/>
            </w:pPr>
            <w:r w:rsidRPr="00323C34">
              <w:t xml:space="preserve">Assign </w:t>
            </w:r>
            <w:r w:rsidRPr="00323C34">
              <w:rPr>
                <w:rFonts w:hint="eastAsia"/>
              </w:rPr>
              <w:t>R</w:t>
            </w:r>
            <w:r w:rsidRPr="00323C34">
              <w:t>esponder</w:t>
            </w:r>
          </w:p>
          <w:p w14:paraId="536549F0" w14:textId="1EC5F3F4" w:rsidR="000223CF" w:rsidRPr="00323C34" w:rsidRDefault="000223CF" w:rsidP="00C60DF6">
            <w:pPr>
              <w:pStyle w:val="ListBullet"/>
              <w:ind w:left="360"/>
            </w:pPr>
          </w:p>
        </w:tc>
        <w:tc>
          <w:tcPr>
            <w:tcW w:w="0" w:type="auto"/>
          </w:tcPr>
          <w:p w14:paraId="19AD767B" w14:textId="77777777" w:rsidR="003F57B4" w:rsidRDefault="003F57B4" w:rsidP="003F57B4">
            <w:pPr>
              <w:pStyle w:val="ListBullet"/>
              <w:spacing w:after="160"/>
              <w:ind w:left="360"/>
            </w:pPr>
            <w:r>
              <w:t>View</w:t>
            </w:r>
          </w:p>
          <w:p w14:paraId="68DD4AB9" w14:textId="6E913E84" w:rsidR="00923BD1" w:rsidRDefault="00923BD1" w:rsidP="003F57B4">
            <w:pPr>
              <w:pStyle w:val="ListBullet"/>
              <w:spacing w:after="160"/>
              <w:ind w:left="360"/>
            </w:pPr>
            <w:r>
              <w:rPr>
                <w:rFonts w:hint="eastAsia"/>
              </w:rPr>
              <w:t>Edit</w:t>
            </w:r>
          </w:p>
          <w:p w14:paraId="7C26EF98" w14:textId="7A8F214F" w:rsidR="000223CF" w:rsidRPr="00323C34" w:rsidRDefault="003F57B4" w:rsidP="003F57B4">
            <w:pPr>
              <w:pStyle w:val="ListBullet"/>
              <w:spacing w:after="160"/>
              <w:ind w:left="360"/>
            </w:pPr>
            <w:r>
              <w:rPr>
                <w:rFonts w:hint="eastAsia"/>
              </w:rPr>
              <w:t xml:space="preserve">Assign / </w:t>
            </w:r>
            <w:r>
              <w:t>Reassign Responder</w:t>
            </w:r>
            <w:r>
              <w:rPr>
                <w:rFonts w:hint="eastAsia"/>
              </w:rPr>
              <w:t>s</w:t>
            </w:r>
          </w:p>
        </w:tc>
        <w:tc>
          <w:tcPr>
            <w:tcW w:w="0" w:type="auto"/>
            <w:hideMark/>
          </w:tcPr>
          <w:p w14:paraId="48402640" w14:textId="5278B790" w:rsidR="000223CF" w:rsidRPr="00323C34" w:rsidRDefault="000223CF" w:rsidP="0011253B">
            <w:pPr>
              <w:pStyle w:val="ListBullet"/>
              <w:spacing w:after="160"/>
              <w:ind w:left="360"/>
            </w:pPr>
            <w:r w:rsidRPr="00323C34">
              <w:t>View</w:t>
            </w:r>
          </w:p>
          <w:p w14:paraId="60084D8C" w14:textId="77777777" w:rsidR="000223CF" w:rsidRPr="00323C34" w:rsidRDefault="000223CF" w:rsidP="0011253B">
            <w:pPr>
              <w:pStyle w:val="ListBullet"/>
              <w:spacing w:after="160"/>
              <w:ind w:left="360"/>
            </w:pPr>
            <w:r w:rsidRPr="00323C34">
              <w:t>Edit</w:t>
            </w:r>
          </w:p>
          <w:p w14:paraId="6FD26D07" w14:textId="2FFDF793" w:rsidR="000223CF" w:rsidRPr="00323C34" w:rsidRDefault="000223CF" w:rsidP="0011253B">
            <w:pPr>
              <w:pStyle w:val="ListBullet"/>
              <w:spacing w:after="160"/>
              <w:ind w:left="360"/>
            </w:pPr>
            <w:r w:rsidRPr="00323C34">
              <w:t xml:space="preserve">Assign </w:t>
            </w:r>
            <w:r w:rsidR="00A61AF7">
              <w:rPr>
                <w:rFonts w:hint="eastAsia"/>
              </w:rPr>
              <w:t xml:space="preserve">/ Reassign </w:t>
            </w:r>
            <w:r w:rsidRPr="00323C34">
              <w:t>Responder</w:t>
            </w:r>
            <w:r w:rsidR="003F57B4">
              <w:rPr>
                <w:rFonts w:hint="eastAsia"/>
              </w:rPr>
              <w:t>s</w:t>
            </w:r>
          </w:p>
        </w:tc>
        <w:tc>
          <w:tcPr>
            <w:tcW w:w="0" w:type="auto"/>
            <w:hideMark/>
          </w:tcPr>
          <w:p w14:paraId="4CC9132C" w14:textId="77777777" w:rsidR="000223CF" w:rsidRPr="00323C34" w:rsidRDefault="000223CF" w:rsidP="0011253B">
            <w:pPr>
              <w:pStyle w:val="ListBullet"/>
              <w:spacing w:after="160"/>
              <w:ind w:left="360"/>
            </w:pPr>
            <w:r w:rsidRPr="00323C34">
              <w:t>View</w:t>
            </w:r>
          </w:p>
          <w:p w14:paraId="58F15560" w14:textId="77777777" w:rsidR="000223CF" w:rsidRPr="00323C34" w:rsidRDefault="000223CF" w:rsidP="0011253B">
            <w:pPr>
              <w:pStyle w:val="ListBullet"/>
              <w:spacing w:after="160"/>
              <w:ind w:left="360"/>
            </w:pPr>
            <w:r w:rsidRPr="00323C34">
              <w:t>Edit</w:t>
            </w:r>
          </w:p>
          <w:p w14:paraId="5AFDA80C" w14:textId="2043EC6F" w:rsidR="000223CF" w:rsidRPr="00323C34" w:rsidRDefault="000223CF" w:rsidP="0011253B">
            <w:pPr>
              <w:pStyle w:val="ListBullet"/>
              <w:spacing w:after="160"/>
              <w:ind w:left="360"/>
            </w:pPr>
            <w:r w:rsidRPr="00323C34">
              <w:t xml:space="preserve">Assign </w:t>
            </w:r>
            <w:r w:rsidR="00EB2FEA">
              <w:rPr>
                <w:rFonts w:hint="eastAsia"/>
              </w:rPr>
              <w:t xml:space="preserve">/Reassign </w:t>
            </w:r>
            <w:r w:rsidRPr="00323C34">
              <w:t>Responder</w:t>
            </w:r>
            <w:r w:rsidR="00EB2FEA">
              <w:rPr>
                <w:rFonts w:hint="eastAsia"/>
              </w:rPr>
              <w:t>s</w:t>
            </w:r>
          </w:p>
          <w:p w14:paraId="76AD9482" w14:textId="4B945648" w:rsidR="000223CF" w:rsidRPr="00323C34" w:rsidRDefault="000223CF" w:rsidP="0011253B">
            <w:pPr>
              <w:pStyle w:val="ListBullet"/>
              <w:spacing w:after="160"/>
              <w:ind w:left="360"/>
            </w:pPr>
          </w:p>
        </w:tc>
        <w:tc>
          <w:tcPr>
            <w:tcW w:w="0" w:type="auto"/>
            <w:hideMark/>
          </w:tcPr>
          <w:p w14:paraId="43A5E6B3" w14:textId="42066A33" w:rsidR="000223CF" w:rsidRPr="00323C34" w:rsidRDefault="000223CF" w:rsidP="0011253B">
            <w:pPr>
              <w:pStyle w:val="ListBullet"/>
              <w:spacing w:after="160"/>
              <w:ind w:left="360"/>
            </w:pPr>
            <w:r w:rsidRPr="00323C34">
              <w:t>View</w:t>
            </w:r>
          </w:p>
          <w:p w14:paraId="7C273FE0" w14:textId="2F47DCB7" w:rsidR="000223CF" w:rsidRPr="00323C34" w:rsidRDefault="000223CF" w:rsidP="0011253B">
            <w:pPr>
              <w:pStyle w:val="ListBullet"/>
              <w:spacing w:after="160"/>
              <w:ind w:left="360"/>
            </w:pPr>
          </w:p>
        </w:tc>
        <w:tc>
          <w:tcPr>
            <w:tcW w:w="0" w:type="auto"/>
            <w:hideMark/>
          </w:tcPr>
          <w:p w14:paraId="0074D599" w14:textId="77777777" w:rsidR="000223CF" w:rsidRPr="00323C34" w:rsidRDefault="000223CF" w:rsidP="00E51ED0">
            <w:pPr>
              <w:pStyle w:val="ListBullet"/>
              <w:spacing w:after="160"/>
              <w:ind w:left="360"/>
            </w:pPr>
            <w:r w:rsidRPr="00323C34">
              <w:t>View</w:t>
            </w:r>
          </w:p>
          <w:p w14:paraId="5C033A7E" w14:textId="63CEA6F8" w:rsidR="000223CF" w:rsidRPr="00323C34" w:rsidRDefault="000223CF" w:rsidP="00A40BAC">
            <w:pPr>
              <w:pStyle w:val="ListBullet"/>
              <w:spacing w:after="160"/>
              <w:ind w:left="360"/>
            </w:pPr>
            <w:r w:rsidRPr="00323C34">
              <w:t>Edit</w:t>
            </w:r>
          </w:p>
          <w:p w14:paraId="17BC8349" w14:textId="72EB322B" w:rsidR="000223CF" w:rsidRPr="00323C34" w:rsidRDefault="000223CF" w:rsidP="00E51ED0">
            <w:pPr>
              <w:pStyle w:val="ListBullet"/>
              <w:spacing w:after="160"/>
              <w:ind w:left="360"/>
            </w:pPr>
            <w:r w:rsidRPr="00323C34">
              <w:t xml:space="preserve">Return to </w:t>
            </w:r>
            <w:r>
              <w:t>Controller</w:t>
            </w:r>
          </w:p>
          <w:p w14:paraId="08CA6FEF" w14:textId="623EA057" w:rsidR="000223CF" w:rsidRPr="00323C34" w:rsidRDefault="000223CF" w:rsidP="00E51ED0">
            <w:pPr>
              <w:pStyle w:val="ListBullet"/>
              <w:spacing w:after="160"/>
              <w:ind w:left="360"/>
            </w:pPr>
            <w:r>
              <w:t>Endorse/</w:t>
            </w:r>
            <w:r w:rsidRPr="00323C34">
              <w:rPr>
                <w:rFonts w:hint="eastAsia"/>
              </w:rPr>
              <w:t>C</w:t>
            </w:r>
            <w:r w:rsidRPr="00323C34">
              <w:t>lose</w:t>
            </w:r>
          </w:p>
        </w:tc>
        <w:tc>
          <w:tcPr>
            <w:tcW w:w="0" w:type="auto"/>
            <w:hideMark/>
          </w:tcPr>
          <w:p w14:paraId="499024B8" w14:textId="77777777" w:rsidR="000223CF" w:rsidRPr="00323C34" w:rsidRDefault="000223CF" w:rsidP="00C254DA">
            <w:pPr>
              <w:pStyle w:val="ListBullet"/>
              <w:ind w:left="360"/>
            </w:pPr>
            <w:r w:rsidRPr="00323C34">
              <w:t>View</w:t>
            </w:r>
          </w:p>
          <w:p w14:paraId="39DD75E5" w14:textId="77777777" w:rsidR="000223CF" w:rsidRPr="00323C34" w:rsidRDefault="000223CF" w:rsidP="00C254DA">
            <w:pPr>
              <w:pStyle w:val="ListBullet"/>
              <w:ind w:left="360"/>
            </w:pPr>
            <w:r w:rsidRPr="00323C34">
              <w:t>Edit</w:t>
            </w:r>
          </w:p>
          <w:p w14:paraId="0731BC3F" w14:textId="43F085B8" w:rsidR="000223CF" w:rsidRPr="00323C34" w:rsidRDefault="003F57B4" w:rsidP="00C254DA">
            <w:pPr>
              <w:pStyle w:val="ListBullet"/>
              <w:ind w:left="360"/>
            </w:pPr>
            <w:r>
              <w:rPr>
                <w:rFonts w:hint="eastAsia"/>
              </w:rPr>
              <w:t>Return to</w:t>
            </w:r>
            <w:r w:rsidRPr="00323C34">
              <w:t xml:space="preserve"> </w:t>
            </w:r>
            <w:r w:rsidR="000223CF" w:rsidRPr="00323C34">
              <w:t>Responder</w:t>
            </w:r>
          </w:p>
          <w:p w14:paraId="5934EB88" w14:textId="7D46C579" w:rsidR="000223CF" w:rsidRPr="00323C34" w:rsidRDefault="000223CF" w:rsidP="00C254DA">
            <w:pPr>
              <w:pStyle w:val="ListBullet"/>
              <w:ind w:left="360"/>
            </w:pPr>
          </w:p>
        </w:tc>
        <w:tc>
          <w:tcPr>
            <w:tcW w:w="0" w:type="auto"/>
            <w:hideMark/>
          </w:tcPr>
          <w:p w14:paraId="5E3C93BA" w14:textId="77777777" w:rsidR="000223CF" w:rsidRPr="00323C34" w:rsidRDefault="000223CF" w:rsidP="00FD6563">
            <w:pPr>
              <w:spacing w:after="160"/>
            </w:pPr>
            <w:r w:rsidRPr="00323C34">
              <w:t>View</w:t>
            </w:r>
          </w:p>
        </w:tc>
      </w:tr>
      <w:tr w:rsidR="006B7393" w:rsidRPr="00323C34" w14:paraId="29F4DB45" w14:textId="77777777" w:rsidTr="00B22A2B">
        <w:trPr>
          <w:cantSplit/>
          <w:ins w:id="244" w:author="Shin Feng WONG" w:date="2026-06-16T03:37:00Z"/>
        </w:trPr>
        <w:tc>
          <w:tcPr>
            <w:tcW w:w="0" w:type="auto"/>
          </w:tcPr>
          <w:p w14:paraId="78EAEA42" w14:textId="31FB262B" w:rsidR="006B7393" w:rsidRDefault="006B7393" w:rsidP="00FD6563">
            <w:pPr>
              <w:spacing w:after="160"/>
              <w:rPr>
                <w:ins w:id="245" w:author="Shin Feng WONG" w:date="2026-06-16T03:37:00Z" w16du:dateUtc="2026-06-15T19:37:00Z"/>
              </w:rPr>
            </w:pPr>
            <w:r>
              <w:t xml:space="preserve">SDC </w:t>
            </w:r>
            <w:commentRangeStart w:id="246"/>
            <w:commentRangeStart w:id="247"/>
            <w:r>
              <w:t>Stakeholders</w:t>
            </w:r>
            <w:commentRangeEnd w:id="246"/>
            <w:r>
              <w:rPr>
                <w:rStyle w:val="CommentReference"/>
                <w:sz w:val="22"/>
                <w:szCs w:val="24"/>
              </w:rPr>
              <w:commentReference w:id="246"/>
            </w:r>
            <w:commentRangeEnd w:id="247"/>
            <w:r w:rsidR="00331AB8">
              <w:rPr>
                <w:rStyle w:val="CommentReference"/>
                <w:sz w:val="22"/>
                <w:szCs w:val="24"/>
              </w:rPr>
              <w:commentReference w:id="247"/>
            </w:r>
          </w:p>
        </w:tc>
        <w:tc>
          <w:tcPr>
            <w:tcW w:w="0" w:type="auto"/>
            <w:gridSpan w:val="8"/>
          </w:tcPr>
          <w:p w14:paraId="6DD5463F" w14:textId="3E084F17" w:rsidR="006B7393" w:rsidRPr="00323C34" w:rsidRDefault="006B7393" w:rsidP="00FD6563">
            <w:pPr>
              <w:spacing w:after="160"/>
              <w:rPr>
                <w:ins w:id="248" w:author="Shin Feng WONG" w:date="2026-06-16T03:37:00Z" w16du:dateUtc="2026-06-15T19:37:00Z"/>
              </w:rPr>
            </w:pPr>
            <w:ins w:id="249" w:author="Shin Feng WONG" w:date="2026-06-16T03:39:00Z" w16du:dateUtc="2026-06-15T19:39:00Z">
              <w:r>
                <w:t>View-only access to authorised Incident records, including live Incident Log updates</w:t>
              </w:r>
            </w:ins>
          </w:p>
        </w:tc>
      </w:tr>
      <w:tr w:rsidR="006B7393" w:rsidRPr="00323C34" w14:paraId="382B5EEB" w14:textId="77777777" w:rsidTr="006A3B0A">
        <w:trPr>
          <w:cantSplit/>
        </w:trPr>
        <w:tc>
          <w:tcPr>
            <w:tcW w:w="0" w:type="auto"/>
          </w:tcPr>
          <w:p w14:paraId="6DDB0976" w14:textId="1C372518" w:rsidR="006B7393" w:rsidRDefault="006B7393" w:rsidP="00FD6563">
            <w:pPr>
              <w:spacing w:after="160"/>
            </w:pPr>
            <w:ins w:id="250" w:author="Shin Feng WONG" w:date="2026-06-16T03:37:00Z" w16du:dateUtc="2026-06-15T19:37:00Z">
              <w:r>
                <w:t>Current Ops</w:t>
              </w:r>
            </w:ins>
            <w:r>
              <w:t xml:space="preserve"> </w:t>
            </w:r>
            <w:ins w:id="251" w:author="Shin Feng WONG" w:date="2026-06-16T03:37:00Z" w16du:dateUtc="2026-06-15T19:37:00Z">
              <w:r>
                <w:t>Administrator</w:t>
              </w:r>
            </w:ins>
          </w:p>
        </w:tc>
        <w:tc>
          <w:tcPr>
            <w:tcW w:w="0" w:type="auto"/>
            <w:gridSpan w:val="8"/>
          </w:tcPr>
          <w:p w14:paraId="60B91A1B" w14:textId="19DACC01" w:rsidR="006B7393" w:rsidRPr="00323C34" w:rsidRDefault="006B7393" w:rsidP="00FD6563">
            <w:pPr>
              <w:spacing w:after="160"/>
            </w:pPr>
            <w:ins w:id="252" w:author="Shin Feng WONG" w:date="2026-06-16T03:38:00Z" w16du:dateUtc="2026-06-15T19:38:00Z">
              <w:r>
                <w:t>Same as Dut</w:t>
              </w:r>
            </w:ins>
            <w:ins w:id="253" w:author="Shin Feng WONG" w:date="2026-06-16T03:39:00Z" w16du:dateUtc="2026-06-15T19:39:00Z">
              <w:r>
                <w:t>y Manager</w:t>
              </w:r>
            </w:ins>
          </w:p>
        </w:tc>
      </w:tr>
    </w:tbl>
    <w:p w14:paraId="6DC4274D" w14:textId="3F098D1B" w:rsidR="001F7ECE" w:rsidRDefault="001F7ECE" w:rsidP="00647721"/>
    <w:p w14:paraId="6C7710DC" w14:textId="77777777" w:rsidR="001F7ECE" w:rsidRDefault="001F7ECE">
      <w:pPr>
        <w:spacing w:before="0" w:after="160" w:line="278" w:lineRule="auto"/>
      </w:pPr>
      <w:r>
        <w:br w:type="page"/>
      </w:r>
    </w:p>
    <w:p w14:paraId="642BB5C8" w14:textId="2BF568D3" w:rsidR="0052048E" w:rsidRPr="00323C34" w:rsidRDefault="0052048E" w:rsidP="006C258F">
      <w:pPr>
        <w:pStyle w:val="Heading3"/>
      </w:pPr>
      <w:bookmarkStart w:id="254" w:name="_Toc232496777"/>
      <w:r w:rsidRPr="00323C34">
        <w:rPr>
          <w:rFonts w:hint="eastAsia"/>
        </w:rPr>
        <w:lastRenderedPageBreak/>
        <w:t>Task Management</w:t>
      </w:r>
      <w:bookmarkEnd w:id="254"/>
    </w:p>
    <w:p w14:paraId="50EAAA0C" w14:textId="77777777" w:rsidR="0052048E" w:rsidRPr="00323C34" w:rsidRDefault="0052048E" w:rsidP="0052048E">
      <w:r w:rsidRPr="00323C34">
        <w:t>Task records progress through the following statuses: Created, Re-Assigned, Acknowledged, In Progress, Pending, Further Action, and Closed.</w:t>
      </w:r>
    </w:p>
    <w:tbl>
      <w:tblPr>
        <w:tblStyle w:val="TableGrid"/>
        <w:tblW w:w="0" w:type="auto"/>
        <w:tblLook w:val="04A0" w:firstRow="1" w:lastRow="0" w:firstColumn="1" w:lastColumn="0" w:noHBand="0" w:noVBand="1"/>
      </w:tblPr>
      <w:tblGrid>
        <w:gridCol w:w="1403"/>
        <w:gridCol w:w="2244"/>
        <w:gridCol w:w="2592"/>
        <w:gridCol w:w="2055"/>
        <w:gridCol w:w="2102"/>
        <w:gridCol w:w="1949"/>
        <w:gridCol w:w="1603"/>
      </w:tblGrid>
      <w:tr w:rsidR="00C62A87" w:rsidRPr="00323C34" w14:paraId="31F2A5F4" w14:textId="77777777" w:rsidTr="00340672">
        <w:trPr>
          <w:cantSplit/>
          <w:tblHeader/>
        </w:trPr>
        <w:tc>
          <w:tcPr>
            <w:tcW w:w="0" w:type="auto"/>
            <w:shd w:val="clear" w:color="auto" w:fill="0070C0"/>
            <w:hideMark/>
          </w:tcPr>
          <w:p w14:paraId="274D942D" w14:textId="77777777" w:rsidR="0063330C" w:rsidRPr="00323C34" w:rsidRDefault="0063330C" w:rsidP="00340672">
            <w:pPr>
              <w:spacing w:after="160"/>
              <w:rPr>
                <w:b/>
                <w:bCs/>
                <w:color w:val="FFFFFF" w:themeColor="background1"/>
              </w:rPr>
            </w:pPr>
            <w:r w:rsidRPr="00323C34">
              <w:rPr>
                <w:b/>
                <w:bCs/>
                <w:color w:val="FFFFFF" w:themeColor="background1"/>
              </w:rPr>
              <w:t>Role</w:t>
            </w:r>
          </w:p>
        </w:tc>
        <w:tc>
          <w:tcPr>
            <w:tcW w:w="0" w:type="auto"/>
            <w:shd w:val="clear" w:color="auto" w:fill="0070C0"/>
            <w:hideMark/>
          </w:tcPr>
          <w:p w14:paraId="663A4C00" w14:textId="77777777" w:rsidR="0063330C" w:rsidRPr="00323C34" w:rsidRDefault="0063330C" w:rsidP="00340672">
            <w:pPr>
              <w:spacing w:after="160"/>
              <w:rPr>
                <w:b/>
                <w:bCs/>
                <w:color w:val="FFFFFF" w:themeColor="background1"/>
              </w:rPr>
            </w:pPr>
            <w:r w:rsidRPr="00323C34">
              <w:rPr>
                <w:b/>
                <w:bCs/>
                <w:color w:val="FFFFFF" w:themeColor="background1"/>
              </w:rPr>
              <w:t>Created</w:t>
            </w:r>
          </w:p>
        </w:tc>
        <w:tc>
          <w:tcPr>
            <w:tcW w:w="0" w:type="auto"/>
            <w:shd w:val="clear" w:color="auto" w:fill="0070C0"/>
            <w:hideMark/>
          </w:tcPr>
          <w:p w14:paraId="65828B0B" w14:textId="1F12A6CC" w:rsidR="0063330C" w:rsidRPr="00323C34" w:rsidRDefault="0063330C" w:rsidP="00340672">
            <w:pPr>
              <w:spacing w:after="160"/>
              <w:rPr>
                <w:b/>
                <w:bCs/>
                <w:color w:val="FFFFFF" w:themeColor="background1"/>
              </w:rPr>
            </w:pPr>
            <w:r w:rsidRPr="00323C34">
              <w:rPr>
                <w:b/>
                <w:bCs/>
                <w:color w:val="FFFFFF" w:themeColor="background1"/>
              </w:rPr>
              <w:t>Assigned</w:t>
            </w:r>
          </w:p>
        </w:tc>
        <w:tc>
          <w:tcPr>
            <w:tcW w:w="0" w:type="auto"/>
            <w:shd w:val="clear" w:color="auto" w:fill="0070C0"/>
            <w:hideMark/>
          </w:tcPr>
          <w:p w14:paraId="5C1D062D" w14:textId="77777777" w:rsidR="0063330C" w:rsidRPr="00323C34" w:rsidRDefault="0063330C" w:rsidP="00340672">
            <w:pPr>
              <w:spacing w:after="160"/>
              <w:rPr>
                <w:b/>
                <w:bCs/>
                <w:color w:val="FFFFFF" w:themeColor="background1"/>
              </w:rPr>
            </w:pPr>
            <w:r w:rsidRPr="00323C34">
              <w:rPr>
                <w:b/>
                <w:bCs/>
                <w:color w:val="FFFFFF" w:themeColor="background1"/>
              </w:rPr>
              <w:t>Acknowledged</w:t>
            </w:r>
          </w:p>
        </w:tc>
        <w:tc>
          <w:tcPr>
            <w:tcW w:w="0" w:type="auto"/>
            <w:shd w:val="clear" w:color="auto" w:fill="0070C0"/>
            <w:hideMark/>
          </w:tcPr>
          <w:p w14:paraId="6082DCBD" w14:textId="77777777" w:rsidR="0063330C" w:rsidRPr="00323C34" w:rsidRDefault="0063330C" w:rsidP="00340672">
            <w:pPr>
              <w:spacing w:after="160"/>
              <w:rPr>
                <w:b/>
                <w:bCs/>
                <w:color w:val="FFFFFF" w:themeColor="background1"/>
              </w:rPr>
            </w:pPr>
            <w:r w:rsidRPr="00323C34">
              <w:rPr>
                <w:b/>
                <w:bCs/>
                <w:color w:val="FFFFFF" w:themeColor="background1"/>
              </w:rPr>
              <w:t>In Progress</w:t>
            </w:r>
          </w:p>
        </w:tc>
        <w:tc>
          <w:tcPr>
            <w:tcW w:w="0" w:type="auto"/>
            <w:shd w:val="clear" w:color="auto" w:fill="0070C0"/>
            <w:hideMark/>
          </w:tcPr>
          <w:p w14:paraId="175B2A2F" w14:textId="21172691" w:rsidR="0063330C" w:rsidRPr="00323C34" w:rsidRDefault="0063330C" w:rsidP="00340672">
            <w:pPr>
              <w:spacing w:after="160"/>
              <w:rPr>
                <w:b/>
                <w:bCs/>
                <w:color w:val="FFFFFF" w:themeColor="background1"/>
              </w:rPr>
            </w:pPr>
            <w:r w:rsidRPr="00323C34">
              <w:rPr>
                <w:b/>
                <w:bCs/>
                <w:color w:val="FFFFFF" w:themeColor="background1"/>
              </w:rPr>
              <w:t>Pending Further Action</w:t>
            </w:r>
          </w:p>
        </w:tc>
        <w:tc>
          <w:tcPr>
            <w:tcW w:w="0" w:type="auto"/>
            <w:shd w:val="clear" w:color="auto" w:fill="0070C0"/>
            <w:hideMark/>
          </w:tcPr>
          <w:p w14:paraId="5DDAE792" w14:textId="77777777" w:rsidR="0063330C" w:rsidRPr="00323C34" w:rsidRDefault="0063330C" w:rsidP="00340672">
            <w:pPr>
              <w:spacing w:after="160"/>
              <w:rPr>
                <w:b/>
                <w:bCs/>
                <w:color w:val="FFFFFF" w:themeColor="background1"/>
              </w:rPr>
            </w:pPr>
            <w:r w:rsidRPr="00323C34">
              <w:rPr>
                <w:b/>
                <w:bCs/>
                <w:color w:val="FFFFFF" w:themeColor="background1"/>
              </w:rPr>
              <w:t>Closed</w:t>
            </w:r>
          </w:p>
        </w:tc>
      </w:tr>
      <w:tr w:rsidR="00C62A87" w:rsidRPr="00323C34" w14:paraId="7668986F" w14:textId="77777777" w:rsidTr="00340672">
        <w:trPr>
          <w:cantSplit/>
        </w:trPr>
        <w:tc>
          <w:tcPr>
            <w:tcW w:w="0" w:type="auto"/>
            <w:hideMark/>
          </w:tcPr>
          <w:p w14:paraId="2F01E089" w14:textId="77777777" w:rsidR="0063330C" w:rsidRPr="00323C34" w:rsidRDefault="0063330C" w:rsidP="004A52C7">
            <w:pPr>
              <w:spacing w:after="160"/>
            </w:pPr>
            <w:r w:rsidRPr="00323C34">
              <w:t>Controller</w:t>
            </w:r>
          </w:p>
        </w:tc>
        <w:tc>
          <w:tcPr>
            <w:tcW w:w="0" w:type="auto"/>
            <w:hideMark/>
          </w:tcPr>
          <w:p w14:paraId="54DF4573" w14:textId="1DBA2F83" w:rsidR="0063330C" w:rsidRPr="00323C34" w:rsidRDefault="0063330C" w:rsidP="004A52C7">
            <w:pPr>
              <w:pStyle w:val="ListBullet"/>
              <w:ind w:left="360"/>
            </w:pPr>
            <w:r w:rsidRPr="00323C34">
              <w:t>View</w:t>
            </w:r>
          </w:p>
          <w:p w14:paraId="1A4F885C" w14:textId="77777777" w:rsidR="0063330C" w:rsidRPr="00323C34" w:rsidRDefault="0063330C" w:rsidP="004A52C7">
            <w:pPr>
              <w:pStyle w:val="ListBullet"/>
              <w:ind w:left="360"/>
            </w:pPr>
            <w:r w:rsidRPr="00323C34">
              <w:t>Edit</w:t>
            </w:r>
          </w:p>
          <w:p w14:paraId="44C3F788" w14:textId="39B4A359" w:rsidR="003F57B4" w:rsidRDefault="0063330C" w:rsidP="004A52C7">
            <w:pPr>
              <w:pStyle w:val="ListBullet"/>
              <w:ind w:left="360"/>
            </w:pPr>
            <w:r w:rsidRPr="00323C34">
              <w:t>Assign</w:t>
            </w:r>
            <w:r w:rsidR="003F57B4">
              <w:rPr>
                <w:rFonts w:hint="eastAsia"/>
              </w:rPr>
              <w:t xml:space="preserve"> Assignee / group</w:t>
            </w:r>
          </w:p>
          <w:p w14:paraId="760FAFEC" w14:textId="52EAD81B" w:rsidR="0063330C" w:rsidRPr="00323C34" w:rsidRDefault="003F57B4" w:rsidP="004A52C7">
            <w:pPr>
              <w:pStyle w:val="ListBullet"/>
              <w:ind w:left="360"/>
            </w:pPr>
            <w:r>
              <w:rPr>
                <w:rFonts w:hint="eastAsia"/>
              </w:rPr>
              <w:t>Drop Task</w:t>
            </w:r>
            <w:r w:rsidR="0063330C" w:rsidRPr="00323C34">
              <w:t xml:space="preserve"> </w:t>
            </w:r>
          </w:p>
        </w:tc>
        <w:tc>
          <w:tcPr>
            <w:tcW w:w="0" w:type="auto"/>
            <w:hideMark/>
          </w:tcPr>
          <w:p w14:paraId="770C7DDB" w14:textId="77777777" w:rsidR="0063330C" w:rsidRPr="00323C34" w:rsidRDefault="0063330C" w:rsidP="004A52C7">
            <w:pPr>
              <w:pStyle w:val="ListBullet"/>
              <w:ind w:left="360"/>
            </w:pPr>
            <w:r w:rsidRPr="00323C34">
              <w:t>View</w:t>
            </w:r>
          </w:p>
          <w:p w14:paraId="38475F3B" w14:textId="77777777" w:rsidR="0063330C" w:rsidRPr="00323C34" w:rsidRDefault="0063330C" w:rsidP="004A52C7">
            <w:pPr>
              <w:pStyle w:val="ListBullet"/>
              <w:ind w:left="360"/>
            </w:pPr>
            <w:r w:rsidRPr="00323C34">
              <w:t>Edit</w:t>
            </w:r>
          </w:p>
          <w:p w14:paraId="7DA8F189" w14:textId="16715D0D" w:rsidR="0063330C" w:rsidRDefault="0063330C" w:rsidP="004A52C7">
            <w:pPr>
              <w:pStyle w:val="ListBullet"/>
              <w:ind w:left="360"/>
            </w:pPr>
            <w:r w:rsidRPr="00323C34">
              <w:t xml:space="preserve">Assign </w:t>
            </w:r>
            <w:r w:rsidR="00007701">
              <w:rPr>
                <w:rFonts w:hint="eastAsia"/>
              </w:rPr>
              <w:t>/ Reassign Assignee</w:t>
            </w:r>
          </w:p>
          <w:p w14:paraId="52DCEDDD" w14:textId="492B17E1" w:rsidR="00007701" w:rsidRPr="00323C34" w:rsidRDefault="00007701" w:rsidP="004A52C7">
            <w:pPr>
              <w:pStyle w:val="ListBullet"/>
              <w:ind w:left="360"/>
            </w:pPr>
            <w:r>
              <w:rPr>
                <w:rFonts w:hint="eastAsia"/>
              </w:rPr>
              <w:t>Drop Task</w:t>
            </w:r>
          </w:p>
        </w:tc>
        <w:tc>
          <w:tcPr>
            <w:tcW w:w="0" w:type="auto"/>
            <w:hideMark/>
          </w:tcPr>
          <w:p w14:paraId="28287DD9" w14:textId="77777777" w:rsidR="0063330C" w:rsidRDefault="0063330C" w:rsidP="003F57B4">
            <w:pPr>
              <w:pStyle w:val="ListBullet"/>
              <w:ind w:left="360"/>
            </w:pPr>
            <w:r w:rsidRPr="00323C34">
              <w:t>View</w:t>
            </w:r>
          </w:p>
          <w:p w14:paraId="5812B71F" w14:textId="0D2583F5" w:rsidR="00D60469" w:rsidRDefault="00D60469" w:rsidP="003F57B4">
            <w:pPr>
              <w:pStyle w:val="ListBullet"/>
              <w:ind w:left="360"/>
            </w:pPr>
            <w:r>
              <w:rPr>
                <w:rFonts w:hint="eastAsia"/>
              </w:rPr>
              <w:t>Edit</w:t>
            </w:r>
          </w:p>
          <w:p w14:paraId="6ACE2847" w14:textId="3C3699FF" w:rsidR="003F57B4" w:rsidRDefault="00D60469" w:rsidP="003F57B4">
            <w:pPr>
              <w:pStyle w:val="ListBullet"/>
              <w:ind w:left="360"/>
            </w:pPr>
            <w:r>
              <w:rPr>
                <w:rFonts w:hint="eastAsia"/>
              </w:rPr>
              <w:t xml:space="preserve">Assign / </w:t>
            </w:r>
            <w:r w:rsidR="006268A6">
              <w:rPr>
                <w:rFonts w:hint="eastAsia"/>
              </w:rPr>
              <w:t>Reassign</w:t>
            </w:r>
          </w:p>
          <w:p w14:paraId="009E1E51" w14:textId="77F6DAF1" w:rsidR="006268A6" w:rsidRPr="00323C34" w:rsidRDefault="006268A6" w:rsidP="003F57B4">
            <w:pPr>
              <w:pStyle w:val="ListBullet"/>
              <w:ind w:left="360"/>
            </w:pPr>
            <w:r>
              <w:rPr>
                <w:rFonts w:hint="eastAsia"/>
              </w:rPr>
              <w:t>Drop Task</w:t>
            </w:r>
          </w:p>
        </w:tc>
        <w:tc>
          <w:tcPr>
            <w:tcW w:w="0" w:type="auto"/>
            <w:hideMark/>
          </w:tcPr>
          <w:p w14:paraId="51DA88F6" w14:textId="77777777" w:rsidR="0063330C" w:rsidRDefault="0063330C" w:rsidP="00A40BAC">
            <w:pPr>
              <w:pStyle w:val="ListBullet"/>
              <w:ind w:left="360"/>
            </w:pPr>
            <w:r w:rsidRPr="00323C34">
              <w:t>View</w:t>
            </w:r>
          </w:p>
          <w:p w14:paraId="408ED74E" w14:textId="77777777" w:rsidR="00A40BAC" w:rsidRDefault="00A40BAC" w:rsidP="00A40BAC">
            <w:pPr>
              <w:pStyle w:val="ListBullet"/>
              <w:ind w:left="360"/>
            </w:pPr>
            <w:r>
              <w:t>Edit</w:t>
            </w:r>
          </w:p>
          <w:p w14:paraId="5F7D4CC9" w14:textId="77777777" w:rsidR="00A40BAC" w:rsidRDefault="00A40BAC" w:rsidP="00A40BAC">
            <w:pPr>
              <w:pStyle w:val="ListBullet"/>
              <w:ind w:left="360"/>
            </w:pPr>
            <w:r>
              <w:t>Assign / Re-assign</w:t>
            </w:r>
          </w:p>
          <w:p w14:paraId="4CFDB389" w14:textId="0EA3DCC0" w:rsidR="00D60469" w:rsidRPr="00323C34" w:rsidRDefault="00D60469" w:rsidP="00A40BAC">
            <w:pPr>
              <w:pStyle w:val="ListBullet"/>
              <w:ind w:left="360"/>
            </w:pPr>
            <w:r>
              <w:rPr>
                <w:rFonts w:hint="eastAsia"/>
              </w:rPr>
              <w:t>Drop Task</w:t>
            </w:r>
          </w:p>
        </w:tc>
        <w:tc>
          <w:tcPr>
            <w:tcW w:w="0" w:type="auto"/>
            <w:hideMark/>
          </w:tcPr>
          <w:p w14:paraId="001928A2" w14:textId="77777777" w:rsidR="0063330C" w:rsidRDefault="0063330C" w:rsidP="00A40BAC">
            <w:pPr>
              <w:pStyle w:val="ListBullet"/>
              <w:ind w:left="360"/>
            </w:pPr>
            <w:r w:rsidRPr="00323C34">
              <w:t>View</w:t>
            </w:r>
          </w:p>
          <w:p w14:paraId="5825A32E" w14:textId="77777777" w:rsidR="00A40BAC" w:rsidRDefault="00A40BAC" w:rsidP="00A40BAC">
            <w:pPr>
              <w:pStyle w:val="ListBullet"/>
              <w:ind w:left="360"/>
            </w:pPr>
            <w:r>
              <w:t>Edit</w:t>
            </w:r>
          </w:p>
          <w:p w14:paraId="32AE0C35" w14:textId="77777777" w:rsidR="00A40BAC" w:rsidRDefault="00A40BAC" w:rsidP="00A40BAC">
            <w:pPr>
              <w:pStyle w:val="ListBullet"/>
              <w:ind w:left="360"/>
            </w:pPr>
            <w:r>
              <w:t>Assign / Re-assign</w:t>
            </w:r>
          </w:p>
          <w:p w14:paraId="3BDD6BC2" w14:textId="7B1BB925" w:rsidR="009847AB" w:rsidRPr="00323C34" w:rsidRDefault="009847AB" w:rsidP="00A40BAC">
            <w:pPr>
              <w:pStyle w:val="ListBullet"/>
              <w:ind w:left="360"/>
            </w:pPr>
            <w:r>
              <w:t>Drop</w:t>
            </w:r>
            <w:r w:rsidR="00D60469">
              <w:rPr>
                <w:rFonts w:hint="eastAsia"/>
              </w:rPr>
              <w:t xml:space="preserve"> Task</w:t>
            </w:r>
          </w:p>
        </w:tc>
        <w:tc>
          <w:tcPr>
            <w:tcW w:w="0" w:type="auto"/>
            <w:hideMark/>
          </w:tcPr>
          <w:p w14:paraId="41A2AD8A" w14:textId="77777777" w:rsidR="0063330C" w:rsidRDefault="0063330C" w:rsidP="00D60469">
            <w:pPr>
              <w:pStyle w:val="ListBullet"/>
              <w:ind w:left="360"/>
            </w:pPr>
            <w:r w:rsidRPr="00323C34">
              <w:t>View</w:t>
            </w:r>
          </w:p>
          <w:p w14:paraId="7E9006FA" w14:textId="2859F7E3" w:rsidR="00D60469" w:rsidRPr="00323C34" w:rsidRDefault="00D60469" w:rsidP="00D60469">
            <w:pPr>
              <w:pStyle w:val="ListBullet"/>
              <w:ind w:left="360"/>
            </w:pPr>
            <w:r>
              <w:rPr>
                <w:rFonts w:hint="eastAsia"/>
              </w:rPr>
              <w:t>Reopen Task</w:t>
            </w:r>
          </w:p>
        </w:tc>
      </w:tr>
      <w:tr w:rsidR="00C62A87" w:rsidRPr="00323C34" w14:paraId="459038A4" w14:textId="77777777" w:rsidTr="00340672">
        <w:trPr>
          <w:cantSplit/>
        </w:trPr>
        <w:tc>
          <w:tcPr>
            <w:tcW w:w="0" w:type="auto"/>
            <w:hideMark/>
          </w:tcPr>
          <w:p w14:paraId="25ACBEA8" w14:textId="160B877A" w:rsidR="0063330C" w:rsidRPr="00323C34" w:rsidRDefault="00A40BAC" w:rsidP="004A52C7">
            <w:pPr>
              <w:spacing w:after="160"/>
            </w:pPr>
            <w:r>
              <w:t>Assignee</w:t>
            </w:r>
            <w:r w:rsidR="0063330C" w:rsidRPr="00323C34">
              <w:t>*</w:t>
            </w:r>
          </w:p>
        </w:tc>
        <w:tc>
          <w:tcPr>
            <w:tcW w:w="0" w:type="auto"/>
            <w:hideMark/>
          </w:tcPr>
          <w:p w14:paraId="524AFD8A" w14:textId="53591F4C" w:rsidR="0063330C" w:rsidRPr="00323C34" w:rsidRDefault="00771738" w:rsidP="0063330C">
            <w:pPr>
              <w:pStyle w:val="ListBullet"/>
              <w:ind w:left="360"/>
            </w:pPr>
            <w:r>
              <w:rPr>
                <w:rFonts w:hint="eastAsia"/>
              </w:rPr>
              <w:t>No access</w:t>
            </w:r>
          </w:p>
          <w:p w14:paraId="6F1AEEE5" w14:textId="4D0F6624" w:rsidR="000D4167" w:rsidRPr="00323C34" w:rsidRDefault="000D4167" w:rsidP="0063330C">
            <w:pPr>
              <w:pStyle w:val="ListBullet"/>
              <w:ind w:left="360"/>
            </w:pPr>
          </w:p>
        </w:tc>
        <w:tc>
          <w:tcPr>
            <w:tcW w:w="0" w:type="auto"/>
            <w:hideMark/>
          </w:tcPr>
          <w:p w14:paraId="4E841733" w14:textId="77777777" w:rsidR="0063330C" w:rsidRPr="00323C34" w:rsidRDefault="0063330C" w:rsidP="0063330C">
            <w:pPr>
              <w:pStyle w:val="ListBullet"/>
              <w:ind w:left="360"/>
            </w:pPr>
            <w:r w:rsidRPr="00323C34">
              <w:t>View</w:t>
            </w:r>
          </w:p>
          <w:p w14:paraId="05379663" w14:textId="77777777" w:rsidR="000D4167" w:rsidRPr="00323C34" w:rsidRDefault="0063330C" w:rsidP="0063330C">
            <w:pPr>
              <w:pStyle w:val="ListBullet"/>
              <w:ind w:left="360"/>
            </w:pPr>
            <w:r w:rsidRPr="00323C34">
              <w:t>Acknowledge</w:t>
            </w:r>
          </w:p>
          <w:p w14:paraId="774BCC69" w14:textId="62CE4E90" w:rsidR="0063330C" w:rsidRPr="00323C34" w:rsidRDefault="0063330C" w:rsidP="0063330C">
            <w:pPr>
              <w:pStyle w:val="ListBullet"/>
              <w:ind w:left="360"/>
            </w:pPr>
          </w:p>
        </w:tc>
        <w:tc>
          <w:tcPr>
            <w:tcW w:w="0" w:type="auto"/>
            <w:hideMark/>
          </w:tcPr>
          <w:p w14:paraId="674B2800" w14:textId="77777777" w:rsidR="0063330C" w:rsidRPr="00323C34" w:rsidRDefault="0063330C" w:rsidP="0063330C">
            <w:pPr>
              <w:pStyle w:val="ListBullet"/>
              <w:ind w:left="360"/>
            </w:pPr>
            <w:r w:rsidRPr="00323C34">
              <w:t>View</w:t>
            </w:r>
          </w:p>
          <w:p w14:paraId="31EDD6D9" w14:textId="1FA8E233" w:rsidR="0063330C" w:rsidRPr="00323C34" w:rsidRDefault="005B0F9C" w:rsidP="000D4167">
            <w:pPr>
              <w:pStyle w:val="ListBullet"/>
              <w:ind w:left="360"/>
            </w:pPr>
            <w:r>
              <w:rPr>
                <w:rFonts w:hint="eastAsia"/>
              </w:rPr>
              <w:t>Begin Task</w:t>
            </w:r>
          </w:p>
        </w:tc>
        <w:tc>
          <w:tcPr>
            <w:tcW w:w="0" w:type="auto"/>
            <w:hideMark/>
          </w:tcPr>
          <w:p w14:paraId="475790C7" w14:textId="77777777" w:rsidR="00F63D80" w:rsidRPr="00323C34" w:rsidRDefault="0063330C" w:rsidP="00F63D80">
            <w:pPr>
              <w:pStyle w:val="ListBullet"/>
              <w:ind w:left="360"/>
            </w:pPr>
            <w:r w:rsidRPr="00323C34">
              <w:t>View</w:t>
            </w:r>
          </w:p>
          <w:p w14:paraId="334C31BD" w14:textId="2CFA89FB" w:rsidR="00F63D80" w:rsidRPr="00323C34" w:rsidRDefault="00D60469" w:rsidP="00F63D80">
            <w:pPr>
              <w:pStyle w:val="ListBullet"/>
              <w:ind w:left="360"/>
            </w:pPr>
            <w:r>
              <w:rPr>
                <w:rFonts w:hint="eastAsia"/>
              </w:rPr>
              <w:t>Log activity</w:t>
            </w:r>
          </w:p>
          <w:p w14:paraId="5C7E02CE" w14:textId="228C38A7" w:rsidR="00F63D80" w:rsidRPr="00323C34" w:rsidRDefault="00D60469" w:rsidP="00F63D80">
            <w:pPr>
              <w:pStyle w:val="ListBullet"/>
              <w:ind w:left="360"/>
            </w:pPr>
            <w:r>
              <w:rPr>
                <w:rFonts w:hint="eastAsia"/>
              </w:rPr>
              <w:t>Update checklist</w:t>
            </w:r>
          </w:p>
          <w:p w14:paraId="3A036F1F" w14:textId="2B7F044A" w:rsidR="00D60469" w:rsidRDefault="00D60469" w:rsidP="00F63D80">
            <w:pPr>
              <w:pStyle w:val="ListBullet"/>
              <w:ind w:left="360"/>
            </w:pPr>
            <w:r>
              <w:rPr>
                <w:rFonts w:hint="eastAsia"/>
              </w:rPr>
              <w:t>Mark Complete</w:t>
            </w:r>
          </w:p>
          <w:p w14:paraId="1C96DEF4" w14:textId="786629AB" w:rsidR="0063330C" w:rsidRPr="00323C34" w:rsidRDefault="005B0F9C" w:rsidP="00F63D80">
            <w:pPr>
              <w:pStyle w:val="ListBullet"/>
              <w:ind w:left="360"/>
            </w:pPr>
            <w:r>
              <w:rPr>
                <w:rFonts w:hint="eastAsia"/>
              </w:rPr>
              <w:t>Flag cannot complete</w:t>
            </w:r>
          </w:p>
          <w:p w14:paraId="0C5822AB" w14:textId="02597E82" w:rsidR="00F63D80" w:rsidRPr="00323C34" w:rsidRDefault="00F63D80" w:rsidP="00F63D80">
            <w:pPr>
              <w:pStyle w:val="ListBullet"/>
              <w:ind w:left="360"/>
            </w:pPr>
          </w:p>
        </w:tc>
        <w:tc>
          <w:tcPr>
            <w:tcW w:w="0" w:type="auto"/>
            <w:hideMark/>
          </w:tcPr>
          <w:p w14:paraId="67FC5531" w14:textId="77777777" w:rsidR="00F63D80" w:rsidRPr="00323C34" w:rsidRDefault="0063330C" w:rsidP="00F63D80">
            <w:pPr>
              <w:pStyle w:val="ListBullet"/>
              <w:ind w:left="360"/>
            </w:pPr>
            <w:r w:rsidRPr="00323C34">
              <w:t>View</w:t>
            </w:r>
          </w:p>
          <w:p w14:paraId="2C36B9D0" w14:textId="5282F289" w:rsidR="0063330C" w:rsidRPr="00323C34" w:rsidRDefault="0063330C" w:rsidP="00F63D80">
            <w:pPr>
              <w:pStyle w:val="ListBullet"/>
              <w:ind w:left="360"/>
            </w:pPr>
          </w:p>
        </w:tc>
        <w:tc>
          <w:tcPr>
            <w:tcW w:w="0" w:type="auto"/>
            <w:hideMark/>
          </w:tcPr>
          <w:p w14:paraId="23E93B2F" w14:textId="77777777" w:rsidR="0063330C" w:rsidRPr="00323C34" w:rsidRDefault="0063330C" w:rsidP="004A52C7">
            <w:pPr>
              <w:spacing w:after="160"/>
            </w:pPr>
            <w:r w:rsidRPr="00323C34">
              <w:t>View</w:t>
            </w:r>
          </w:p>
        </w:tc>
      </w:tr>
      <w:tr w:rsidR="00C62A87" w:rsidRPr="00323C34" w14:paraId="060A214B" w14:textId="77777777" w:rsidTr="00340672">
        <w:trPr>
          <w:cantSplit/>
        </w:trPr>
        <w:tc>
          <w:tcPr>
            <w:tcW w:w="0" w:type="auto"/>
            <w:hideMark/>
          </w:tcPr>
          <w:p w14:paraId="48D9B8C1" w14:textId="77777777" w:rsidR="0063330C" w:rsidRPr="00323C34" w:rsidRDefault="0063330C" w:rsidP="004A52C7">
            <w:pPr>
              <w:spacing w:after="160"/>
            </w:pPr>
            <w:r w:rsidRPr="00323C34">
              <w:t>Duty Officer</w:t>
            </w:r>
          </w:p>
        </w:tc>
        <w:tc>
          <w:tcPr>
            <w:tcW w:w="0" w:type="auto"/>
            <w:hideMark/>
          </w:tcPr>
          <w:p w14:paraId="0E6B1F27" w14:textId="77777777" w:rsidR="0063330C" w:rsidRPr="00323C34" w:rsidRDefault="0063330C" w:rsidP="0063330C">
            <w:pPr>
              <w:pStyle w:val="ListBullet"/>
              <w:ind w:left="360"/>
            </w:pPr>
            <w:r w:rsidRPr="00323C34">
              <w:t>View</w:t>
            </w:r>
          </w:p>
          <w:p w14:paraId="227117A0" w14:textId="77777777" w:rsidR="0063330C" w:rsidRPr="00323C34" w:rsidRDefault="0063330C" w:rsidP="0063330C">
            <w:pPr>
              <w:pStyle w:val="ListBullet"/>
              <w:ind w:left="360"/>
            </w:pPr>
            <w:r w:rsidRPr="00323C34">
              <w:t>Edit</w:t>
            </w:r>
          </w:p>
          <w:p w14:paraId="4162F8BD" w14:textId="77777777" w:rsidR="003F57B4" w:rsidRDefault="0063330C" w:rsidP="0063330C">
            <w:pPr>
              <w:pStyle w:val="ListBullet"/>
              <w:ind w:left="360"/>
            </w:pPr>
            <w:r w:rsidRPr="00323C34">
              <w:t xml:space="preserve">Assign </w:t>
            </w:r>
            <w:r w:rsidR="003F57B4">
              <w:rPr>
                <w:rFonts w:hint="eastAsia"/>
              </w:rPr>
              <w:t>Assignee/ group</w:t>
            </w:r>
          </w:p>
          <w:p w14:paraId="6391A166" w14:textId="049F423F" w:rsidR="0063330C" w:rsidRPr="00323C34" w:rsidRDefault="003F57B4" w:rsidP="0063330C">
            <w:pPr>
              <w:pStyle w:val="ListBullet"/>
              <w:ind w:left="360"/>
            </w:pPr>
            <w:r>
              <w:rPr>
                <w:rFonts w:hint="eastAsia"/>
              </w:rPr>
              <w:t xml:space="preserve">Drop Task </w:t>
            </w:r>
          </w:p>
        </w:tc>
        <w:tc>
          <w:tcPr>
            <w:tcW w:w="0" w:type="auto"/>
            <w:hideMark/>
          </w:tcPr>
          <w:p w14:paraId="6B0DC591" w14:textId="77777777" w:rsidR="0063330C" w:rsidRPr="00323C34" w:rsidRDefault="0063330C" w:rsidP="0063330C">
            <w:pPr>
              <w:pStyle w:val="ListBullet"/>
              <w:ind w:left="360"/>
            </w:pPr>
            <w:r w:rsidRPr="00323C34">
              <w:t>View</w:t>
            </w:r>
          </w:p>
          <w:p w14:paraId="0D496638" w14:textId="77777777" w:rsidR="0063330C" w:rsidRPr="00323C34" w:rsidRDefault="0063330C" w:rsidP="0063330C">
            <w:pPr>
              <w:pStyle w:val="ListBullet"/>
              <w:ind w:left="360"/>
            </w:pPr>
            <w:r w:rsidRPr="00323C34">
              <w:t>Edit</w:t>
            </w:r>
          </w:p>
          <w:p w14:paraId="02792737" w14:textId="6CBD2182" w:rsidR="0063330C" w:rsidRDefault="0063330C" w:rsidP="0063330C">
            <w:pPr>
              <w:pStyle w:val="ListBullet"/>
              <w:ind w:left="360"/>
            </w:pPr>
            <w:r w:rsidRPr="00323C34">
              <w:t xml:space="preserve">Assign </w:t>
            </w:r>
            <w:r w:rsidR="00007701">
              <w:rPr>
                <w:rFonts w:hint="eastAsia"/>
              </w:rPr>
              <w:t xml:space="preserve">/ Reassign </w:t>
            </w:r>
            <w:r w:rsidR="008C16B1">
              <w:rPr>
                <w:rFonts w:hint="eastAsia"/>
              </w:rPr>
              <w:t>Assignee</w:t>
            </w:r>
          </w:p>
          <w:p w14:paraId="64E9A55D" w14:textId="1B082D0C" w:rsidR="00007701" w:rsidRPr="00323C34" w:rsidRDefault="00007701" w:rsidP="0063330C">
            <w:pPr>
              <w:pStyle w:val="ListBullet"/>
              <w:ind w:left="360"/>
            </w:pPr>
            <w:r>
              <w:rPr>
                <w:rFonts w:hint="eastAsia"/>
              </w:rPr>
              <w:t>Drop Task</w:t>
            </w:r>
          </w:p>
        </w:tc>
        <w:tc>
          <w:tcPr>
            <w:tcW w:w="0" w:type="auto"/>
            <w:hideMark/>
          </w:tcPr>
          <w:p w14:paraId="67DDC32F" w14:textId="77777777" w:rsidR="006268A6" w:rsidRDefault="006268A6" w:rsidP="006268A6">
            <w:pPr>
              <w:pStyle w:val="ListBullet"/>
              <w:ind w:left="360"/>
            </w:pPr>
            <w:r w:rsidRPr="00323C34">
              <w:t>View</w:t>
            </w:r>
          </w:p>
          <w:p w14:paraId="3D2909D8" w14:textId="6D5DE261" w:rsidR="00D60469" w:rsidRDefault="00D60469" w:rsidP="006268A6">
            <w:pPr>
              <w:pStyle w:val="ListBullet"/>
              <w:ind w:left="360"/>
            </w:pPr>
            <w:r>
              <w:rPr>
                <w:rFonts w:hint="eastAsia"/>
              </w:rPr>
              <w:t>Edit</w:t>
            </w:r>
          </w:p>
          <w:p w14:paraId="3BE5BD43" w14:textId="69D7835E" w:rsidR="00D60469" w:rsidRDefault="00007701" w:rsidP="00D60469">
            <w:pPr>
              <w:pStyle w:val="ListBullet"/>
              <w:ind w:left="360"/>
            </w:pPr>
            <w:r>
              <w:rPr>
                <w:rFonts w:hint="eastAsia"/>
              </w:rPr>
              <w:t xml:space="preserve">Assign / </w:t>
            </w:r>
            <w:r w:rsidR="006268A6">
              <w:rPr>
                <w:rFonts w:hint="eastAsia"/>
              </w:rPr>
              <w:t>Reassign</w:t>
            </w:r>
          </w:p>
          <w:p w14:paraId="7279BC6B" w14:textId="2EBB6207" w:rsidR="0063330C" w:rsidRPr="00323C34" w:rsidRDefault="006268A6" w:rsidP="00D60469">
            <w:pPr>
              <w:pStyle w:val="ListBullet"/>
              <w:ind w:left="360"/>
            </w:pPr>
            <w:r>
              <w:rPr>
                <w:rFonts w:hint="eastAsia"/>
              </w:rPr>
              <w:t>Drop Task</w:t>
            </w:r>
          </w:p>
        </w:tc>
        <w:tc>
          <w:tcPr>
            <w:tcW w:w="0" w:type="auto"/>
            <w:hideMark/>
          </w:tcPr>
          <w:p w14:paraId="37DEFE8E" w14:textId="77777777" w:rsidR="00D60469" w:rsidRDefault="00D60469" w:rsidP="00D60469">
            <w:pPr>
              <w:pStyle w:val="ListBullet"/>
              <w:ind w:left="360"/>
            </w:pPr>
            <w:r w:rsidRPr="00323C34">
              <w:t>View</w:t>
            </w:r>
          </w:p>
          <w:p w14:paraId="00D85140" w14:textId="77777777" w:rsidR="00D60469" w:rsidRDefault="00D60469" w:rsidP="00D60469">
            <w:pPr>
              <w:pStyle w:val="ListBullet"/>
              <w:ind w:left="360"/>
            </w:pPr>
            <w:r>
              <w:t>Edit</w:t>
            </w:r>
          </w:p>
          <w:p w14:paraId="03DBAA92" w14:textId="77777777" w:rsidR="00D60469" w:rsidRDefault="00D60469" w:rsidP="00D60469">
            <w:pPr>
              <w:pStyle w:val="ListBullet"/>
              <w:ind w:left="360"/>
            </w:pPr>
            <w:r>
              <w:t>Assign / Re-assign</w:t>
            </w:r>
          </w:p>
          <w:p w14:paraId="433E5AB1" w14:textId="65AC6C4D" w:rsidR="0063330C" w:rsidRPr="00323C34" w:rsidRDefault="00D60469" w:rsidP="00D60469">
            <w:pPr>
              <w:pStyle w:val="ListBullet"/>
              <w:ind w:left="360"/>
            </w:pPr>
            <w:r>
              <w:rPr>
                <w:rFonts w:hint="eastAsia"/>
              </w:rPr>
              <w:t>Drop Task</w:t>
            </w:r>
          </w:p>
        </w:tc>
        <w:tc>
          <w:tcPr>
            <w:tcW w:w="0" w:type="auto"/>
            <w:hideMark/>
          </w:tcPr>
          <w:p w14:paraId="2700EB43" w14:textId="77777777" w:rsidR="00D60469" w:rsidRDefault="0063330C" w:rsidP="00D60469">
            <w:pPr>
              <w:pStyle w:val="ListParagraph"/>
              <w:numPr>
                <w:ilvl w:val="0"/>
                <w:numId w:val="62"/>
              </w:numPr>
              <w:spacing w:after="160"/>
            </w:pPr>
            <w:r w:rsidRPr="00323C34">
              <w:t>View</w:t>
            </w:r>
          </w:p>
          <w:p w14:paraId="099900DF" w14:textId="77777777" w:rsidR="00D60469" w:rsidRDefault="00D60469" w:rsidP="00D60469">
            <w:pPr>
              <w:pStyle w:val="ListParagraph"/>
              <w:numPr>
                <w:ilvl w:val="0"/>
                <w:numId w:val="62"/>
              </w:numPr>
              <w:spacing w:after="160"/>
            </w:pPr>
            <w:r>
              <w:t>Edit</w:t>
            </w:r>
          </w:p>
          <w:p w14:paraId="39E14A18" w14:textId="77777777" w:rsidR="00D60469" w:rsidRDefault="00D60469" w:rsidP="00D60469">
            <w:pPr>
              <w:pStyle w:val="ListParagraph"/>
              <w:numPr>
                <w:ilvl w:val="0"/>
                <w:numId w:val="62"/>
              </w:numPr>
              <w:spacing w:after="160"/>
            </w:pPr>
            <w:r>
              <w:rPr>
                <w:rFonts w:hint="eastAsia"/>
              </w:rPr>
              <w:t>Assign / Re-assign</w:t>
            </w:r>
          </w:p>
          <w:p w14:paraId="4A2A2206" w14:textId="3FE7C79B" w:rsidR="009847AB" w:rsidRPr="00323C34" w:rsidRDefault="009847AB" w:rsidP="00D60469">
            <w:pPr>
              <w:pStyle w:val="ListParagraph"/>
              <w:numPr>
                <w:ilvl w:val="0"/>
                <w:numId w:val="62"/>
              </w:numPr>
              <w:spacing w:after="160"/>
            </w:pPr>
            <w:r>
              <w:t>Drop</w:t>
            </w:r>
            <w:r w:rsidR="00D60469">
              <w:rPr>
                <w:rFonts w:hint="eastAsia"/>
              </w:rPr>
              <w:t xml:space="preserve"> Task</w:t>
            </w:r>
          </w:p>
        </w:tc>
        <w:tc>
          <w:tcPr>
            <w:tcW w:w="0" w:type="auto"/>
            <w:hideMark/>
          </w:tcPr>
          <w:p w14:paraId="0CE78C2C" w14:textId="77777777" w:rsidR="00D60469" w:rsidRDefault="00D60469" w:rsidP="00D60469">
            <w:pPr>
              <w:pStyle w:val="ListBullet"/>
              <w:numPr>
                <w:ilvl w:val="0"/>
                <w:numId w:val="62"/>
              </w:numPr>
            </w:pPr>
            <w:r w:rsidRPr="00323C34">
              <w:t>View</w:t>
            </w:r>
          </w:p>
          <w:p w14:paraId="2F6D0FF6" w14:textId="22C3A3EF" w:rsidR="0063330C" w:rsidRPr="00323C34" w:rsidRDefault="00D60469" w:rsidP="00D60469">
            <w:pPr>
              <w:pStyle w:val="ListBullet"/>
              <w:numPr>
                <w:ilvl w:val="0"/>
                <w:numId w:val="62"/>
              </w:numPr>
            </w:pPr>
            <w:r>
              <w:rPr>
                <w:rFonts w:hint="eastAsia"/>
              </w:rPr>
              <w:t>Reopen Task</w:t>
            </w:r>
          </w:p>
        </w:tc>
      </w:tr>
      <w:tr w:rsidR="00C62A87" w:rsidRPr="00323C34" w14:paraId="44023BDA" w14:textId="77777777" w:rsidTr="00340672">
        <w:trPr>
          <w:cantSplit/>
        </w:trPr>
        <w:tc>
          <w:tcPr>
            <w:tcW w:w="0" w:type="auto"/>
            <w:hideMark/>
          </w:tcPr>
          <w:p w14:paraId="4DABF451" w14:textId="77777777" w:rsidR="0063330C" w:rsidRPr="00323C34" w:rsidRDefault="0063330C" w:rsidP="004A52C7">
            <w:pPr>
              <w:spacing w:after="160"/>
            </w:pPr>
            <w:r w:rsidRPr="00323C34">
              <w:lastRenderedPageBreak/>
              <w:t>Duty Manager</w:t>
            </w:r>
          </w:p>
        </w:tc>
        <w:tc>
          <w:tcPr>
            <w:tcW w:w="0" w:type="auto"/>
            <w:hideMark/>
          </w:tcPr>
          <w:p w14:paraId="278799F4" w14:textId="77777777" w:rsidR="0063330C" w:rsidRPr="00323C34" w:rsidRDefault="0063330C" w:rsidP="0063330C">
            <w:pPr>
              <w:pStyle w:val="ListBullet"/>
              <w:ind w:left="360"/>
            </w:pPr>
            <w:r w:rsidRPr="00323C34">
              <w:t>View</w:t>
            </w:r>
          </w:p>
          <w:p w14:paraId="15CA1ACE" w14:textId="77777777" w:rsidR="0063330C" w:rsidRPr="00323C34" w:rsidRDefault="0063330C" w:rsidP="0063330C">
            <w:pPr>
              <w:pStyle w:val="ListBullet"/>
              <w:ind w:left="360"/>
            </w:pPr>
            <w:r w:rsidRPr="00323C34">
              <w:t>Edit</w:t>
            </w:r>
          </w:p>
          <w:p w14:paraId="2DB0952B" w14:textId="77777777" w:rsidR="003F57B4" w:rsidRDefault="0063330C" w:rsidP="0063330C">
            <w:pPr>
              <w:pStyle w:val="ListBullet"/>
              <w:ind w:left="360"/>
            </w:pPr>
            <w:r w:rsidRPr="00323C34">
              <w:t xml:space="preserve">Assign </w:t>
            </w:r>
            <w:r w:rsidR="003F57B4">
              <w:rPr>
                <w:rFonts w:hint="eastAsia"/>
              </w:rPr>
              <w:t>Assignee / group</w:t>
            </w:r>
          </w:p>
          <w:p w14:paraId="58C8987F" w14:textId="4674D91F" w:rsidR="0063330C" w:rsidRPr="00323C34" w:rsidRDefault="003F57B4" w:rsidP="0063330C">
            <w:pPr>
              <w:pStyle w:val="ListBullet"/>
              <w:ind w:left="360"/>
            </w:pPr>
            <w:r>
              <w:rPr>
                <w:rFonts w:hint="eastAsia"/>
              </w:rPr>
              <w:t xml:space="preserve">Drop Task </w:t>
            </w:r>
          </w:p>
        </w:tc>
        <w:tc>
          <w:tcPr>
            <w:tcW w:w="0" w:type="auto"/>
            <w:hideMark/>
          </w:tcPr>
          <w:p w14:paraId="1E2083A4" w14:textId="77777777" w:rsidR="0063330C" w:rsidRPr="00323C34" w:rsidRDefault="0063330C" w:rsidP="0063330C">
            <w:pPr>
              <w:pStyle w:val="ListBullet"/>
              <w:ind w:left="360"/>
            </w:pPr>
            <w:r w:rsidRPr="00323C34">
              <w:t>View</w:t>
            </w:r>
          </w:p>
          <w:p w14:paraId="3CABEA76" w14:textId="77777777" w:rsidR="0063330C" w:rsidRPr="00323C34" w:rsidRDefault="0063330C" w:rsidP="0063330C">
            <w:pPr>
              <w:pStyle w:val="ListBullet"/>
              <w:ind w:left="360"/>
            </w:pPr>
            <w:r w:rsidRPr="00323C34">
              <w:t>Edit</w:t>
            </w:r>
          </w:p>
          <w:p w14:paraId="1B643C75" w14:textId="0BBA572D" w:rsidR="0063330C" w:rsidRDefault="0063330C" w:rsidP="0063330C">
            <w:pPr>
              <w:pStyle w:val="ListBullet"/>
              <w:ind w:left="360"/>
            </w:pPr>
            <w:r w:rsidRPr="00323C34">
              <w:t>Assign</w:t>
            </w:r>
            <w:r w:rsidR="00007701">
              <w:rPr>
                <w:rFonts w:hint="eastAsia"/>
              </w:rPr>
              <w:t xml:space="preserve"> / Reassign</w:t>
            </w:r>
            <w:r w:rsidRPr="00323C34">
              <w:t xml:space="preserve"> </w:t>
            </w:r>
            <w:r w:rsidR="008C16B1">
              <w:rPr>
                <w:rFonts w:hint="eastAsia"/>
              </w:rPr>
              <w:t>A</w:t>
            </w:r>
            <w:r w:rsidR="00007701">
              <w:rPr>
                <w:rFonts w:hint="eastAsia"/>
              </w:rPr>
              <w:t>ssignee</w:t>
            </w:r>
          </w:p>
          <w:p w14:paraId="228F2E82" w14:textId="60C65ADD" w:rsidR="003F57B4" w:rsidRPr="00323C34" w:rsidRDefault="003F57B4" w:rsidP="0063330C">
            <w:pPr>
              <w:pStyle w:val="ListBullet"/>
              <w:ind w:left="360"/>
            </w:pPr>
            <w:r>
              <w:rPr>
                <w:rFonts w:hint="eastAsia"/>
              </w:rPr>
              <w:t>Drop Task</w:t>
            </w:r>
          </w:p>
        </w:tc>
        <w:tc>
          <w:tcPr>
            <w:tcW w:w="0" w:type="auto"/>
            <w:hideMark/>
          </w:tcPr>
          <w:p w14:paraId="7DABA164" w14:textId="77777777" w:rsidR="006268A6" w:rsidRDefault="006268A6" w:rsidP="006268A6">
            <w:pPr>
              <w:pStyle w:val="ListBullet"/>
              <w:ind w:left="360"/>
            </w:pPr>
            <w:r w:rsidRPr="00323C34">
              <w:t>View</w:t>
            </w:r>
          </w:p>
          <w:p w14:paraId="3F0BB53D" w14:textId="1A7E14A2" w:rsidR="00D60469" w:rsidRDefault="00D60469" w:rsidP="006268A6">
            <w:pPr>
              <w:pStyle w:val="ListBullet"/>
              <w:ind w:left="360"/>
            </w:pPr>
            <w:r>
              <w:rPr>
                <w:rFonts w:hint="eastAsia"/>
              </w:rPr>
              <w:t>Edit</w:t>
            </w:r>
          </w:p>
          <w:p w14:paraId="4DBDD4BA" w14:textId="77777777" w:rsidR="00D60469" w:rsidRDefault="006268A6" w:rsidP="00D60469">
            <w:pPr>
              <w:pStyle w:val="ListBullet"/>
              <w:ind w:left="360"/>
            </w:pPr>
            <w:r>
              <w:rPr>
                <w:rFonts w:hint="eastAsia"/>
              </w:rPr>
              <w:t>Reassign</w:t>
            </w:r>
          </w:p>
          <w:p w14:paraId="69F7FA0E" w14:textId="06AF15D2" w:rsidR="0063330C" w:rsidRPr="00323C34" w:rsidRDefault="006268A6" w:rsidP="00D60469">
            <w:pPr>
              <w:pStyle w:val="ListBullet"/>
              <w:ind w:left="360"/>
            </w:pPr>
            <w:r>
              <w:rPr>
                <w:rFonts w:hint="eastAsia"/>
              </w:rPr>
              <w:t>Drop Task</w:t>
            </w:r>
          </w:p>
        </w:tc>
        <w:tc>
          <w:tcPr>
            <w:tcW w:w="0" w:type="auto"/>
            <w:hideMark/>
          </w:tcPr>
          <w:p w14:paraId="4C62736C" w14:textId="77777777" w:rsidR="00D60469" w:rsidRDefault="00D60469" w:rsidP="00D60469">
            <w:pPr>
              <w:pStyle w:val="ListBullet"/>
              <w:ind w:left="360"/>
            </w:pPr>
            <w:r w:rsidRPr="00323C34">
              <w:t>View</w:t>
            </w:r>
          </w:p>
          <w:p w14:paraId="77F2C2E2" w14:textId="77777777" w:rsidR="00D60469" w:rsidRDefault="00D60469" w:rsidP="00D60469">
            <w:pPr>
              <w:pStyle w:val="ListBullet"/>
              <w:ind w:left="360"/>
            </w:pPr>
            <w:r>
              <w:t>Edit</w:t>
            </w:r>
          </w:p>
          <w:p w14:paraId="24251EB4" w14:textId="77777777" w:rsidR="00D60469" w:rsidRDefault="00D60469" w:rsidP="00D60469">
            <w:pPr>
              <w:pStyle w:val="ListBullet"/>
              <w:ind w:left="360"/>
            </w:pPr>
            <w:r>
              <w:t>Assign / Re-assign</w:t>
            </w:r>
          </w:p>
          <w:p w14:paraId="6940DA34" w14:textId="05E4BCCF" w:rsidR="0063330C" w:rsidRPr="00323C34" w:rsidRDefault="00D60469" w:rsidP="00D60469">
            <w:pPr>
              <w:pStyle w:val="ListBullet"/>
              <w:ind w:left="360"/>
            </w:pPr>
            <w:r>
              <w:rPr>
                <w:rFonts w:hint="eastAsia"/>
              </w:rPr>
              <w:t>Drop Task</w:t>
            </w:r>
          </w:p>
        </w:tc>
        <w:tc>
          <w:tcPr>
            <w:tcW w:w="0" w:type="auto"/>
            <w:hideMark/>
          </w:tcPr>
          <w:p w14:paraId="00FD78DE" w14:textId="77777777" w:rsidR="0063330C" w:rsidRDefault="0063330C" w:rsidP="00A40BAC">
            <w:pPr>
              <w:pStyle w:val="ListBullet"/>
              <w:ind w:left="360"/>
            </w:pPr>
            <w:r w:rsidRPr="00323C34">
              <w:t>View</w:t>
            </w:r>
          </w:p>
          <w:p w14:paraId="5753C64C" w14:textId="77777777" w:rsidR="00A40BAC" w:rsidRDefault="00A40BAC" w:rsidP="00A40BAC">
            <w:pPr>
              <w:pStyle w:val="ListBullet"/>
              <w:ind w:left="360"/>
            </w:pPr>
            <w:r>
              <w:t>Edit</w:t>
            </w:r>
          </w:p>
          <w:p w14:paraId="08372633" w14:textId="64DDF382" w:rsidR="00D60469" w:rsidRDefault="00D60469" w:rsidP="00A40BAC">
            <w:pPr>
              <w:pStyle w:val="ListBullet"/>
              <w:ind w:left="360"/>
            </w:pPr>
            <w:r>
              <w:rPr>
                <w:rFonts w:hint="eastAsia"/>
              </w:rPr>
              <w:t>Assign / Re-assign</w:t>
            </w:r>
          </w:p>
          <w:p w14:paraId="77FFE50A" w14:textId="26757943" w:rsidR="00A40BAC" w:rsidRPr="00323C34" w:rsidRDefault="009847AB" w:rsidP="00A40BAC">
            <w:pPr>
              <w:pStyle w:val="ListBullet"/>
              <w:ind w:left="360"/>
            </w:pPr>
            <w:r>
              <w:t>Drop</w:t>
            </w:r>
            <w:r w:rsidR="00D60469">
              <w:rPr>
                <w:rFonts w:hint="eastAsia"/>
              </w:rPr>
              <w:t xml:space="preserve"> Task</w:t>
            </w:r>
          </w:p>
        </w:tc>
        <w:tc>
          <w:tcPr>
            <w:tcW w:w="0" w:type="auto"/>
            <w:hideMark/>
          </w:tcPr>
          <w:p w14:paraId="563DCA0F" w14:textId="77777777" w:rsidR="00D60469" w:rsidRDefault="00D60469" w:rsidP="00D60469">
            <w:pPr>
              <w:pStyle w:val="ListBullet"/>
              <w:ind w:left="360"/>
            </w:pPr>
            <w:r w:rsidRPr="00323C34">
              <w:t>View</w:t>
            </w:r>
          </w:p>
          <w:p w14:paraId="124A35E5" w14:textId="332C086C" w:rsidR="0063330C" w:rsidRPr="00323C34" w:rsidRDefault="00D60469" w:rsidP="00D60469">
            <w:pPr>
              <w:pStyle w:val="ListBullet"/>
              <w:ind w:left="360"/>
            </w:pPr>
            <w:r>
              <w:rPr>
                <w:rFonts w:hint="eastAsia"/>
              </w:rPr>
              <w:t>Reopen Task</w:t>
            </w:r>
          </w:p>
        </w:tc>
      </w:tr>
    </w:tbl>
    <w:p w14:paraId="1B3DBE84" w14:textId="3B4BEC0E" w:rsidR="00C2267E" w:rsidRDefault="00C2267E" w:rsidP="0052048E">
      <w:pPr>
        <w:sectPr w:rsidR="00C2267E" w:rsidSect="00C2267E">
          <w:pgSz w:w="16838" w:h="11906" w:orient="landscape"/>
          <w:pgMar w:top="1440" w:right="1440" w:bottom="1440" w:left="1440" w:header="708" w:footer="708" w:gutter="0"/>
          <w:cols w:space="708"/>
          <w:docGrid w:linePitch="360"/>
        </w:sectPr>
      </w:pPr>
    </w:p>
    <w:p w14:paraId="146755E7" w14:textId="77777777" w:rsidR="001803F0" w:rsidRDefault="001803F0" w:rsidP="001803F0">
      <w:pPr>
        <w:pStyle w:val="Heading3"/>
      </w:pPr>
      <w:bookmarkStart w:id="255" w:name="_Toc232496778"/>
      <w:r>
        <w:rPr>
          <w:rFonts w:hint="eastAsia"/>
        </w:rPr>
        <w:lastRenderedPageBreak/>
        <w:t>e-Diary Management</w:t>
      </w:r>
      <w:bookmarkEnd w:id="255"/>
    </w:p>
    <w:tbl>
      <w:tblPr>
        <w:tblStyle w:val="TableGrid"/>
        <w:tblW w:w="5000" w:type="pct"/>
        <w:tblLook w:val="04A0" w:firstRow="1" w:lastRow="0" w:firstColumn="1" w:lastColumn="0" w:noHBand="0" w:noVBand="1"/>
      </w:tblPr>
      <w:tblGrid>
        <w:gridCol w:w="3216"/>
        <w:gridCol w:w="1262"/>
        <w:gridCol w:w="1655"/>
        <w:gridCol w:w="1655"/>
        <w:gridCol w:w="1228"/>
      </w:tblGrid>
      <w:tr w:rsidR="001803F0" w:rsidRPr="00323C34" w14:paraId="015820DF" w14:textId="77777777" w:rsidTr="001803F0">
        <w:trPr>
          <w:cantSplit/>
          <w:tblHeader/>
        </w:trPr>
        <w:tc>
          <w:tcPr>
            <w:tcW w:w="1783" w:type="pct"/>
            <w:shd w:val="clear" w:color="auto" w:fill="0070C0"/>
            <w:vAlign w:val="center"/>
            <w:hideMark/>
          </w:tcPr>
          <w:p w14:paraId="0129DE26" w14:textId="77777777" w:rsidR="001803F0" w:rsidRPr="00323C34" w:rsidRDefault="001803F0" w:rsidP="001803F0">
            <w:pPr>
              <w:spacing w:after="160"/>
              <w:rPr>
                <w:b/>
                <w:bCs/>
                <w:color w:val="FFFFFF" w:themeColor="background1"/>
              </w:rPr>
            </w:pPr>
            <w:r w:rsidRPr="00323C34">
              <w:rPr>
                <w:b/>
                <w:bCs/>
                <w:color w:val="FFFFFF" w:themeColor="background1"/>
              </w:rPr>
              <w:t>Role</w:t>
            </w:r>
          </w:p>
        </w:tc>
        <w:tc>
          <w:tcPr>
            <w:tcW w:w="700" w:type="pct"/>
            <w:shd w:val="clear" w:color="auto" w:fill="0070C0"/>
            <w:vAlign w:val="center"/>
          </w:tcPr>
          <w:p w14:paraId="3E3BFA59" w14:textId="3C6A8417" w:rsidR="001803F0" w:rsidRPr="00323C34" w:rsidRDefault="001803F0" w:rsidP="001803F0">
            <w:pPr>
              <w:spacing w:after="160"/>
              <w:rPr>
                <w:b/>
                <w:bCs/>
                <w:color w:val="FFFFFF" w:themeColor="background1"/>
              </w:rPr>
            </w:pPr>
            <w:r>
              <w:rPr>
                <w:rFonts w:hint="eastAsia"/>
                <w:b/>
                <w:bCs/>
                <w:color w:val="FFFFFF" w:themeColor="background1"/>
              </w:rPr>
              <w:t>Create</w:t>
            </w:r>
          </w:p>
        </w:tc>
        <w:tc>
          <w:tcPr>
            <w:tcW w:w="918" w:type="pct"/>
            <w:shd w:val="clear" w:color="auto" w:fill="0070C0"/>
            <w:vAlign w:val="center"/>
          </w:tcPr>
          <w:p w14:paraId="1DFFF80F" w14:textId="749038D5" w:rsidR="001803F0" w:rsidRPr="00323C34" w:rsidRDefault="001803F0" w:rsidP="001803F0">
            <w:pPr>
              <w:spacing w:after="160"/>
              <w:rPr>
                <w:b/>
                <w:bCs/>
                <w:color w:val="FFFFFF" w:themeColor="background1"/>
              </w:rPr>
            </w:pPr>
            <w:r>
              <w:rPr>
                <w:rFonts w:hint="eastAsia"/>
                <w:b/>
                <w:bCs/>
                <w:color w:val="FFFFFF" w:themeColor="background1"/>
              </w:rPr>
              <w:t>View</w:t>
            </w:r>
          </w:p>
        </w:tc>
        <w:tc>
          <w:tcPr>
            <w:tcW w:w="918" w:type="pct"/>
            <w:shd w:val="clear" w:color="auto" w:fill="0070C0"/>
            <w:vAlign w:val="center"/>
          </w:tcPr>
          <w:p w14:paraId="7FDC2093" w14:textId="51B2F1FE" w:rsidR="001803F0" w:rsidRPr="00323C34" w:rsidRDefault="001803F0" w:rsidP="001803F0">
            <w:pPr>
              <w:spacing w:after="160"/>
              <w:rPr>
                <w:b/>
                <w:bCs/>
                <w:color w:val="FFFFFF" w:themeColor="background1"/>
              </w:rPr>
            </w:pPr>
            <w:r>
              <w:rPr>
                <w:rFonts w:hint="eastAsia"/>
                <w:b/>
                <w:bCs/>
                <w:color w:val="FFFFFF" w:themeColor="background1"/>
              </w:rPr>
              <w:t>Edit</w:t>
            </w:r>
          </w:p>
        </w:tc>
        <w:tc>
          <w:tcPr>
            <w:tcW w:w="681" w:type="pct"/>
            <w:shd w:val="clear" w:color="auto" w:fill="0070C0"/>
            <w:vAlign w:val="center"/>
          </w:tcPr>
          <w:p w14:paraId="3ADAB265" w14:textId="01649281" w:rsidR="001803F0" w:rsidRPr="00323C34" w:rsidRDefault="001803F0" w:rsidP="001803F0">
            <w:pPr>
              <w:spacing w:after="160"/>
              <w:rPr>
                <w:b/>
                <w:bCs/>
                <w:color w:val="FFFFFF" w:themeColor="background1"/>
              </w:rPr>
            </w:pPr>
            <w:r>
              <w:rPr>
                <w:rFonts w:hint="eastAsia"/>
                <w:b/>
                <w:bCs/>
                <w:color w:val="FFFFFF" w:themeColor="background1"/>
              </w:rPr>
              <w:t>Delete</w:t>
            </w:r>
          </w:p>
        </w:tc>
      </w:tr>
      <w:tr w:rsidR="001803F0" w:rsidRPr="00323C34" w14:paraId="1B81C2ED" w14:textId="77777777" w:rsidTr="001803F0">
        <w:trPr>
          <w:cantSplit/>
        </w:trPr>
        <w:tc>
          <w:tcPr>
            <w:tcW w:w="1783" w:type="pct"/>
            <w:vAlign w:val="center"/>
          </w:tcPr>
          <w:p w14:paraId="2CF1B652" w14:textId="77FECB10" w:rsidR="001803F0" w:rsidRPr="00323C34" w:rsidRDefault="001803F0" w:rsidP="001803F0">
            <w:r>
              <w:rPr>
                <w:rFonts w:hint="eastAsia"/>
              </w:rPr>
              <w:t>System Administrator</w:t>
            </w:r>
          </w:p>
        </w:tc>
        <w:tc>
          <w:tcPr>
            <w:tcW w:w="700" w:type="pct"/>
            <w:vAlign w:val="center"/>
          </w:tcPr>
          <w:p w14:paraId="283078D0" w14:textId="6D846C87" w:rsidR="001803F0" w:rsidRPr="00323C34" w:rsidRDefault="001803F0" w:rsidP="001803F0">
            <w:r>
              <w:rPr>
                <w:rFonts w:hint="eastAsia"/>
              </w:rPr>
              <w:t>Yes</w:t>
            </w:r>
          </w:p>
        </w:tc>
        <w:tc>
          <w:tcPr>
            <w:tcW w:w="918" w:type="pct"/>
            <w:vAlign w:val="center"/>
          </w:tcPr>
          <w:p w14:paraId="5761727F" w14:textId="05F16BC0" w:rsidR="001803F0" w:rsidRPr="00323C34" w:rsidRDefault="001803F0" w:rsidP="001803F0">
            <w:r w:rsidRPr="00DC0661">
              <w:rPr>
                <w:rFonts w:hint="eastAsia"/>
              </w:rPr>
              <w:t>All entries</w:t>
            </w:r>
          </w:p>
        </w:tc>
        <w:tc>
          <w:tcPr>
            <w:tcW w:w="918" w:type="pct"/>
            <w:vAlign w:val="center"/>
          </w:tcPr>
          <w:p w14:paraId="50724754" w14:textId="5125E382" w:rsidR="001803F0" w:rsidRPr="00323C34" w:rsidRDefault="00E04825" w:rsidP="001803F0">
            <w:r>
              <w:t>No</w:t>
            </w:r>
          </w:p>
        </w:tc>
        <w:tc>
          <w:tcPr>
            <w:tcW w:w="681" w:type="pct"/>
            <w:vAlign w:val="center"/>
          </w:tcPr>
          <w:p w14:paraId="4B274F83" w14:textId="1631DFC9" w:rsidR="001803F0" w:rsidRPr="00323C34" w:rsidRDefault="001803F0" w:rsidP="001803F0">
            <w:r>
              <w:rPr>
                <w:rFonts w:hint="eastAsia"/>
              </w:rPr>
              <w:t>Yes</w:t>
            </w:r>
          </w:p>
        </w:tc>
      </w:tr>
      <w:tr w:rsidR="001E3B42" w:rsidRPr="00323C34" w14:paraId="25BCEF06" w14:textId="77777777" w:rsidTr="001803F0">
        <w:trPr>
          <w:cantSplit/>
        </w:trPr>
        <w:tc>
          <w:tcPr>
            <w:tcW w:w="1783" w:type="pct"/>
            <w:vAlign w:val="center"/>
          </w:tcPr>
          <w:p w14:paraId="6D6CB867" w14:textId="6E8E9866" w:rsidR="001E3B42" w:rsidRDefault="001E3B42" w:rsidP="001E3B42">
            <w:r>
              <w:t>Current Ops Administrator</w:t>
            </w:r>
          </w:p>
        </w:tc>
        <w:tc>
          <w:tcPr>
            <w:tcW w:w="700" w:type="pct"/>
            <w:vAlign w:val="center"/>
          </w:tcPr>
          <w:p w14:paraId="7EEB2C7E" w14:textId="7C52E066" w:rsidR="001E3B42" w:rsidRDefault="003C6EB4" w:rsidP="001E3B42">
            <w:r>
              <w:t>Yes</w:t>
            </w:r>
          </w:p>
        </w:tc>
        <w:tc>
          <w:tcPr>
            <w:tcW w:w="918" w:type="pct"/>
            <w:vAlign w:val="center"/>
          </w:tcPr>
          <w:p w14:paraId="1F16DF54" w14:textId="640FB7BF" w:rsidR="001E3B42" w:rsidRPr="00DC0661" w:rsidRDefault="001E3B42" w:rsidP="001E3B42">
            <w:r w:rsidRPr="00DC0661">
              <w:rPr>
                <w:rFonts w:hint="eastAsia"/>
              </w:rPr>
              <w:t>All entries</w:t>
            </w:r>
          </w:p>
        </w:tc>
        <w:tc>
          <w:tcPr>
            <w:tcW w:w="918" w:type="pct"/>
            <w:vAlign w:val="center"/>
          </w:tcPr>
          <w:p w14:paraId="4B824F3D" w14:textId="3DE67A37" w:rsidR="001E3B42" w:rsidRDefault="001E3B42" w:rsidP="001E3B42">
            <w:r>
              <w:t>No</w:t>
            </w:r>
          </w:p>
        </w:tc>
        <w:tc>
          <w:tcPr>
            <w:tcW w:w="681" w:type="pct"/>
            <w:vAlign w:val="center"/>
          </w:tcPr>
          <w:p w14:paraId="6126BA10" w14:textId="4DEB5D3B" w:rsidR="001E3B42" w:rsidRDefault="001E3B42" w:rsidP="001E3B42">
            <w:r>
              <w:rPr>
                <w:rFonts w:hint="eastAsia"/>
              </w:rPr>
              <w:t>No</w:t>
            </w:r>
          </w:p>
        </w:tc>
      </w:tr>
      <w:tr w:rsidR="001E3B42" w:rsidRPr="00323C34" w14:paraId="7302190E" w14:textId="77777777" w:rsidTr="001803F0">
        <w:trPr>
          <w:cantSplit/>
        </w:trPr>
        <w:tc>
          <w:tcPr>
            <w:tcW w:w="1783" w:type="pct"/>
            <w:vAlign w:val="center"/>
          </w:tcPr>
          <w:p w14:paraId="5C1FAF40" w14:textId="24D72EC8" w:rsidR="001E3B42" w:rsidRPr="00323C34" w:rsidRDefault="001E3B42" w:rsidP="001E3B42">
            <w:r>
              <w:rPr>
                <w:rFonts w:hint="eastAsia"/>
              </w:rPr>
              <w:t>Duty Manager</w:t>
            </w:r>
          </w:p>
        </w:tc>
        <w:tc>
          <w:tcPr>
            <w:tcW w:w="700" w:type="pct"/>
            <w:vAlign w:val="center"/>
          </w:tcPr>
          <w:p w14:paraId="0D0C5846" w14:textId="5235CEA8" w:rsidR="001E3B42" w:rsidRPr="00323C34" w:rsidRDefault="001E3B42" w:rsidP="001E3B42">
            <w:r>
              <w:rPr>
                <w:rFonts w:hint="eastAsia"/>
              </w:rPr>
              <w:t>Yes</w:t>
            </w:r>
          </w:p>
        </w:tc>
        <w:tc>
          <w:tcPr>
            <w:tcW w:w="918" w:type="pct"/>
            <w:vAlign w:val="center"/>
          </w:tcPr>
          <w:p w14:paraId="6DF02AD9" w14:textId="19BF4B44" w:rsidR="001E3B42" w:rsidRPr="00323C34" w:rsidRDefault="001E3B42" w:rsidP="001E3B42">
            <w:r w:rsidRPr="00DC0661">
              <w:rPr>
                <w:rFonts w:hint="eastAsia"/>
              </w:rPr>
              <w:t>All entries</w:t>
            </w:r>
          </w:p>
        </w:tc>
        <w:tc>
          <w:tcPr>
            <w:tcW w:w="918" w:type="pct"/>
            <w:vAlign w:val="center"/>
          </w:tcPr>
          <w:p w14:paraId="31A8A624" w14:textId="63655856" w:rsidR="001E3B42" w:rsidRPr="00323C34" w:rsidRDefault="001E3B42" w:rsidP="001E3B42">
            <w:r>
              <w:t>No</w:t>
            </w:r>
          </w:p>
        </w:tc>
        <w:tc>
          <w:tcPr>
            <w:tcW w:w="681" w:type="pct"/>
            <w:vAlign w:val="center"/>
          </w:tcPr>
          <w:p w14:paraId="2DFA8EB8" w14:textId="2E85C5C6" w:rsidR="001E3B42" w:rsidRPr="00323C34" w:rsidRDefault="001E3B42" w:rsidP="001E3B42">
            <w:r>
              <w:rPr>
                <w:rFonts w:hint="eastAsia"/>
              </w:rPr>
              <w:t>No</w:t>
            </w:r>
          </w:p>
        </w:tc>
      </w:tr>
      <w:tr w:rsidR="001E3B42" w:rsidRPr="00323C34" w14:paraId="7AD6EB48" w14:textId="77777777" w:rsidTr="001803F0">
        <w:trPr>
          <w:cantSplit/>
        </w:trPr>
        <w:tc>
          <w:tcPr>
            <w:tcW w:w="1783" w:type="pct"/>
            <w:vAlign w:val="center"/>
          </w:tcPr>
          <w:p w14:paraId="328826CC" w14:textId="21E2C246" w:rsidR="001E3B42" w:rsidRPr="00323C34" w:rsidRDefault="001E3B42" w:rsidP="001E3B42">
            <w:r>
              <w:rPr>
                <w:rFonts w:hint="eastAsia"/>
              </w:rPr>
              <w:t>Duty Officer</w:t>
            </w:r>
          </w:p>
        </w:tc>
        <w:tc>
          <w:tcPr>
            <w:tcW w:w="700" w:type="pct"/>
            <w:vAlign w:val="center"/>
          </w:tcPr>
          <w:p w14:paraId="7A7508A8" w14:textId="63F81A34" w:rsidR="001E3B42" w:rsidRPr="00323C34" w:rsidRDefault="001E3B42" w:rsidP="001E3B42">
            <w:r>
              <w:rPr>
                <w:rFonts w:hint="eastAsia"/>
              </w:rPr>
              <w:t>Yes</w:t>
            </w:r>
          </w:p>
        </w:tc>
        <w:tc>
          <w:tcPr>
            <w:tcW w:w="918" w:type="pct"/>
            <w:vAlign w:val="center"/>
          </w:tcPr>
          <w:p w14:paraId="67C22AC4" w14:textId="5AB7311D" w:rsidR="001E3B42" w:rsidRPr="00323C34" w:rsidRDefault="001E3B42" w:rsidP="001E3B42">
            <w:r w:rsidRPr="00DC0661">
              <w:rPr>
                <w:rFonts w:hint="eastAsia"/>
              </w:rPr>
              <w:t>All entries</w:t>
            </w:r>
          </w:p>
        </w:tc>
        <w:tc>
          <w:tcPr>
            <w:tcW w:w="918" w:type="pct"/>
            <w:vAlign w:val="center"/>
          </w:tcPr>
          <w:p w14:paraId="6971CB90" w14:textId="50B46A69" w:rsidR="001E3B42" w:rsidRPr="00323C34" w:rsidRDefault="001E3B42" w:rsidP="001E3B42">
            <w:r>
              <w:t>No</w:t>
            </w:r>
          </w:p>
        </w:tc>
        <w:tc>
          <w:tcPr>
            <w:tcW w:w="681" w:type="pct"/>
          </w:tcPr>
          <w:p w14:paraId="2DF102E9" w14:textId="4BA9D732" w:rsidR="001E3B42" w:rsidRPr="00323C34" w:rsidRDefault="001E3B42" w:rsidP="001E3B42">
            <w:r w:rsidRPr="00770811">
              <w:rPr>
                <w:rFonts w:hint="eastAsia"/>
              </w:rPr>
              <w:t>No</w:t>
            </w:r>
          </w:p>
        </w:tc>
      </w:tr>
      <w:tr w:rsidR="001E3B42" w:rsidRPr="00323C34" w14:paraId="191D477B" w14:textId="77777777" w:rsidTr="001803F0">
        <w:trPr>
          <w:cantSplit/>
        </w:trPr>
        <w:tc>
          <w:tcPr>
            <w:tcW w:w="1783" w:type="pct"/>
            <w:vAlign w:val="center"/>
          </w:tcPr>
          <w:p w14:paraId="220D198D" w14:textId="7C165EF4" w:rsidR="001E3B42" w:rsidRPr="00323C34" w:rsidRDefault="001E3B42" w:rsidP="001E3B42">
            <w:r>
              <w:rPr>
                <w:rFonts w:hint="eastAsia"/>
              </w:rPr>
              <w:t>Controller</w:t>
            </w:r>
          </w:p>
        </w:tc>
        <w:tc>
          <w:tcPr>
            <w:tcW w:w="700" w:type="pct"/>
            <w:vAlign w:val="center"/>
          </w:tcPr>
          <w:p w14:paraId="77ACCFC3" w14:textId="59DEDFD8" w:rsidR="001E3B42" w:rsidRPr="00323C34" w:rsidRDefault="001E3B42" w:rsidP="001E3B42">
            <w:r>
              <w:rPr>
                <w:rFonts w:hint="eastAsia"/>
              </w:rPr>
              <w:t>Yes</w:t>
            </w:r>
          </w:p>
        </w:tc>
        <w:tc>
          <w:tcPr>
            <w:tcW w:w="918" w:type="pct"/>
            <w:vAlign w:val="center"/>
          </w:tcPr>
          <w:p w14:paraId="1206D1CA" w14:textId="40E41554" w:rsidR="001E3B42" w:rsidRPr="00323C34" w:rsidRDefault="001E3B42" w:rsidP="001E3B42">
            <w:r w:rsidRPr="00DC0661">
              <w:rPr>
                <w:rFonts w:hint="eastAsia"/>
              </w:rPr>
              <w:t>All entries</w:t>
            </w:r>
          </w:p>
        </w:tc>
        <w:tc>
          <w:tcPr>
            <w:tcW w:w="918" w:type="pct"/>
            <w:vAlign w:val="center"/>
          </w:tcPr>
          <w:p w14:paraId="2AAAF1B3" w14:textId="16638EA9" w:rsidR="001E3B42" w:rsidRPr="00323C34" w:rsidRDefault="001E3B42" w:rsidP="001E3B42">
            <w:r>
              <w:t>No</w:t>
            </w:r>
          </w:p>
        </w:tc>
        <w:tc>
          <w:tcPr>
            <w:tcW w:w="681" w:type="pct"/>
          </w:tcPr>
          <w:p w14:paraId="7B072628" w14:textId="4DB1855C" w:rsidR="001E3B42" w:rsidRPr="00323C34" w:rsidRDefault="001E3B42" w:rsidP="001E3B42">
            <w:r w:rsidRPr="00770811">
              <w:rPr>
                <w:rFonts w:hint="eastAsia"/>
              </w:rPr>
              <w:t>No</w:t>
            </w:r>
          </w:p>
        </w:tc>
      </w:tr>
    </w:tbl>
    <w:p w14:paraId="6684D1DF" w14:textId="5C9EC2A9" w:rsidR="00454B33" w:rsidRPr="00323C34" w:rsidRDefault="00D039D2" w:rsidP="006C258F">
      <w:pPr>
        <w:pStyle w:val="Heading2"/>
      </w:pPr>
      <w:bookmarkStart w:id="256" w:name="_Toc232496779"/>
      <w:r w:rsidRPr="00323C34">
        <w:rPr>
          <w:rFonts w:hint="eastAsia"/>
        </w:rPr>
        <w:t xml:space="preserve">Record </w:t>
      </w:r>
      <w:r w:rsidR="00454B33" w:rsidRPr="00323C34">
        <w:rPr>
          <w:rFonts w:hint="eastAsia"/>
        </w:rPr>
        <w:t>Data Retention</w:t>
      </w:r>
      <w:bookmarkEnd w:id="256"/>
    </w:p>
    <w:p w14:paraId="14C2670C" w14:textId="487420F8" w:rsidR="00112FF0" w:rsidRDefault="00112FF0" w:rsidP="00112FF0">
      <w:r w:rsidRPr="00323C34">
        <w:t xml:space="preserve">When a user account is deactivated or removed, their associated records </w:t>
      </w:r>
      <w:r w:rsidR="00D039D2" w:rsidRPr="00323C34">
        <w:rPr>
          <w:rFonts w:hint="eastAsia"/>
        </w:rPr>
        <w:t xml:space="preserve">should </w:t>
      </w:r>
      <w:r w:rsidRPr="00323C34">
        <w:t>remain accessible to users with appropriate role permissions, with the original creator's identity preserved on each record.</w:t>
      </w:r>
    </w:p>
    <w:p w14:paraId="47C1685C" w14:textId="39304BB4" w:rsidR="006571CB" w:rsidRDefault="006571CB" w:rsidP="006571CB">
      <w:pPr>
        <w:pStyle w:val="Heading2"/>
      </w:pPr>
      <w:bookmarkStart w:id="257" w:name="_Toc232496780"/>
      <w:r>
        <w:rPr>
          <w:rFonts w:hint="eastAsia"/>
        </w:rPr>
        <w:t>Stakeholder Incident Record Access</w:t>
      </w:r>
      <w:bookmarkEnd w:id="257"/>
    </w:p>
    <w:p w14:paraId="353D44A0" w14:textId="1CFC323C" w:rsidR="00192897" w:rsidRPr="006571CB" w:rsidRDefault="006571CB" w:rsidP="006571CB">
      <w:r>
        <w:rPr>
          <w:rFonts w:hint="eastAsia"/>
        </w:rPr>
        <w:t xml:space="preserve">Upon creation of an Incident and confirmation of Incident Type, CMS accounts of SDC </w:t>
      </w:r>
      <w:r>
        <w:t>stakeholder</w:t>
      </w:r>
      <w:r>
        <w:rPr>
          <w:rFonts w:hint="eastAsia"/>
        </w:rPr>
        <w:t xml:space="preserve">s associated with the relevant incident type will be granted view-only access to </w:t>
      </w:r>
      <w:r>
        <w:t>the</w:t>
      </w:r>
      <w:r>
        <w:rPr>
          <w:rFonts w:hint="eastAsia"/>
        </w:rPr>
        <w:t xml:space="preserve"> Incident Record for incident visibility and live updates of the incident log.</w:t>
      </w:r>
    </w:p>
    <w:p w14:paraId="4D272B11" w14:textId="77777777" w:rsidR="0099013E" w:rsidRPr="00323C34" w:rsidRDefault="0099013E">
      <w:pPr>
        <w:spacing w:line="278" w:lineRule="auto"/>
        <w:rPr>
          <w:rFonts w:eastAsiaTheme="majorEastAsia" w:cstheme="majorBidi"/>
          <w:b/>
          <w:bCs/>
          <w:color w:val="0F4761" w:themeColor="accent1" w:themeShade="BF"/>
          <w:sz w:val="32"/>
          <w:szCs w:val="28"/>
        </w:rPr>
      </w:pPr>
      <w:r w:rsidRPr="00323C34">
        <w:br w:type="page"/>
      </w:r>
    </w:p>
    <w:p w14:paraId="52524691" w14:textId="77777777" w:rsidR="00D90C3B" w:rsidRDefault="00D90C3B" w:rsidP="000E75CD">
      <w:pPr>
        <w:pStyle w:val="Heading1"/>
        <w:pBdr>
          <w:bottom w:val="single" w:sz="4" w:space="1" w:color="auto"/>
        </w:pBdr>
      </w:pPr>
      <w:bookmarkStart w:id="258" w:name="_Toc232496781"/>
      <w:r w:rsidRPr="00323C34">
        <w:rPr>
          <w:rFonts w:hint="eastAsia"/>
        </w:rPr>
        <w:lastRenderedPageBreak/>
        <w:t>Case Data Model</w:t>
      </w:r>
      <w:bookmarkEnd w:id="258"/>
    </w:p>
    <w:p w14:paraId="32991782" w14:textId="31FFD311" w:rsidR="00D90C3B" w:rsidRPr="00323C34" w:rsidRDefault="00D90C3B" w:rsidP="00D90C3B">
      <w:r w:rsidRPr="00323C34">
        <w:t>The Case is the top-level record in the CMS. All operational</w:t>
      </w:r>
      <w:r>
        <w:rPr>
          <w:rFonts w:hint="eastAsia"/>
        </w:rPr>
        <w:t xml:space="preserve"> activity is anchored to a </w:t>
      </w:r>
      <w:r w:rsidRPr="00323C34">
        <w:t>Case.</w:t>
      </w:r>
    </w:p>
    <w:p w14:paraId="40F3768D" w14:textId="76BA4A29" w:rsidR="00D90C3B" w:rsidRDefault="00D90C3B" w:rsidP="00D90C3B">
      <w:pPr>
        <w:pStyle w:val="Heading2"/>
      </w:pPr>
      <w:bookmarkStart w:id="259" w:name="_Toc232496782"/>
      <w:r>
        <w:rPr>
          <w:rFonts w:hint="eastAsia"/>
        </w:rPr>
        <w:t>Entity Structure and Relationships</w:t>
      </w:r>
      <w:bookmarkEnd w:id="259"/>
    </w:p>
    <w:p w14:paraId="56AAC2F8" w14:textId="77777777" w:rsidR="000E75CD" w:rsidRDefault="00512688" w:rsidP="00512688">
      <w:r>
        <w:t>For the purpose of the CMS, an operational event is any occurrence requiring official action by a Controller or above, including security incidents, fault reports, directed task</w:t>
      </w:r>
      <w:r w:rsidR="000E75CD">
        <w:t>s</w:t>
      </w:r>
      <w:r>
        <w:t xml:space="preserve">, and </w:t>
      </w:r>
      <w:r w:rsidR="000E75CD">
        <w:t>e-Diary</w:t>
      </w:r>
      <w:r>
        <w:t xml:space="preserve"> log entries. </w:t>
      </w:r>
    </w:p>
    <w:p w14:paraId="058E0AA3" w14:textId="5BBFB009" w:rsidR="00512688" w:rsidRPr="00512688" w:rsidRDefault="00512688" w:rsidP="00512688">
      <w:r>
        <w:t>A Case is created for each operational event, and the sub-record that triggers the Case carries the operational detail.</w:t>
      </w:r>
      <w:r w:rsidR="00E947A3">
        <w:t xml:space="preserve"> </w:t>
      </w:r>
      <w:r>
        <w:t>The CMS data model is organised around the Case as a lean operational record container.</w:t>
      </w:r>
      <w:r w:rsidR="00E947A3">
        <w:t xml:space="preserve"> </w:t>
      </w:r>
      <w:r>
        <w:t>The Case holds an identifier, a status, and references to its associated sub-records.</w:t>
      </w:r>
    </w:p>
    <w:p w14:paraId="362791CC" w14:textId="3E50F065" w:rsidR="00D90C3B" w:rsidRPr="00323C34" w:rsidRDefault="00D90C3B" w:rsidP="00D90C3B">
      <w:pPr>
        <w:pStyle w:val="ListParagraph"/>
        <w:numPr>
          <w:ilvl w:val="0"/>
          <w:numId w:val="3"/>
        </w:numPr>
      </w:pPr>
      <w:r w:rsidRPr="00323C34">
        <w:t>A Case may be created independently of any child record.</w:t>
      </w:r>
    </w:p>
    <w:p w14:paraId="27110219" w14:textId="77777777" w:rsidR="00D90C3B" w:rsidRPr="00323C34" w:rsidRDefault="00D90C3B" w:rsidP="00D90C3B">
      <w:pPr>
        <w:pStyle w:val="ListParagraph"/>
        <w:numPr>
          <w:ilvl w:val="0"/>
          <w:numId w:val="3"/>
        </w:numPr>
      </w:pPr>
      <w:r w:rsidRPr="00323C34">
        <w:t>A Case may contain zero or one Incident record.</w:t>
      </w:r>
    </w:p>
    <w:p w14:paraId="528A3B65" w14:textId="77777777" w:rsidR="00D90C3B" w:rsidRPr="00323C34" w:rsidRDefault="00D90C3B" w:rsidP="00D90C3B">
      <w:pPr>
        <w:pStyle w:val="ListParagraph"/>
        <w:numPr>
          <w:ilvl w:val="0"/>
          <w:numId w:val="3"/>
        </w:numPr>
      </w:pPr>
      <w:r w:rsidRPr="00323C34">
        <w:t>A Case may contain zero or more Task records.</w:t>
      </w:r>
    </w:p>
    <w:p w14:paraId="1C156204" w14:textId="77777777" w:rsidR="00D90C3B" w:rsidRPr="00323C34" w:rsidRDefault="00D90C3B" w:rsidP="00D90C3B">
      <w:pPr>
        <w:pStyle w:val="ListParagraph"/>
        <w:numPr>
          <w:ilvl w:val="0"/>
          <w:numId w:val="3"/>
        </w:numPr>
      </w:pPr>
      <w:r w:rsidRPr="00323C34">
        <w:t>A Case may reference zero or more CMMS Ticket IDs. These identifiers are returned by the IFM CMMS upon ticket creation and stored as reference attributes of the Case. The ticket lifecycle is owned entirely by the IFM CMMS.</w:t>
      </w:r>
    </w:p>
    <w:p w14:paraId="7B5E0280" w14:textId="77777777" w:rsidR="00D90C3B" w:rsidRPr="00323C34" w:rsidRDefault="00D90C3B" w:rsidP="00D90C3B">
      <w:pPr>
        <w:pStyle w:val="ListParagraph"/>
        <w:numPr>
          <w:ilvl w:val="0"/>
          <w:numId w:val="3"/>
        </w:numPr>
      </w:pPr>
      <w:r w:rsidRPr="00323C34">
        <w:t>An Incident, Task, or CMMS Ticket reference cannot exist in the CMS without an associated Case.</w:t>
      </w:r>
    </w:p>
    <w:p w14:paraId="2C8715F9" w14:textId="42DA94DD" w:rsidR="00DE6310" w:rsidRPr="00323C34" w:rsidRDefault="00D90C3B" w:rsidP="00D90C3B">
      <w:pPr>
        <w:pStyle w:val="ListParagraph"/>
        <w:numPr>
          <w:ilvl w:val="0"/>
          <w:numId w:val="3"/>
        </w:numPr>
      </w:pPr>
      <w:r w:rsidRPr="00323C34">
        <w:t>Where a Case does not exist at the time of Incident or Task creation, the system shall auto-create a Case before creating the child record.</w:t>
      </w:r>
    </w:p>
    <w:p w14:paraId="0FB1F53D" w14:textId="3BE0CF1A" w:rsidR="00DE6310" w:rsidRPr="00DE6310" w:rsidRDefault="00425586" w:rsidP="00DE6310">
      <w:pPr>
        <w:pStyle w:val="ListParagraph"/>
        <w:numPr>
          <w:ilvl w:val="0"/>
          <w:numId w:val="3"/>
        </w:numPr>
      </w:pPr>
      <w:r w:rsidRPr="00425586">
        <w:t xml:space="preserve"> e-Diar</w:t>
      </w:r>
      <w:r w:rsidR="00DB39DA">
        <w:rPr>
          <w:rFonts w:hint="eastAsia"/>
        </w:rPr>
        <w:t>y</w:t>
      </w:r>
      <w:r w:rsidRPr="00425586">
        <w:t xml:space="preserve"> records are linked to a Case. A Case is auto-created on creation of an e-Diary entry if no existing Case context is present. An e-Diary entry does not trigger a ground response, work order, or broadcast</w:t>
      </w:r>
      <w:r>
        <w:t>, i</w:t>
      </w:r>
      <w:r w:rsidRPr="00425586">
        <w:t>t is a log record only.</w:t>
      </w:r>
    </w:p>
    <w:p w14:paraId="0DA84396" w14:textId="77777777" w:rsidR="00944D7D" w:rsidRDefault="00944D7D">
      <w:pPr>
        <w:spacing w:before="0" w:after="160" w:line="278" w:lineRule="auto"/>
        <w:rPr>
          <w:rFonts w:eastAsiaTheme="majorEastAsia" w:cstheme="majorBidi"/>
          <w:b/>
          <w:color w:val="0F4761" w:themeColor="accent1" w:themeShade="BF"/>
          <w:sz w:val="28"/>
          <w:szCs w:val="32"/>
        </w:rPr>
      </w:pPr>
      <w:r>
        <w:br w:type="page"/>
      </w:r>
    </w:p>
    <w:p w14:paraId="574FB89B" w14:textId="1E0A5695" w:rsidR="00D90C3B" w:rsidRPr="00323C34" w:rsidRDefault="00D90C3B" w:rsidP="00944D7D">
      <w:pPr>
        <w:pStyle w:val="Heading2"/>
      </w:pPr>
      <w:bookmarkStart w:id="260" w:name="_Toc232496783"/>
      <w:r w:rsidRPr="00323C34">
        <w:rPr>
          <w:rFonts w:hint="eastAsia"/>
        </w:rPr>
        <w:lastRenderedPageBreak/>
        <w:t>Case Entity Relationship</w:t>
      </w:r>
      <w:bookmarkEnd w:id="260"/>
    </w:p>
    <w:p w14:paraId="286A04BA" w14:textId="77777777" w:rsidR="00D90C3B" w:rsidRPr="00323C34" w:rsidRDefault="00D90C3B" w:rsidP="00D90C3B">
      <w:r w:rsidRPr="00323C34">
        <w:t>The following diagram illustrates the relationship between the Case and its linked record types.</w:t>
      </w:r>
    </w:p>
    <w:p w14:paraId="06441510" w14:textId="3A75E938" w:rsidR="00D90C3B" w:rsidRPr="00323C34" w:rsidRDefault="005B1C46" w:rsidP="00D90C3B">
      <w:pPr>
        <w:keepNext/>
      </w:pPr>
      <w:r>
        <w:rPr>
          <w:noProof/>
        </w:rPr>
        <w:drawing>
          <wp:inline distT="0" distB="0" distL="0" distR="0" wp14:anchorId="69A96B57" wp14:editId="16FEA15F">
            <wp:extent cx="5729605" cy="2962910"/>
            <wp:effectExtent l="0" t="0" r="4445" b="8890"/>
            <wp:docPr id="8188554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9605" cy="2962910"/>
                    </a:xfrm>
                    <a:prstGeom prst="rect">
                      <a:avLst/>
                    </a:prstGeom>
                    <a:noFill/>
                    <a:ln>
                      <a:noFill/>
                    </a:ln>
                  </pic:spPr>
                </pic:pic>
              </a:graphicData>
            </a:graphic>
          </wp:inline>
        </w:drawing>
      </w:r>
    </w:p>
    <w:p w14:paraId="7CE8B0D8" w14:textId="2EDD167E" w:rsidR="00D90C3B" w:rsidRPr="00323C34" w:rsidRDefault="00D90C3B" w:rsidP="00D90C3B">
      <w:pPr>
        <w:pStyle w:val="Caption"/>
      </w:pPr>
      <w:r w:rsidRPr="00323C34">
        <w:t xml:space="preserve">Figure </w:t>
      </w:r>
      <w:fldSimple w:instr=" STYLEREF 1 \s ">
        <w:r w:rsidR="00991375">
          <w:rPr>
            <w:noProof/>
          </w:rPr>
          <w:t>4</w:t>
        </w:r>
      </w:fldSimple>
      <w:r w:rsidR="00306DB2">
        <w:noBreakHyphen/>
      </w:r>
      <w:fldSimple w:instr=" SEQ Figure \* ARABIC \s 1 ">
        <w:r w:rsidR="00991375">
          <w:rPr>
            <w:noProof/>
          </w:rPr>
          <w:t>1</w:t>
        </w:r>
      </w:fldSimple>
      <w:r w:rsidRPr="00323C34">
        <w:t xml:space="preserve"> - Case Entity Relationship Model</w:t>
      </w:r>
    </w:p>
    <w:tbl>
      <w:tblPr>
        <w:tblStyle w:val="TableGrid"/>
        <w:tblW w:w="0" w:type="auto"/>
        <w:tblLook w:val="04A0" w:firstRow="1" w:lastRow="0" w:firstColumn="1" w:lastColumn="0" w:noHBand="0" w:noVBand="1"/>
      </w:tblPr>
      <w:tblGrid>
        <w:gridCol w:w="1515"/>
        <w:gridCol w:w="1850"/>
        <w:gridCol w:w="5651"/>
      </w:tblGrid>
      <w:tr w:rsidR="00607D2E" w:rsidRPr="00323C34" w14:paraId="585E2A9E" w14:textId="77777777">
        <w:trPr>
          <w:cantSplit/>
          <w:tblHeader/>
        </w:trPr>
        <w:tc>
          <w:tcPr>
            <w:tcW w:w="0" w:type="auto"/>
            <w:shd w:val="clear" w:color="auto" w:fill="0070C0"/>
            <w:hideMark/>
          </w:tcPr>
          <w:p w14:paraId="05D54ADB" w14:textId="77777777" w:rsidR="00D90C3B" w:rsidRPr="00323C34" w:rsidRDefault="00D90C3B">
            <w:pPr>
              <w:spacing w:after="160"/>
              <w:rPr>
                <w:b/>
                <w:bCs/>
                <w:color w:val="FFFFFF" w:themeColor="background1"/>
              </w:rPr>
            </w:pPr>
            <w:r w:rsidRPr="00323C34">
              <w:rPr>
                <w:b/>
                <w:bCs/>
                <w:color w:val="FFFFFF" w:themeColor="background1"/>
              </w:rPr>
              <w:t>Entity</w:t>
            </w:r>
          </w:p>
        </w:tc>
        <w:tc>
          <w:tcPr>
            <w:tcW w:w="0" w:type="auto"/>
            <w:shd w:val="clear" w:color="auto" w:fill="0070C0"/>
            <w:hideMark/>
          </w:tcPr>
          <w:p w14:paraId="62A554C0" w14:textId="77777777" w:rsidR="00D90C3B" w:rsidRPr="00323C34" w:rsidRDefault="00D90C3B">
            <w:pPr>
              <w:spacing w:after="160"/>
              <w:rPr>
                <w:b/>
                <w:bCs/>
                <w:color w:val="FFFFFF" w:themeColor="background1"/>
              </w:rPr>
            </w:pPr>
            <w:r w:rsidRPr="00323C34">
              <w:rPr>
                <w:b/>
                <w:bCs/>
                <w:color w:val="FFFFFF" w:themeColor="background1"/>
              </w:rPr>
              <w:t>Cardinality</w:t>
            </w:r>
          </w:p>
        </w:tc>
        <w:tc>
          <w:tcPr>
            <w:tcW w:w="0" w:type="auto"/>
            <w:shd w:val="clear" w:color="auto" w:fill="0070C0"/>
            <w:hideMark/>
          </w:tcPr>
          <w:p w14:paraId="7BB1357E" w14:textId="77777777" w:rsidR="00D90C3B" w:rsidRPr="00323C34" w:rsidRDefault="00D90C3B">
            <w:pPr>
              <w:spacing w:after="160"/>
              <w:rPr>
                <w:b/>
                <w:bCs/>
                <w:color w:val="FFFFFF" w:themeColor="background1"/>
              </w:rPr>
            </w:pPr>
            <w:r w:rsidRPr="00323C34">
              <w:rPr>
                <w:b/>
                <w:bCs/>
                <w:color w:val="FFFFFF" w:themeColor="background1"/>
              </w:rPr>
              <w:t>Description</w:t>
            </w:r>
          </w:p>
        </w:tc>
      </w:tr>
      <w:tr w:rsidR="00607D2E" w:rsidRPr="00323C34" w14:paraId="18E392A4" w14:textId="77777777">
        <w:trPr>
          <w:cantSplit/>
        </w:trPr>
        <w:tc>
          <w:tcPr>
            <w:tcW w:w="0" w:type="auto"/>
            <w:hideMark/>
          </w:tcPr>
          <w:p w14:paraId="2F95D561" w14:textId="77777777" w:rsidR="00D90C3B" w:rsidRPr="00323C34" w:rsidRDefault="00D90C3B">
            <w:pPr>
              <w:spacing w:after="160"/>
            </w:pPr>
            <w:r w:rsidRPr="00323C34">
              <w:t>Case</w:t>
            </w:r>
          </w:p>
        </w:tc>
        <w:tc>
          <w:tcPr>
            <w:tcW w:w="0" w:type="auto"/>
            <w:hideMark/>
          </w:tcPr>
          <w:p w14:paraId="2227A5E2" w14:textId="77777777" w:rsidR="00D90C3B" w:rsidRPr="00323C34" w:rsidRDefault="00D90C3B">
            <w:pPr>
              <w:spacing w:after="160"/>
            </w:pPr>
            <w:r w:rsidRPr="00323C34">
              <w:t>Parent</w:t>
            </w:r>
          </w:p>
        </w:tc>
        <w:tc>
          <w:tcPr>
            <w:tcW w:w="0" w:type="auto"/>
            <w:hideMark/>
          </w:tcPr>
          <w:p w14:paraId="6613990E" w14:textId="0583FA5E" w:rsidR="00D90C3B" w:rsidRPr="00323C34" w:rsidRDefault="00D90C3B">
            <w:pPr>
              <w:spacing w:after="160"/>
            </w:pPr>
            <w:r w:rsidRPr="00323C34">
              <w:t xml:space="preserve">The operational record container. One Case is created per </w:t>
            </w:r>
            <w:commentRangeStart w:id="261"/>
            <w:commentRangeStart w:id="262"/>
            <w:r w:rsidRPr="00323C34">
              <w:t>operational</w:t>
            </w:r>
            <w:commentRangeEnd w:id="261"/>
            <w:r w:rsidR="00C2267E" w:rsidRPr="00323C34">
              <w:rPr>
                <w:rStyle w:val="CommentReference"/>
                <w:sz w:val="22"/>
                <w:szCs w:val="24"/>
              </w:rPr>
              <w:commentReference w:id="261"/>
            </w:r>
            <w:commentRangeEnd w:id="262"/>
            <w:r w:rsidRPr="00323C34">
              <w:rPr>
                <w:rStyle w:val="CommentReference"/>
                <w:sz w:val="22"/>
                <w:szCs w:val="24"/>
              </w:rPr>
              <w:commentReference w:id="262"/>
            </w:r>
            <w:r w:rsidRPr="00323C34">
              <w:t xml:space="preserve"> event</w:t>
            </w:r>
          </w:p>
        </w:tc>
      </w:tr>
      <w:tr w:rsidR="00607D2E" w:rsidRPr="00323C34" w14:paraId="5DBEF007" w14:textId="77777777">
        <w:trPr>
          <w:cantSplit/>
        </w:trPr>
        <w:tc>
          <w:tcPr>
            <w:tcW w:w="0" w:type="auto"/>
            <w:hideMark/>
          </w:tcPr>
          <w:p w14:paraId="6D7D6E46" w14:textId="77777777" w:rsidR="00D90C3B" w:rsidRPr="00323C34" w:rsidRDefault="00D90C3B">
            <w:pPr>
              <w:spacing w:after="160"/>
            </w:pPr>
            <w:r w:rsidRPr="00323C34">
              <w:t>Incident</w:t>
            </w:r>
          </w:p>
        </w:tc>
        <w:tc>
          <w:tcPr>
            <w:tcW w:w="0" w:type="auto"/>
            <w:hideMark/>
          </w:tcPr>
          <w:p w14:paraId="7FFC6551" w14:textId="77777777" w:rsidR="00D90C3B" w:rsidRPr="00323C34" w:rsidRDefault="00D90C3B">
            <w:pPr>
              <w:spacing w:after="160"/>
            </w:pPr>
            <w:r w:rsidRPr="00323C34">
              <w:t>Zero or one per Case</w:t>
            </w:r>
          </w:p>
        </w:tc>
        <w:tc>
          <w:tcPr>
            <w:tcW w:w="0" w:type="auto"/>
            <w:hideMark/>
          </w:tcPr>
          <w:p w14:paraId="10C7D83A" w14:textId="77777777" w:rsidR="00D90C3B" w:rsidRPr="00323C34" w:rsidRDefault="00D90C3B">
            <w:pPr>
              <w:spacing w:after="160"/>
            </w:pPr>
            <w:commentRangeStart w:id="263"/>
            <w:r w:rsidRPr="00323C34">
              <w:t>The formal incident record managed by the Controller. A Case may contain at most one Incident</w:t>
            </w:r>
            <w:commentRangeEnd w:id="263"/>
            <w:r w:rsidR="00C2267E" w:rsidRPr="00323C34">
              <w:rPr>
                <w:rStyle w:val="CommentReference"/>
                <w:sz w:val="22"/>
                <w:szCs w:val="24"/>
              </w:rPr>
              <w:commentReference w:id="263"/>
            </w:r>
          </w:p>
        </w:tc>
      </w:tr>
      <w:tr w:rsidR="00607D2E" w:rsidRPr="00323C34" w14:paraId="26BD7870" w14:textId="77777777">
        <w:trPr>
          <w:cantSplit/>
        </w:trPr>
        <w:tc>
          <w:tcPr>
            <w:tcW w:w="0" w:type="auto"/>
            <w:hideMark/>
          </w:tcPr>
          <w:p w14:paraId="010B16E9" w14:textId="77777777" w:rsidR="00D90C3B" w:rsidRPr="00323C34" w:rsidRDefault="00D90C3B">
            <w:pPr>
              <w:spacing w:after="160"/>
            </w:pPr>
            <w:r w:rsidRPr="00323C34">
              <w:t>Linked (Slave) Incident</w:t>
            </w:r>
          </w:p>
        </w:tc>
        <w:tc>
          <w:tcPr>
            <w:tcW w:w="0" w:type="auto"/>
            <w:hideMark/>
          </w:tcPr>
          <w:p w14:paraId="217A9E5F" w14:textId="77777777" w:rsidR="00D90C3B" w:rsidRPr="00323C34" w:rsidRDefault="00D90C3B">
            <w:pPr>
              <w:spacing w:after="160"/>
            </w:pPr>
            <w:r w:rsidRPr="00323C34">
              <w:t>Zero or many per Incident</w:t>
            </w:r>
          </w:p>
        </w:tc>
        <w:tc>
          <w:tcPr>
            <w:tcW w:w="0" w:type="auto"/>
            <w:hideMark/>
          </w:tcPr>
          <w:p w14:paraId="781A5F0D" w14:textId="63BDD2FC" w:rsidR="00D90C3B" w:rsidRPr="00323C34" w:rsidRDefault="00D90C3B">
            <w:pPr>
              <w:spacing w:after="160"/>
            </w:pPr>
            <w:r w:rsidRPr="00323C34">
              <w:t>Duplicate incident reports linked to a Master Incident.</w:t>
            </w:r>
          </w:p>
        </w:tc>
      </w:tr>
      <w:tr w:rsidR="00607D2E" w:rsidRPr="00323C34" w14:paraId="0A92975B" w14:textId="77777777">
        <w:trPr>
          <w:cantSplit/>
        </w:trPr>
        <w:tc>
          <w:tcPr>
            <w:tcW w:w="0" w:type="auto"/>
            <w:hideMark/>
          </w:tcPr>
          <w:p w14:paraId="4DC2228D" w14:textId="77777777" w:rsidR="00D90C3B" w:rsidRPr="00323C34" w:rsidRDefault="00D90C3B">
            <w:pPr>
              <w:spacing w:after="160"/>
            </w:pPr>
            <w:r w:rsidRPr="00323C34">
              <w:t>Task</w:t>
            </w:r>
          </w:p>
        </w:tc>
        <w:tc>
          <w:tcPr>
            <w:tcW w:w="0" w:type="auto"/>
            <w:hideMark/>
          </w:tcPr>
          <w:p w14:paraId="2BB4481A" w14:textId="77777777" w:rsidR="00D90C3B" w:rsidRPr="00323C34" w:rsidRDefault="00D90C3B">
            <w:pPr>
              <w:spacing w:after="160"/>
            </w:pPr>
            <w:r w:rsidRPr="00323C34">
              <w:t>Zero or many per Case</w:t>
            </w:r>
          </w:p>
        </w:tc>
        <w:tc>
          <w:tcPr>
            <w:tcW w:w="0" w:type="auto"/>
            <w:hideMark/>
          </w:tcPr>
          <w:p w14:paraId="3E3ECEDC" w14:textId="4281483B" w:rsidR="00D90C3B" w:rsidRPr="00323C34" w:rsidRDefault="00D90C3B">
            <w:pPr>
              <w:spacing w:after="160"/>
            </w:pPr>
            <w:r w:rsidRPr="00323C34">
              <w:t>Operational ground response tasks assigned to Rangers or SDC staff. Multiple Tasks may exist under one Case simultaneously</w:t>
            </w:r>
            <w:r>
              <w:rPr>
                <w:rFonts w:hint="eastAsia"/>
              </w:rPr>
              <w:t>.</w:t>
            </w:r>
          </w:p>
        </w:tc>
      </w:tr>
      <w:tr w:rsidR="00607D2E" w:rsidRPr="00323C34" w14:paraId="39D67C16" w14:textId="77777777">
        <w:trPr>
          <w:cantSplit/>
        </w:trPr>
        <w:tc>
          <w:tcPr>
            <w:tcW w:w="0" w:type="auto"/>
            <w:hideMark/>
          </w:tcPr>
          <w:p w14:paraId="34C531D6" w14:textId="72B4AFA5" w:rsidR="00D90C3B" w:rsidRPr="00323C34" w:rsidRDefault="00D90C3B">
            <w:pPr>
              <w:spacing w:after="160"/>
            </w:pPr>
            <w:r w:rsidRPr="00323C34">
              <w:t xml:space="preserve">CMMS </w:t>
            </w:r>
            <w:r w:rsidR="005B1C46">
              <w:t xml:space="preserve">Fault </w:t>
            </w:r>
            <w:r w:rsidRPr="00323C34">
              <w:t xml:space="preserve">Ticket </w:t>
            </w:r>
          </w:p>
        </w:tc>
        <w:tc>
          <w:tcPr>
            <w:tcW w:w="0" w:type="auto"/>
            <w:hideMark/>
          </w:tcPr>
          <w:p w14:paraId="0C15A5ED" w14:textId="77777777" w:rsidR="00D90C3B" w:rsidRPr="00323C34" w:rsidRDefault="00D90C3B">
            <w:pPr>
              <w:spacing w:after="160"/>
            </w:pPr>
            <w:r w:rsidRPr="00323C34">
              <w:t>Zero or many per Case</w:t>
            </w:r>
          </w:p>
        </w:tc>
        <w:tc>
          <w:tcPr>
            <w:tcW w:w="0" w:type="auto"/>
            <w:hideMark/>
          </w:tcPr>
          <w:p w14:paraId="55E2E1C3" w14:textId="77777777" w:rsidR="00D90C3B" w:rsidRDefault="00D90C3B">
            <w:pPr>
              <w:spacing w:after="160"/>
            </w:pPr>
            <w:r w:rsidRPr="00323C34">
              <w:t>Reference identifiers for tickets raised in the IFM contractor's CMMS via API.</w:t>
            </w:r>
          </w:p>
          <w:p w14:paraId="24BA8731" w14:textId="22E1189A" w:rsidR="00D90C3B" w:rsidRDefault="00D90C3B">
            <w:pPr>
              <w:spacing w:after="160"/>
            </w:pPr>
            <w:r w:rsidRPr="00323C34">
              <w:t>Stored as attributes on the Case</w:t>
            </w:r>
            <w:r>
              <w:rPr>
                <w:rFonts w:hint="eastAsia"/>
              </w:rPr>
              <w:t>.</w:t>
            </w:r>
          </w:p>
          <w:p w14:paraId="358B3E01" w14:textId="30798F75" w:rsidR="00D90C3B" w:rsidRPr="00323C34" w:rsidRDefault="00D90C3B">
            <w:pPr>
              <w:spacing w:after="160"/>
            </w:pPr>
            <w:r w:rsidRPr="00323C34">
              <w:t>CMMS ticket lifecycle is managed externally</w:t>
            </w:r>
            <w:r>
              <w:rPr>
                <w:rFonts w:hint="eastAsia"/>
              </w:rPr>
              <w:t>.</w:t>
            </w:r>
          </w:p>
        </w:tc>
      </w:tr>
      <w:tr w:rsidR="007339A7" w:rsidRPr="00323C34" w14:paraId="149BD600" w14:textId="77777777">
        <w:trPr>
          <w:cantSplit/>
        </w:trPr>
        <w:tc>
          <w:tcPr>
            <w:tcW w:w="0" w:type="auto"/>
          </w:tcPr>
          <w:p w14:paraId="70178763" w14:textId="1FAE6E24" w:rsidR="007339A7" w:rsidRPr="00323C34" w:rsidRDefault="007339A7">
            <w:pPr>
              <w:spacing w:after="160"/>
            </w:pPr>
            <w:r>
              <w:lastRenderedPageBreak/>
              <w:t>e-Diary</w:t>
            </w:r>
          </w:p>
        </w:tc>
        <w:tc>
          <w:tcPr>
            <w:tcW w:w="0" w:type="auto"/>
          </w:tcPr>
          <w:p w14:paraId="51B1CB96" w14:textId="4ED1E840" w:rsidR="007339A7" w:rsidRPr="00323C34" w:rsidRDefault="007339A7">
            <w:pPr>
              <w:spacing w:after="160"/>
            </w:pPr>
            <w:r>
              <w:t>Zero or many per Case</w:t>
            </w:r>
          </w:p>
        </w:tc>
        <w:tc>
          <w:tcPr>
            <w:tcW w:w="0" w:type="auto"/>
          </w:tcPr>
          <w:p w14:paraId="2CDC259D" w14:textId="409D6606" w:rsidR="007339A7" w:rsidRPr="00323C34" w:rsidRDefault="007339A7">
            <w:pPr>
              <w:spacing w:after="160"/>
            </w:pPr>
            <w:r>
              <w:t>Occurrence log entries linked to a Case. e-Diary entries do not trigger a ground response, work order or broadcast.</w:t>
            </w:r>
          </w:p>
        </w:tc>
      </w:tr>
    </w:tbl>
    <w:p w14:paraId="1E027877" w14:textId="18C33EE9" w:rsidR="00D90C3B" w:rsidRPr="00323C34" w:rsidRDefault="00D90C3B" w:rsidP="00D90C3B">
      <w:pPr>
        <w:pStyle w:val="Heading2"/>
      </w:pPr>
      <w:bookmarkStart w:id="264" w:name="_Toc232496784"/>
      <w:r w:rsidRPr="00323C34">
        <w:rPr>
          <w:rFonts w:hint="eastAsia"/>
        </w:rPr>
        <w:t xml:space="preserve">Case </w:t>
      </w:r>
      <w:r w:rsidR="004F6182">
        <w:t>Creation</w:t>
      </w:r>
      <w:bookmarkEnd w:id="264"/>
    </w:p>
    <w:p w14:paraId="5FD42F64" w14:textId="77777777" w:rsidR="00D90C3B" w:rsidRPr="00323C34" w:rsidRDefault="00D90C3B" w:rsidP="00D90C3B">
      <w:pPr>
        <w:pStyle w:val="ListParagraph"/>
        <w:numPr>
          <w:ilvl w:val="0"/>
          <w:numId w:val="4"/>
        </w:numPr>
      </w:pPr>
      <w:r w:rsidRPr="00323C34">
        <w:rPr>
          <w:rFonts w:hint="eastAsia"/>
        </w:rPr>
        <w:t>System shall generate a</w:t>
      </w:r>
      <w:r w:rsidRPr="00323C34">
        <w:t xml:space="preserve"> unique identifier upon creation.</w:t>
      </w:r>
    </w:p>
    <w:p w14:paraId="0D7BEE8F" w14:textId="4D782238" w:rsidR="00D90C3B" w:rsidRDefault="00D90C3B" w:rsidP="00D90C3B">
      <w:pPr>
        <w:pStyle w:val="ListParagraph"/>
        <w:numPr>
          <w:ilvl w:val="0"/>
          <w:numId w:val="4"/>
        </w:numPr>
      </w:pPr>
      <w:r w:rsidRPr="00323C34">
        <w:rPr>
          <w:rFonts w:hint="eastAsia"/>
        </w:rPr>
        <w:t xml:space="preserve">The Case ID is referenced by all </w:t>
      </w:r>
      <w:r w:rsidRPr="00323C34">
        <w:t>child</w:t>
      </w:r>
      <w:r w:rsidRPr="00323C34">
        <w:rPr>
          <w:rFonts w:hint="eastAsia"/>
        </w:rPr>
        <w:t xml:space="preserve"> records (Incident, Tasks</w:t>
      </w:r>
      <w:r w:rsidR="004F6182">
        <w:t>, CMMS Tickets, e-Diary</w:t>
      </w:r>
      <w:r w:rsidRPr="00323C34">
        <w:rPr>
          <w:rFonts w:hint="eastAsia"/>
        </w:rPr>
        <w:t>) for traceability.</w:t>
      </w:r>
    </w:p>
    <w:p w14:paraId="12643EA6" w14:textId="693FDD98" w:rsidR="00404015" w:rsidRDefault="00404015" w:rsidP="004F6182">
      <w:pPr>
        <w:pStyle w:val="Heading3"/>
      </w:pPr>
      <w:bookmarkStart w:id="265" w:name="_Toc232496785"/>
      <w:r>
        <w:t xml:space="preserve">Case </w:t>
      </w:r>
      <w:r w:rsidR="004F6182">
        <w:t>Field Design</w:t>
      </w:r>
      <w:bookmarkEnd w:id="265"/>
    </w:p>
    <w:tbl>
      <w:tblPr>
        <w:tblStyle w:val="TableGrid"/>
        <w:tblW w:w="0" w:type="auto"/>
        <w:tblLook w:val="04A0" w:firstRow="1" w:lastRow="0" w:firstColumn="1" w:lastColumn="0" w:noHBand="0" w:noVBand="1"/>
      </w:tblPr>
      <w:tblGrid>
        <w:gridCol w:w="1138"/>
        <w:gridCol w:w="950"/>
        <w:gridCol w:w="1329"/>
        <w:gridCol w:w="5599"/>
      </w:tblGrid>
      <w:tr w:rsidR="00404015" w:rsidRPr="00323C34" w14:paraId="3CA1E2F5" w14:textId="601C8AA3" w:rsidTr="004F6182">
        <w:trPr>
          <w:cantSplit/>
          <w:tblHeader/>
        </w:trPr>
        <w:tc>
          <w:tcPr>
            <w:tcW w:w="0" w:type="auto"/>
            <w:shd w:val="clear" w:color="auto" w:fill="0070C0"/>
            <w:hideMark/>
          </w:tcPr>
          <w:p w14:paraId="137C465F" w14:textId="6CB1E2B0" w:rsidR="00404015" w:rsidRPr="00323C34" w:rsidRDefault="00404015" w:rsidP="00FC7614">
            <w:pPr>
              <w:spacing w:after="160"/>
              <w:rPr>
                <w:b/>
                <w:bCs/>
                <w:color w:val="FFFFFF" w:themeColor="background1"/>
              </w:rPr>
            </w:pPr>
            <w:r>
              <w:rPr>
                <w:b/>
                <w:bCs/>
                <w:color w:val="FFFFFF" w:themeColor="background1"/>
              </w:rPr>
              <w:t>Field</w:t>
            </w:r>
          </w:p>
        </w:tc>
        <w:tc>
          <w:tcPr>
            <w:tcW w:w="0" w:type="auto"/>
            <w:shd w:val="clear" w:color="auto" w:fill="0070C0"/>
            <w:hideMark/>
          </w:tcPr>
          <w:p w14:paraId="21A47179" w14:textId="0B1DE33C" w:rsidR="00404015" w:rsidRPr="00323C34" w:rsidRDefault="00404015" w:rsidP="00FC7614">
            <w:pPr>
              <w:spacing w:after="160"/>
              <w:rPr>
                <w:b/>
                <w:bCs/>
                <w:color w:val="FFFFFF" w:themeColor="background1"/>
              </w:rPr>
            </w:pPr>
            <w:r>
              <w:rPr>
                <w:b/>
                <w:bCs/>
                <w:color w:val="FFFFFF" w:themeColor="background1"/>
              </w:rPr>
              <w:t>Type</w:t>
            </w:r>
          </w:p>
        </w:tc>
        <w:tc>
          <w:tcPr>
            <w:tcW w:w="0" w:type="auto"/>
            <w:shd w:val="clear" w:color="auto" w:fill="0070C0"/>
          </w:tcPr>
          <w:p w14:paraId="4FB56B94" w14:textId="6054CAD3" w:rsidR="00404015" w:rsidRPr="00323C34" w:rsidRDefault="00404015" w:rsidP="00FC7614">
            <w:pPr>
              <w:spacing w:after="160"/>
              <w:rPr>
                <w:b/>
                <w:bCs/>
                <w:color w:val="FFFFFF" w:themeColor="background1"/>
              </w:rPr>
            </w:pPr>
            <w:r>
              <w:rPr>
                <w:b/>
                <w:bCs/>
                <w:color w:val="FFFFFF" w:themeColor="background1"/>
              </w:rPr>
              <w:t>Mandatory</w:t>
            </w:r>
          </w:p>
        </w:tc>
        <w:tc>
          <w:tcPr>
            <w:tcW w:w="0" w:type="auto"/>
            <w:shd w:val="clear" w:color="auto" w:fill="0070C0"/>
          </w:tcPr>
          <w:p w14:paraId="41FF85AD" w14:textId="685C216E" w:rsidR="00404015" w:rsidRPr="00323C34" w:rsidRDefault="00404015" w:rsidP="00FC7614">
            <w:pPr>
              <w:spacing w:after="160"/>
              <w:rPr>
                <w:b/>
                <w:bCs/>
                <w:color w:val="FFFFFF" w:themeColor="background1"/>
              </w:rPr>
            </w:pPr>
            <w:r>
              <w:rPr>
                <w:b/>
                <w:bCs/>
                <w:color w:val="FFFFFF" w:themeColor="background1"/>
              </w:rPr>
              <w:t>Notes</w:t>
            </w:r>
          </w:p>
        </w:tc>
      </w:tr>
      <w:tr w:rsidR="00404015" w:rsidRPr="00323C34" w14:paraId="6AD0912F" w14:textId="54A6E655" w:rsidTr="004F6182">
        <w:trPr>
          <w:cantSplit/>
        </w:trPr>
        <w:tc>
          <w:tcPr>
            <w:tcW w:w="0" w:type="auto"/>
            <w:hideMark/>
          </w:tcPr>
          <w:p w14:paraId="298CAD18" w14:textId="603F87FE" w:rsidR="00404015" w:rsidRPr="00323C34" w:rsidRDefault="00404015" w:rsidP="00FC7614">
            <w:pPr>
              <w:spacing w:after="160"/>
            </w:pPr>
            <w:r>
              <w:t>Case ID</w:t>
            </w:r>
          </w:p>
        </w:tc>
        <w:tc>
          <w:tcPr>
            <w:tcW w:w="0" w:type="auto"/>
            <w:hideMark/>
          </w:tcPr>
          <w:p w14:paraId="14D92E44" w14:textId="0215E1DC" w:rsidR="00404015" w:rsidRPr="00323C34" w:rsidRDefault="00404015" w:rsidP="00FC7614">
            <w:pPr>
              <w:spacing w:after="160"/>
            </w:pPr>
            <w:r>
              <w:t>System</w:t>
            </w:r>
          </w:p>
        </w:tc>
        <w:tc>
          <w:tcPr>
            <w:tcW w:w="0" w:type="auto"/>
          </w:tcPr>
          <w:p w14:paraId="0A3D49D4" w14:textId="2ED598C9" w:rsidR="00404015" w:rsidRPr="00323C34" w:rsidRDefault="00404015" w:rsidP="00FC7614">
            <w:pPr>
              <w:spacing w:after="160"/>
            </w:pPr>
            <w:r>
              <w:t>Yes</w:t>
            </w:r>
          </w:p>
        </w:tc>
        <w:tc>
          <w:tcPr>
            <w:tcW w:w="0" w:type="auto"/>
          </w:tcPr>
          <w:p w14:paraId="21DF2B2A" w14:textId="6455C959" w:rsidR="00404015" w:rsidRPr="00323C34" w:rsidRDefault="00404015" w:rsidP="00FC7614">
            <w:pPr>
              <w:spacing w:after="160"/>
            </w:pPr>
            <w:r w:rsidRPr="00404015">
              <w:t>Auto-generated</w:t>
            </w:r>
            <w:r>
              <w:t xml:space="preserve">, </w:t>
            </w:r>
            <w:r w:rsidRPr="00404015">
              <w:t>format</w:t>
            </w:r>
            <w:r>
              <w:t>:</w:t>
            </w:r>
            <w:r w:rsidRPr="00404015">
              <w:t xml:space="preserve"> SEN/CI/YYYYMMDD/NNN</w:t>
            </w:r>
          </w:p>
        </w:tc>
      </w:tr>
      <w:tr w:rsidR="00404015" w:rsidRPr="00323C34" w14:paraId="14DE55E9" w14:textId="5383A4A2" w:rsidTr="004F6182">
        <w:trPr>
          <w:cantSplit/>
        </w:trPr>
        <w:tc>
          <w:tcPr>
            <w:tcW w:w="0" w:type="auto"/>
          </w:tcPr>
          <w:p w14:paraId="5E5EB7E6" w14:textId="5D197B92" w:rsidR="00404015" w:rsidRPr="00323C34" w:rsidRDefault="00404015" w:rsidP="00FC7614">
            <w:pPr>
              <w:spacing w:after="160"/>
            </w:pPr>
            <w:r>
              <w:t>Case Title</w:t>
            </w:r>
          </w:p>
        </w:tc>
        <w:tc>
          <w:tcPr>
            <w:tcW w:w="0" w:type="auto"/>
          </w:tcPr>
          <w:p w14:paraId="72C1EE42" w14:textId="1F032325" w:rsidR="00404015" w:rsidRPr="00323C34" w:rsidRDefault="00404015" w:rsidP="00FC7614">
            <w:pPr>
              <w:spacing w:after="160"/>
            </w:pPr>
            <w:r>
              <w:t>Text</w:t>
            </w:r>
          </w:p>
        </w:tc>
        <w:tc>
          <w:tcPr>
            <w:tcW w:w="0" w:type="auto"/>
          </w:tcPr>
          <w:p w14:paraId="3BA652EF" w14:textId="33257F86" w:rsidR="00404015" w:rsidRPr="00323C34" w:rsidRDefault="00404015" w:rsidP="00FC7614">
            <w:pPr>
              <w:spacing w:after="160"/>
            </w:pPr>
            <w:r>
              <w:t>No</w:t>
            </w:r>
          </w:p>
        </w:tc>
        <w:tc>
          <w:tcPr>
            <w:tcW w:w="0" w:type="auto"/>
          </w:tcPr>
          <w:p w14:paraId="7C4FAAA6" w14:textId="0802A47A" w:rsidR="00404015" w:rsidRPr="00323C34" w:rsidRDefault="00404015" w:rsidP="00FC7614">
            <w:pPr>
              <w:spacing w:after="160"/>
            </w:pPr>
            <w:r>
              <w:t>Auto-populated for VA and system-triggered Cases, otherwise input by Controllers</w:t>
            </w:r>
          </w:p>
        </w:tc>
      </w:tr>
      <w:tr w:rsidR="00404015" w:rsidRPr="00323C34" w14:paraId="233F60CE" w14:textId="77777777" w:rsidTr="00404015">
        <w:trPr>
          <w:cantSplit/>
        </w:trPr>
        <w:tc>
          <w:tcPr>
            <w:tcW w:w="0" w:type="auto"/>
          </w:tcPr>
          <w:p w14:paraId="515AAEF2" w14:textId="0AED857C" w:rsidR="00404015" w:rsidRPr="00323C34" w:rsidRDefault="00404015" w:rsidP="00FC7614">
            <w:pPr>
              <w:spacing w:after="160"/>
            </w:pPr>
            <w:r>
              <w:t>Status</w:t>
            </w:r>
          </w:p>
        </w:tc>
        <w:tc>
          <w:tcPr>
            <w:tcW w:w="0" w:type="auto"/>
          </w:tcPr>
          <w:p w14:paraId="1EF65D7F" w14:textId="34953A2D" w:rsidR="00404015" w:rsidRPr="00323C34" w:rsidRDefault="00404015" w:rsidP="00FC7614">
            <w:pPr>
              <w:spacing w:after="160"/>
            </w:pPr>
            <w:r>
              <w:t>System</w:t>
            </w:r>
          </w:p>
        </w:tc>
        <w:tc>
          <w:tcPr>
            <w:tcW w:w="0" w:type="auto"/>
          </w:tcPr>
          <w:p w14:paraId="6C6D93F8" w14:textId="4693F0C4" w:rsidR="00404015" w:rsidRPr="00323C34" w:rsidRDefault="00404015" w:rsidP="00FC7614">
            <w:pPr>
              <w:spacing w:after="160"/>
            </w:pPr>
            <w:r>
              <w:t>Yes</w:t>
            </w:r>
          </w:p>
        </w:tc>
        <w:tc>
          <w:tcPr>
            <w:tcW w:w="0" w:type="auto"/>
          </w:tcPr>
          <w:p w14:paraId="42D29232" w14:textId="24EFC870" w:rsidR="00404015" w:rsidRPr="00323C34" w:rsidRDefault="004F6182" w:rsidP="00FC7614">
            <w:pPr>
              <w:spacing w:after="160"/>
            </w:pPr>
            <w:r>
              <w:t>System-managed</w:t>
            </w:r>
          </w:p>
        </w:tc>
      </w:tr>
      <w:tr w:rsidR="00404015" w:rsidRPr="00323C34" w14:paraId="1C99503D" w14:textId="77777777" w:rsidTr="00404015">
        <w:trPr>
          <w:cantSplit/>
        </w:trPr>
        <w:tc>
          <w:tcPr>
            <w:tcW w:w="0" w:type="auto"/>
          </w:tcPr>
          <w:p w14:paraId="7B97CB25" w14:textId="3DDE9966" w:rsidR="00404015" w:rsidRPr="00323C34" w:rsidRDefault="00404015" w:rsidP="00FC7614">
            <w:pPr>
              <w:spacing w:after="160"/>
            </w:pPr>
            <w:r>
              <w:t>Created By</w:t>
            </w:r>
          </w:p>
        </w:tc>
        <w:tc>
          <w:tcPr>
            <w:tcW w:w="0" w:type="auto"/>
          </w:tcPr>
          <w:p w14:paraId="09594614" w14:textId="3938CA00" w:rsidR="00404015" w:rsidRPr="00323C34" w:rsidRDefault="00404015" w:rsidP="00FC7614">
            <w:pPr>
              <w:spacing w:after="160"/>
            </w:pPr>
            <w:r>
              <w:t>System</w:t>
            </w:r>
          </w:p>
        </w:tc>
        <w:tc>
          <w:tcPr>
            <w:tcW w:w="0" w:type="auto"/>
          </w:tcPr>
          <w:p w14:paraId="40E215A7" w14:textId="69E91D06" w:rsidR="00404015" w:rsidRPr="00323C34" w:rsidRDefault="00404015" w:rsidP="00FC7614">
            <w:pPr>
              <w:spacing w:after="160"/>
            </w:pPr>
            <w:r>
              <w:t>Yes</w:t>
            </w:r>
          </w:p>
        </w:tc>
        <w:tc>
          <w:tcPr>
            <w:tcW w:w="0" w:type="auto"/>
          </w:tcPr>
          <w:p w14:paraId="3C657DD6" w14:textId="2483F270" w:rsidR="00404015" w:rsidRPr="00323C34" w:rsidRDefault="004F6182" w:rsidP="00FC7614">
            <w:pPr>
              <w:spacing w:after="160"/>
            </w:pPr>
            <w:r>
              <w:t>Auto populated, referencing CMS user record</w:t>
            </w:r>
          </w:p>
        </w:tc>
      </w:tr>
      <w:tr w:rsidR="00404015" w:rsidRPr="00323C34" w14:paraId="0A142020" w14:textId="77777777" w:rsidTr="00404015">
        <w:trPr>
          <w:cantSplit/>
        </w:trPr>
        <w:tc>
          <w:tcPr>
            <w:tcW w:w="0" w:type="auto"/>
          </w:tcPr>
          <w:p w14:paraId="5C945BA1" w14:textId="45969F44" w:rsidR="00404015" w:rsidRPr="00323C34" w:rsidRDefault="00404015" w:rsidP="00FC7614">
            <w:pPr>
              <w:spacing w:after="160"/>
            </w:pPr>
            <w:r>
              <w:t>Created At</w:t>
            </w:r>
          </w:p>
        </w:tc>
        <w:tc>
          <w:tcPr>
            <w:tcW w:w="0" w:type="auto"/>
          </w:tcPr>
          <w:p w14:paraId="428C0B80" w14:textId="0FCAB991" w:rsidR="00404015" w:rsidRPr="00323C34" w:rsidRDefault="00404015" w:rsidP="00FC7614">
            <w:pPr>
              <w:spacing w:after="160"/>
            </w:pPr>
            <w:r>
              <w:t>System</w:t>
            </w:r>
          </w:p>
        </w:tc>
        <w:tc>
          <w:tcPr>
            <w:tcW w:w="0" w:type="auto"/>
          </w:tcPr>
          <w:p w14:paraId="11A20971" w14:textId="608659F0" w:rsidR="00404015" w:rsidRPr="00323C34" w:rsidRDefault="00404015" w:rsidP="00FC7614">
            <w:pPr>
              <w:spacing w:after="160"/>
            </w:pPr>
            <w:r>
              <w:t>Yes</w:t>
            </w:r>
          </w:p>
        </w:tc>
        <w:tc>
          <w:tcPr>
            <w:tcW w:w="0" w:type="auto"/>
          </w:tcPr>
          <w:p w14:paraId="1050E2A9" w14:textId="658EB77A" w:rsidR="00404015" w:rsidRPr="00323C34" w:rsidRDefault="004F6182" w:rsidP="00FC7614">
            <w:pPr>
              <w:spacing w:after="160"/>
            </w:pPr>
            <w:r>
              <w:t>Auto populated timestamp</w:t>
            </w:r>
          </w:p>
        </w:tc>
      </w:tr>
      <w:tr w:rsidR="00404015" w:rsidRPr="00323C34" w14:paraId="4BC523D0" w14:textId="77777777" w:rsidTr="00404015">
        <w:trPr>
          <w:cantSplit/>
        </w:trPr>
        <w:tc>
          <w:tcPr>
            <w:tcW w:w="0" w:type="auto"/>
          </w:tcPr>
          <w:p w14:paraId="1B9EEF78" w14:textId="215F169E" w:rsidR="00404015" w:rsidRPr="00323C34" w:rsidRDefault="00404015" w:rsidP="00FC7614">
            <w:pPr>
              <w:spacing w:after="160"/>
            </w:pPr>
            <w:r>
              <w:t>Closed By</w:t>
            </w:r>
          </w:p>
        </w:tc>
        <w:tc>
          <w:tcPr>
            <w:tcW w:w="0" w:type="auto"/>
          </w:tcPr>
          <w:p w14:paraId="3B559ED8" w14:textId="51745E83" w:rsidR="00404015" w:rsidRPr="00323C34" w:rsidRDefault="00404015" w:rsidP="00FC7614">
            <w:pPr>
              <w:spacing w:after="160"/>
            </w:pPr>
            <w:r>
              <w:t>System</w:t>
            </w:r>
          </w:p>
        </w:tc>
        <w:tc>
          <w:tcPr>
            <w:tcW w:w="0" w:type="auto"/>
          </w:tcPr>
          <w:p w14:paraId="5EBB8C8C" w14:textId="7AC61AF6" w:rsidR="00404015" w:rsidRPr="00323C34" w:rsidRDefault="00404015" w:rsidP="00FC7614">
            <w:pPr>
              <w:spacing w:after="160"/>
            </w:pPr>
            <w:r>
              <w:t>No</w:t>
            </w:r>
          </w:p>
        </w:tc>
        <w:tc>
          <w:tcPr>
            <w:tcW w:w="0" w:type="auto"/>
          </w:tcPr>
          <w:p w14:paraId="5C0BCD05" w14:textId="11FD62E1" w:rsidR="00404015" w:rsidRPr="00323C34" w:rsidRDefault="004F6182" w:rsidP="00FC7614">
            <w:pPr>
              <w:spacing w:after="160"/>
            </w:pPr>
            <w:r>
              <w:t>Auto populated on Case closure, referencing CMS user record of Duty Officer/Duty Manager</w:t>
            </w:r>
          </w:p>
        </w:tc>
      </w:tr>
      <w:tr w:rsidR="00404015" w:rsidRPr="00323C34" w14:paraId="1171E6BA" w14:textId="08D70FE4" w:rsidTr="004F6182">
        <w:trPr>
          <w:cantSplit/>
        </w:trPr>
        <w:tc>
          <w:tcPr>
            <w:tcW w:w="0" w:type="auto"/>
          </w:tcPr>
          <w:p w14:paraId="30928FE8" w14:textId="3B4E0FEF" w:rsidR="00404015" w:rsidRPr="00323C34" w:rsidRDefault="00404015" w:rsidP="00FC7614">
            <w:pPr>
              <w:spacing w:after="160"/>
            </w:pPr>
            <w:r>
              <w:t>Closed At</w:t>
            </w:r>
          </w:p>
        </w:tc>
        <w:tc>
          <w:tcPr>
            <w:tcW w:w="0" w:type="auto"/>
          </w:tcPr>
          <w:p w14:paraId="01A77CF8" w14:textId="2F20DC84" w:rsidR="00404015" w:rsidRPr="00323C34" w:rsidRDefault="00404015" w:rsidP="00FC7614">
            <w:pPr>
              <w:spacing w:after="160"/>
            </w:pPr>
            <w:r>
              <w:t>System</w:t>
            </w:r>
          </w:p>
        </w:tc>
        <w:tc>
          <w:tcPr>
            <w:tcW w:w="0" w:type="auto"/>
          </w:tcPr>
          <w:p w14:paraId="7DE80D34" w14:textId="4885B7C3" w:rsidR="00404015" w:rsidRPr="00323C34" w:rsidRDefault="00404015" w:rsidP="00FC7614">
            <w:pPr>
              <w:spacing w:after="160"/>
            </w:pPr>
            <w:r>
              <w:t>No</w:t>
            </w:r>
          </w:p>
        </w:tc>
        <w:tc>
          <w:tcPr>
            <w:tcW w:w="0" w:type="auto"/>
          </w:tcPr>
          <w:p w14:paraId="3D894EC2" w14:textId="02A80615" w:rsidR="00404015" w:rsidRPr="00323C34" w:rsidRDefault="004F6182" w:rsidP="00FC7614">
            <w:pPr>
              <w:spacing w:after="160"/>
            </w:pPr>
            <w:r>
              <w:t>Auto populated timestamp on Case closure</w:t>
            </w:r>
          </w:p>
        </w:tc>
      </w:tr>
    </w:tbl>
    <w:p w14:paraId="31F0B9CB" w14:textId="77777777" w:rsidR="00D90C3B" w:rsidRPr="00323C34" w:rsidRDefault="00D90C3B" w:rsidP="004F6182">
      <w:pPr>
        <w:pStyle w:val="Heading3"/>
      </w:pPr>
      <w:bookmarkStart w:id="266" w:name="_Toc232496786"/>
      <w:r w:rsidRPr="00323C34">
        <w:t>Case Status Definitions</w:t>
      </w:r>
      <w:bookmarkEnd w:id="266"/>
    </w:p>
    <w:tbl>
      <w:tblPr>
        <w:tblStyle w:val="TableGrid"/>
        <w:tblW w:w="0" w:type="auto"/>
        <w:tblLook w:val="04A0" w:firstRow="1" w:lastRow="0" w:firstColumn="1" w:lastColumn="0" w:noHBand="0" w:noVBand="1"/>
      </w:tblPr>
      <w:tblGrid>
        <w:gridCol w:w="1484"/>
        <w:gridCol w:w="7532"/>
      </w:tblGrid>
      <w:tr w:rsidR="00C62A87" w:rsidRPr="00323C34" w14:paraId="7BEF1C41" w14:textId="77777777">
        <w:trPr>
          <w:cantSplit/>
          <w:tblHeader/>
        </w:trPr>
        <w:tc>
          <w:tcPr>
            <w:tcW w:w="0" w:type="auto"/>
            <w:shd w:val="clear" w:color="auto" w:fill="0070C0"/>
            <w:hideMark/>
          </w:tcPr>
          <w:p w14:paraId="7B14623B" w14:textId="77777777" w:rsidR="00D90C3B" w:rsidRPr="00323C34" w:rsidRDefault="00D90C3B">
            <w:pPr>
              <w:spacing w:after="160"/>
              <w:rPr>
                <w:b/>
                <w:bCs/>
                <w:color w:val="FFFFFF" w:themeColor="background1"/>
              </w:rPr>
            </w:pPr>
            <w:r w:rsidRPr="00323C34">
              <w:rPr>
                <w:b/>
                <w:bCs/>
                <w:color w:val="FFFFFF" w:themeColor="background1"/>
              </w:rPr>
              <w:t>Status</w:t>
            </w:r>
          </w:p>
        </w:tc>
        <w:tc>
          <w:tcPr>
            <w:tcW w:w="0" w:type="auto"/>
            <w:shd w:val="clear" w:color="auto" w:fill="0070C0"/>
            <w:hideMark/>
          </w:tcPr>
          <w:p w14:paraId="58096832" w14:textId="77777777" w:rsidR="00D90C3B" w:rsidRPr="00323C34" w:rsidRDefault="00D90C3B">
            <w:pPr>
              <w:spacing w:after="160"/>
              <w:rPr>
                <w:b/>
                <w:bCs/>
                <w:color w:val="FFFFFF" w:themeColor="background1"/>
              </w:rPr>
            </w:pPr>
            <w:r w:rsidRPr="00323C34">
              <w:rPr>
                <w:b/>
                <w:bCs/>
                <w:color w:val="FFFFFF" w:themeColor="background1"/>
              </w:rPr>
              <w:t>Description</w:t>
            </w:r>
          </w:p>
        </w:tc>
      </w:tr>
      <w:tr w:rsidR="00C62A87" w:rsidRPr="00323C34" w14:paraId="5AC4F97B" w14:textId="77777777">
        <w:trPr>
          <w:cantSplit/>
        </w:trPr>
        <w:tc>
          <w:tcPr>
            <w:tcW w:w="0" w:type="auto"/>
            <w:hideMark/>
          </w:tcPr>
          <w:p w14:paraId="1F1BDE81" w14:textId="77777777" w:rsidR="00D90C3B" w:rsidRPr="00323C34" w:rsidRDefault="00D90C3B">
            <w:pPr>
              <w:spacing w:after="160"/>
            </w:pPr>
            <w:r w:rsidRPr="00323C34">
              <w:t>Pending Triage</w:t>
            </w:r>
          </w:p>
        </w:tc>
        <w:tc>
          <w:tcPr>
            <w:tcW w:w="0" w:type="auto"/>
            <w:hideMark/>
          </w:tcPr>
          <w:p w14:paraId="0B33BC21" w14:textId="77777777" w:rsidR="00D90C3B" w:rsidRPr="00323C34" w:rsidRDefault="00D90C3B">
            <w:pPr>
              <w:spacing w:after="160"/>
            </w:pPr>
            <w:r w:rsidRPr="00323C34">
              <w:t>Initial status on Case creation. The Controller has not yet determined whether action is required</w:t>
            </w:r>
          </w:p>
        </w:tc>
      </w:tr>
      <w:tr w:rsidR="00C62A87" w:rsidRPr="00323C34" w14:paraId="72A5709E" w14:textId="77777777">
        <w:trPr>
          <w:cantSplit/>
        </w:trPr>
        <w:tc>
          <w:tcPr>
            <w:tcW w:w="0" w:type="auto"/>
            <w:hideMark/>
          </w:tcPr>
          <w:p w14:paraId="51A3C610" w14:textId="77777777" w:rsidR="00D90C3B" w:rsidRPr="00323C34" w:rsidRDefault="00D90C3B">
            <w:pPr>
              <w:spacing w:after="160"/>
            </w:pPr>
            <w:r w:rsidRPr="00323C34">
              <w:t>Active</w:t>
            </w:r>
          </w:p>
        </w:tc>
        <w:tc>
          <w:tcPr>
            <w:tcW w:w="0" w:type="auto"/>
            <w:hideMark/>
          </w:tcPr>
          <w:p w14:paraId="12F2409D" w14:textId="1E8E0016" w:rsidR="00D90C3B" w:rsidRPr="00323C34" w:rsidRDefault="00D90C3B">
            <w:pPr>
              <w:spacing w:after="160"/>
            </w:pPr>
            <w:r w:rsidRPr="00323C34">
              <w:t>Action has been determined as required. One or more sub-processes (Incident, Task, CMMS Ticket) are in progress</w:t>
            </w:r>
          </w:p>
        </w:tc>
      </w:tr>
      <w:tr w:rsidR="001C4294" w:rsidRPr="00323C34" w14:paraId="0AB48A9E" w14:textId="77777777">
        <w:trPr>
          <w:cantSplit/>
        </w:trPr>
        <w:tc>
          <w:tcPr>
            <w:tcW w:w="0" w:type="auto"/>
          </w:tcPr>
          <w:p w14:paraId="3E25E067" w14:textId="69229F84" w:rsidR="001C4294" w:rsidRPr="00323C34" w:rsidRDefault="001C4294">
            <w:pPr>
              <w:spacing w:after="160"/>
            </w:pPr>
            <w:r>
              <w:lastRenderedPageBreak/>
              <w:t>No Action Required</w:t>
            </w:r>
          </w:p>
        </w:tc>
        <w:tc>
          <w:tcPr>
            <w:tcW w:w="0" w:type="auto"/>
          </w:tcPr>
          <w:p w14:paraId="18A2C90A" w14:textId="77777777" w:rsidR="001C4294" w:rsidRDefault="001C4294">
            <w:pPr>
              <w:spacing w:after="160"/>
            </w:pPr>
            <w:r>
              <w:t xml:space="preserve">No operational action is required or taken. </w:t>
            </w:r>
            <w:r w:rsidRPr="001C4294">
              <w:t xml:space="preserve">Applies to: (a) VA or system-triggered Cases assessed by the Controller as non-actionable; (b) Cases auto-created by </w:t>
            </w:r>
            <w:r>
              <w:t xml:space="preserve">new </w:t>
            </w:r>
            <w:r w:rsidRPr="001C4294">
              <w:t>e-Diary entry.</w:t>
            </w:r>
          </w:p>
          <w:p w14:paraId="4E1EB28C" w14:textId="42699863" w:rsidR="001C4294" w:rsidRPr="00323C34" w:rsidRDefault="001C4294">
            <w:pPr>
              <w:spacing w:after="160"/>
            </w:pPr>
            <w:r w:rsidRPr="001C4294">
              <w:t>If an e-Diary entry subsequently escalates, the Case transitions to Active on creation of a linked Incident, Task, or CMMS Fault record.</w:t>
            </w:r>
          </w:p>
        </w:tc>
      </w:tr>
      <w:tr w:rsidR="00C62A87" w:rsidRPr="00323C34" w14:paraId="45C45D23" w14:textId="77777777">
        <w:trPr>
          <w:cantSplit/>
        </w:trPr>
        <w:tc>
          <w:tcPr>
            <w:tcW w:w="0" w:type="auto"/>
            <w:hideMark/>
          </w:tcPr>
          <w:p w14:paraId="4FDE5655" w14:textId="77777777" w:rsidR="00D90C3B" w:rsidRPr="00323C34" w:rsidRDefault="00D90C3B">
            <w:pPr>
              <w:spacing w:after="160"/>
            </w:pPr>
            <w:r w:rsidRPr="00323C34">
              <w:t>Closed</w:t>
            </w:r>
          </w:p>
        </w:tc>
        <w:tc>
          <w:tcPr>
            <w:tcW w:w="0" w:type="auto"/>
            <w:hideMark/>
          </w:tcPr>
          <w:p w14:paraId="1FA2DB50" w14:textId="77777777" w:rsidR="00D90C3B" w:rsidRPr="00323C34" w:rsidRDefault="00D90C3B">
            <w:pPr>
              <w:spacing w:after="160"/>
            </w:pPr>
            <w:r w:rsidRPr="00323C34">
              <w:t>All linked Incident, Task, and CMMS Ticket records are resolved. The Case is read-only</w:t>
            </w:r>
          </w:p>
        </w:tc>
      </w:tr>
    </w:tbl>
    <w:p w14:paraId="406EB50A" w14:textId="0B35807A" w:rsidR="00D90C3B" w:rsidRPr="00323C34" w:rsidRDefault="00D90C3B" w:rsidP="00D90C3B">
      <w:pPr>
        <w:pStyle w:val="ListBullet"/>
        <w:numPr>
          <w:ilvl w:val="0"/>
          <w:numId w:val="0"/>
        </w:numPr>
        <w:ind w:left="360"/>
      </w:pPr>
      <w:r w:rsidRPr="00323C34">
        <w:t>The Controller may close a Case after a CMMS Ticket has been raised, without waiting for the IFM contractor to resolve the ticket.</w:t>
      </w:r>
    </w:p>
    <w:p w14:paraId="72240963" w14:textId="77777777" w:rsidR="00D90C3B" w:rsidRPr="00323C34" w:rsidRDefault="00D90C3B" w:rsidP="004F6182">
      <w:pPr>
        <w:pStyle w:val="Heading3"/>
      </w:pPr>
      <w:bookmarkStart w:id="267" w:name="_Toc232496787"/>
      <w:r w:rsidRPr="00323C34">
        <w:rPr>
          <w:rFonts w:hint="eastAsia"/>
        </w:rPr>
        <w:t xml:space="preserve">High-Level </w:t>
      </w:r>
      <w:r w:rsidRPr="00323C34">
        <w:t>Case Process</w:t>
      </w:r>
      <w:r w:rsidRPr="00323C34">
        <w:rPr>
          <w:rFonts w:hint="eastAsia"/>
        </w:rPr>
        <w:t xml:space="preserve"> Flow</w:t>
      </w:r>
      <w:bookmarkEnd w:id="267"/>
    </w:p>
    <w:p w14:paraId="6B89031D" w14:textId="44CC466B" w:rsidR="00D90C3B" w:rsidRPr="00323C34" w:rsidRDefault="003D1B0E" w:rsidP="00D90C3B">
      <w:pPr>
        <w:keepNext/>
      </w:pPr>
      <w:r>
        <w:rPr>
          <w:noProof/>
        </w:rPr>
        <w:drawing>
          <wp:inline distT="0" distB="0" distL="0" distR="0" wp14:anchorId="5B23BBF4" wp14:editId="4FD74B10">
            <wp:extent cx="5723890" cy="3206115"/>
            <wp:effectExtent l="0" t="0" r="0" b="0"/>
            <wp:docPr id="663975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3890" cy="3206115"/>
                    </a:xfrm>
                    <a:prstGeom prst="rect">
                      <a:avLst/>
                    </a:prstGeom>
                    <a:noFill/>
                    <a:ln>
                      <a:noFill/>
                    </a:ln>
                  </pic:spPr>
                </pic:pic>
              </a:graphicData>
            </a:graphic>
          </wp:inline>
        </w:drawing>
      </w:r>
    </w:p>
    <w:p w14:paraId="02495BF6" w14:textId="1FDB1B5D" w:rsidR="00D90C3B" w:rsidRPr="00323C34" w:rsidRDefault="00D90C3B" w:rsidP="00D90C3B">
      <w:pPr>
        <w:pStyle w:val="Caption"/>
      </w:pPr>
      <w:r w:rsidRPr="00323C34">
        <w:t xml:space="preserve">Figure </w:t>
      </w:r>
      <w:fldSimple w:instr=" STYLEREF 1 \s ">
        <w:r w:rsidR="00991375">
          <w:rPr>
            <w:noProof/>
          </w:rPr>
          <w:t>4</w:t>
        </w:r>
      </w:fldSimple>
      <w:r w:rsidR="00306DB2">
        <w:noBreakHyphen/>
      </w:r>
      <w:fldSimple w:instr=" SEQ Figure \* ARABIC \s 1 ">
        <w:r w:rsidR="00991375">
          <w:rPr>
            <w:noProof/>
          </w:rPr>
          <w:t>2</w:t>
        </w:r>
      </w:fldSimple>
      <w:r w:rsidRPr="00323C34">
        <w:t xml:space="preserve"> - Case Process Workflow</w:t>
      </w:r>
    </w:p>
    <w:p w14:paraId="6669B3C1" w14:textId="77777777" w:rsidR="00AC067B" w:rsidRDefault="00AC067B">
      <w:pPr>
        <w:spacing w:before="0" w:after="160" w:line="278" w:lineRule="auto"/>
        <w:rPr>
          <w:rFonts w:eastAsiaTheme="majorEastAsia" w:cstheme="majorBidi"/>
          <w:b/>
          <w:bCs/>
          <w:color w:val="0F4761" w:themeColor="accent1" w:themeShade="BF"/>
          <w:sz w:val="32"/>
          <w:szCs w:val="28"/>
        </w:rPr>
      </w:pPr>
      <w:r>
        <w:br w:type="page"/>
      </w:r>
    </w:p>
    <w:p w14:paraId="449A7091" w14:textId="0BBCD5FB" w:rsidR="00C2404C" w:rsidRPr="00323C34" w:rsidRDefault="000235CF" w:rsidP="0099013E">
      <w:pPr>
        <w:pStyle w:val="Heading1"/>
        <w:pBdr>
          <w:bottom w:val="single" w:sz="4" w:space="1" w:color="auto"/>
        </w:pBdr>
      </w:pPr>
      <w:bookmarkStart w:id="268" w:name="_Toc232496788"/>
      <w:r w:rsidRPr="00323C34">
        <w:rPr>
          <w:rFonts w:hint="eastAsia"/>
        </w:rPr>
        <w:lastRenderedPageBreak/>
        <w:t>Incident Management</w:t>
      </w:r>
      <w:r w:rsidR="0007567A" w:rsidRPr="00323C34">
        <w:rPr>
          <w:rFonts w:hint="eastAsia"/>
        </w:rPr>
        <w:t xml:space="preserve"> Module</w:t>
      </w:r>
      <w:bookmarkEnd w:id="268"/>
    </w:p>
    <w:p w14:paraId="66BD8652" w14:textId="77777777" w:rsidR="00975FB2" w:rsidRPr="00323C34" w:rsidRDefault="00975FB2" w:rsidP="00975FB2">
      <w:r w:rsidRPr="00323C34">
        <w:t>The Case is the primary operational record container in the CMS. Every operational activity on the island</w:t>
      </w:r>
      <w:r w:rsidRPr="00323C34">
        <w:rPr>
          <w:rFonts w:hint="eastAsia"/>
        </w:rPr>
        <w:t xml:space="preserve">, </w:t>
      </w:r>
      <w:r w:rsidRPr="00323C34">
        <w:t>whether an incident, a ground response task, or an infrastructure fault requiring contractor action</w:t>
      </w:r>
      <w:r w:rsidRPr="00323C34">
        <w:rPr>
          <w:rFonts w:hint="eastAsia"/>
        </w:rPr>
        <w:t xml:space="preserve">, </w:t>
      </w:r>
      <w:r w:rsidRPr="00323C34">
        <w:t>is anchored to a Case record.</w:t>
      </w:r>
    </w:p>
    <w:p w14:paraId="5F4EF9E5" w14:textId="77777777" w:rsidR="00C71488" w:rsidRPr="00323C34" w:rsidRDefault="00C71488" w:rsidP="00C71488">
      <w:pPr>
        <w:pStyle w:val="Heading2"/>
      </w:pPr>
      <w:bookmarkStart w:id="269" w:name="_Toc232496789"/>
      <w:r w:rsidRPr="00323C34">
        <w:t>Incident Classification</w:t>
      </w:r>
      <w:bookmarkEnd w:id="269"/>
    </w:p>
    <w:p w14:paraId="73D5A952" w14:textId="77777777" w:rsidR="00C71488" w:rsidRPr="00323C34" w:rsidRDefault="00C71488" w:rsidP="00C71488">
      <w:pPr>
        <w:pStyle w:val="Heading3"/>
      </w:pPr>
      <w:bookmarkStart w:id="270" w:name="_Toc232496790"/>
      <w:r w:rsidRPr="00323C34">
        <w:t>Incident Types</w:t>
      </w:r>
      <w:bookmarkEnd w:id="270"/>
    </w:p>
    <w:p w14:paraId="6EDF1DA9" w14:textId="77777777" w:rsidR="00DE3F00" w:rsidRPr="00323C34" w:rsidRDefault="00C71488" w:rsidP="0011681F">
      <w:pPr>
        <w:pStyle w:val="ListParagraph"/>
        <w:numPr>
          <w:ilvl w:val="0"/>
          <w:numId w:val="12"/>
        </w:numPr>
      </w:pPr>
      <w:r w:rsidRPr="00323C34">
        <w:t>Each incident record shall be assigned a Type and a Sub-type from SDC's defined classification taxonomy.</w:t>
      </w:r>
    </w:p>
    <w:p w14:paraId="3E26D9DB" w14:textId="77777777" w:rsidR="00DE3F00" w:rsidRPr="00323C34" w:rsidRDefault="00C71488" w:rsidP="0011681F">
      <w:pPr>
        <w:pStyle w:val="ListParagraph"/>
        <w:numPr>
          <w:ilvl w:val="0"/>
          <w:numId w:val="12"/>
        </w:numPr>
      </w:pPr>
      <w:r w:rsidRPr="00323C34">
        <w:t>Both Type and Sub-type fields are mandatory.</w:t>
      </w:r>
    </w:p>
    <w:p w14:paraId="5DF434A4" w14:textId="338987AD" w:rsidR="00C71488" w:rsidRPr="00323C34" w:rsidRDefault="00C71488" w:rsidP="0011681F">
      <w:pPr>
        <w:pStyle w:val="ListParagraph"/>
        <w:numPr>
          <w:ilvl w:val="0"/>
          <w:numId w:val="12"/>
        </w:numPr>
      </w:pPr>
      <w:r w:rsidRPr="00323C34">
        <w:t>Sub-type values are unique within each Type. An Others option shall be available as a Sub-type of last resort where no defined Sub-type accurately describes the incident.</w:t>
      </w:r>
    </w:p>
    <w:p w14:paraId="7C9452EA" w14:textId="05196F6C" w:rsidR="00C71488" w:rsidRPr="00323C34" w:rsidRDefault="00DE3F00" w:rsidP="00C71488">
      <w:r w:rsidRPr="00323C34">
        <w:rPr>
          <w:rFonts w:hint="eastAsia"/>
          <w:b/>
          <w:bCs/>
        </w:rPr>
        <w:t>Note:</w:t>
      </w:r>
      <w:r w:rsidRPr="00323C34">
        <w:rPr>
          <w:rFonts w:hint="eastAsia"/>
        </w:rPr>
        <w:t xml:space="preserve"> F</w:t>
      </w:r>
      <w:r w:rsidR="00C71488" w:rsidRPr="00323C34">
        <w:t>inalised Incident Type and Sub-type taxonomy</w:t>
      </w:r>
      <w:r w:rsidRPr="00323C34">
        <w:rPr>
          <w:rFonts w:hint="eastAsia"/>
        </w:rPr>
        <w:t xml:space="preserve"> to be confirmed</w:t>
      </w:r>
    </w:p>
    <w:p w14:paraId="613DC4F4" w14:textId="77777777" w:rsidR="00C71488" w:rsidRPr="00323C34" w:rsidRDefault="00C71488" w:rsidP="00C71488">
      <w:pPr>
        <w:pStyle w:val="Heading3"/>
      </w:pPr>
      <w:bookmarkStart w:id="271" w:name="_Toc232496791"/>
      <w:r w:rsidRPr="00323C34">
        <w:t xml:space="preserve">Incident </w:t>
      </w:r>
      <w:commentRangeStart w:id="272"/>
      <w:r w:rsidRPr="00323C34">
        <w:t>Categories</w:t>
      </w:r>
      <w:bookmarkEnd w:id="271"/>
      <w:commentRangeEnd w:id="272"/>
      <w:r w:rsidR="00B56433" w:rsidRPr="00323C34">
        <w:rPr>
          <w:rStyle w:val="CommentReference"/>
          <w:sz w:val="24"/>
          <w:szCs w:val="28"/>
        </w:rPr>
        <w:commentReference w:id="272"/>
      </w:r>
    </w:p>
    <w:p w14:paraId="19B9BEDA" w14:textId="26B1FB3B" w:rsidR="00C71488" w:rsidRPr="00323C34" w:rsidRDefault="00C71488" w:rsidP="00C71488">
      <w:r w:rsidRPr="00323C34">
        <w:t>Beyond Type and Sub-type, the following operational categories apply to incident records and govern how they are handled within the system</w:t>
      </w:r>
      <w:r w:rsidR="0085261D" w:rsidRPr="00323C34">
        <w:rPr>
          <w:rFonts w:hint="eastAsia"/>
        </w:rPr>
        <w:t xml:space="preserve">. These categories are </w:t>
      </w:r>
      <w:r w:rsidR="00175D3B" w:rsidRPr="00323C34">
        <w:rPr>
          <w:rFonts w:hint="eastAsia"/>
        </w:rPr>
        <w:t>for</w:t>
      </w:r>
      <w:r w:rsidR="00446781" w:rsidRPr="00323C34">
        <w:rPr>
          <w:rFonts w:hint="eastAsia"/>
        </w:rPr>
        <w:t>-</w:t>
      </w:r>
      <w:r w:rsidR="00175D3B" w:rsidRPr="00323C34">
        <w:rPr>
          <w:rFonts w:hint="eastAsia"/>
        </w:rPr>
        <w:t>info and not noted in the system.</w:t>
      </w:r>
    </w:p>
    <w:tbl>
      <w:tblPr>
        <w:tblStyle w:val="TableGrid"/>
        <w:tblW w:w="0" w:type="auto"/>
        <w:tblLook w:val="04A0" w:firstRow="1" w:lastRow="0" w:firstColumn="1" w:lastColumn="0" w:noHBand="0" w:noVBand="1"/>
      </w:tblPr>
      <w:tblGrid>
        <w:gridCol w:w="1582"/>
        <w:gridCol w:w="7434"/>
      </w:tblGrid>
      <w:tr w:rsidR="00C62A87" w:rsidRPr="00323C34" w14:paraId="4EC5C399" w14:textId="77777777">
        <w:trPr>
          <w:cantSplit/>
          <w:tblHeader/>
        </w:trPr>
        <w:tc>
          <w:tcPr>
            <w:tcW w:w="0" w:type="auto"/>
            <w:shd w:val="clear" w:color="auto" w:fill="0070C0"/>
            <w:hideMark/>
          </w:tcPr>
          <w:p w14:paraId="05DB6E7E" w14:textId="77777777" w:rsidR="00C71488" w:rsidRPr="00323C34" w:rsidRDefault="00C71488">
            <w:pPr>
              <w:spacing w:after="160"/>
              <w:rPr>
                <w:b/>
                <w:bCs/>
                <w:color w:val="FFFFFF" w:themeColor="background1"/>
              </w:rPr>
            </w:pPr>
            <w:r w:rsidRPr="00323C34">
              <w:rPr>
                <w:b/>
                <w:bCs/>
                <w:color w:val="FFFFFF" w:themeColor="background1"/>
              </w:rPr>
              <w:t>Category</w:t>
            </w:r>
          </w:p>
        </w:tc>
        <w:tc>
          <w:tcPr>
            <w:tcW w:w="0" w:type="auto"/>
            <w:shd w:val="clear" w:color="auto" w:fill="0070C0"/>
            <w:hideMark/>
          </w:tcPr>
          <w:p w14:paraId="4E2A7B37" w14:textId="77777777" w:rsidR="00C71488" w:rsidRPr="00323C34" w:rsidRDefault="00C71488">
            <w:pPr>
              <w:spacing w:after="160"/>
              <w:rPr>
                <w:b/>
                <w:bCs/>
                <w:color w:val="FFFFFF" w:themeColor="background1"/>
              </w:rPr>
            </w:pPr>
            <w:r w:rsidRPr="00323C34">
              <w:rPr>
                <w:b/>
                <w:bCs/>
                <w:color w:val="FFFFFF" w:themeColor="background1"/>
              </w:rPr>
              <w:t>Description</w:t>
            </w:r>
          </w:p>
        </w:tc>
      </w:tr>
      <w:tr w:rsidR="00C62A87" w:rsidRPr="00323C34" w14:paraId="0CA2B4FC" w14:textId="77777777">
        <w:trPr>
          <w:cantSplit/>
        </w:trPr>
        <w:tc>
          <w:tcPr>
            <w:tcW w:w="0" w:type="auto"/>
            <w:hideMark/>
          </w:tcPr>
          <w:p w14:paraId="13ED9D86" w14:textId="77777777" w:rsidR="00C71488" w:rsidRPr="00323C34" w:rsidRDefault="00C71488">
            <w:pPr>
              <w:spacing w:after="160"/>
            </w:pPr>
            <w:r w:rsidRPr="00323C34">
              <w:t>Standard Incident</w:t>
            </w:r>
          </w:p>
        </w:tc>
        <w:tc>
          <w:tcPr>
            <w:tcW w:w="0" w:type="auto"/>
            <w:hideMark/>
          </w:tcPr>
          <w:p w14:paraId="1DC0E876" w14:textId="77777777" w:rsidR="00C71488" w:rsidRPr="00323C34" w:rsidRDefault="00C71488">
            <w:pPr>
              <w:spacing w:after="160"/>
            </w:pPr>
            <w:r w:rsidRPr="00323C34">
              <w:t>An active incident requiring Controller management and, where applicable, a Ranger field response</w:t>
            </w:r>
          </w:p>
        </w:tc>
      </w:tr>
      <w:tr w:rsidR="00C62A87" w:rsidRPr="00323C34" w14:paraId="054BCC1E" w14:textId="77777777">
        <w:trPr>
          <w:cantSplit/>
        </w:trPr>
        <w:tc>
          <w:tcPr>
            <w:tcW w:w="0" w:type="auto"/>
            <w:hideMark/>
          </w:tcPr>
          <w:p w14:paraId="5905F146" w14:textId="77777777" w:rsidR="00C71488" w:rsidRPr="00323C34" w:rsidRDefault="00C71488">
            <w:pPr>
              <w:spacing w:after="160"/>
            </w:pPr>
            <w:r w:rsidRPr="00323C34">
              <w:t>Proactive Incident</w:t>
            </w:r>
          </w:p>
        </w:tc>
        <w:tc>
          <w:tcPr>
            <w:tcW w:w="0" w:type="auto"/>
            <w:hideMark/>
          </w:tcPr>
          <w:p w14:paraId="54060071" w14:textId="77777777" w:rsidR="00C71488" w:rsidRPr="00323C34" w:rsidRDefault="00C71488">
            <w:pPr>
              <w:spacing w:after="160"/>
            </w:pPr>
            <w:r w:rsidRPr="00323C34">
              <w:t>Created by the Controller in response to a notification or advisory where no immediate ground response is required. Common examples include missing person lookouts and lost item notices</w:t>
            </w:r>
          </w:p>
        </w:tc>
      </w:tr>
      <w:tr w:rsidR="00C62A87" w:rsidRPr="00323C34" w14:paraId="7757C0C5" w14:textId="77777777">
        <w:trPr>
          <w:cantSplit/>
        </w:trPr>
        <w:tc>
          <w:tcPr>
            <w:tcW w:w="0" w:type="auto"/>
            <w:hideMark/>
          </w:tcPr>
          <w:p w14:paraId="47E23EF0" w14:textId="77777777" w:rsidR="00C71488" w:rsidRPr="00323C34" w:rsidRDefault="00C71488">
            <w:pPr>
              <w:spacing w:after="160"/>
            </w:pPr>
            <w:r w:rsidRPr="00323C34">
              <w:t>Backdated Incident</w:t>
            </w:r>
          </w:p>
        </w:tc>
        <w:tc>
          <w:tcPr>
            <w:tcW w:w="0" w:type="auto"/>
            <w:hideMark/>
          </w:tcPr>
          <w:p w14:paraId="4D956530" w14:textId="77777777" w:rsidR="00C71488" w:rsidRPr="00323C34" w:rsidRDefault="00C71488">
            <w:pPr>
              <w:spacing w:after="160"/>
            </w:pPr>
            <w:r w:rsidRPr="00323C34">
              <w:t>Created to record an incident that has already occurred and concluded, typically following notification from a state agency after the fact. The record is created, populated with the known details, and closed immediately</w:t>
            </w:r>
          </w:p>
        </w:tc>
      </w:tr>
      <w:tr w:rsidR="00C62A87" w:rsidRPr="00323C34" w14:paraId="7E68ECF7" w14:textId="77777777">
        <w:trPr>
          <w:cantSplit/>
        </w:trPr>
        <w:tc>
          <w:tcPr>
            <w:tcW w:w="0" w:type="auto"/>
            <w:hideMark/>
          </w:tcPr>
          <w:p w14:paraId="7C8B39B4" w14:textId="77777777" w:rsidR="00C71488" w:rsidRPr="00323C34" w:rsidRDefault="00C71488">
            <w:pPr>
              <w:spacing w:after="160"/>
            </w:pPr>
            <w:r w:rsidRPr="00323C34">
              <w:t>Ongoing Incident</w:t>
            </w:r>
          </w:p>
        </w:tc>
        <w:tc>
          <w:tcPr>
            <w:tcW w:w="0" w:type="auto"/>
            <w:hideMark/>
          </w:tcPr>
          <w:p w14:paraId="04319D37" w14:textId="77777777" w:rsidR="00C71488" w:rsidRPr="00323C34" w:rsidRDefault="00C71488">
            <w:pPr>
              <w:spacing w:after="160"/>
            </w:pPr>
            <w:r w:rsidRPr="00323C34">
              <w:t>An incident that remains open over an extended period while the situation develops and is actively monitored. Common examples include prolonged state emergencies or extended search operations</w:t>
            </w:r>
          </w:p>
        </w:tc>
      </w:tr>
      <w:tr w:rsidR="00C62A87" w:rsidRPr="00323C34" w14:paraId="6AB1E320" w14:textId="77777777">
        <w:trPr>
          <w:cantSplit/>
        </w:trPr>
        <w:tc>
          <w:tcPr>
            <w:tcW w:w="0" w:type="auto"/>
            <w:hideMark/>
          </w:tcPr>
          <w:p w14:paraId="1A57C375" w14:textId="77777777" w:rsidR="00C71488" w:rsidRPr="00323C34" w:rsidRDefault="00C71488">
            <w:pPr>
              <w:spacing w:after="160"/>
            </w:pPr>
            <w:r w:rsidRPr="00323C34">
              <w:t>Operational Record</w:t>
            </w:r>
          </w:p>
        </w:tc>
        <w:tc>
          <w:tcPr>
            <w:tcW w:w="0" w:type="auto"/>
            <w:hideMark/>
          </w:tcPr>
          <w:p w14:paraId="33F21F92" w14:textId="77777777" w:rsidR="00C71488" w:rsidRPr="00323C34" w:rsidRDefault="00C71488">
            <w:pPr>
              <w:spacing w:after="160"/>
            </w:pPr>
            <w:r w:rsidRPr="00323C34">
              <w:t>An administrative record created for tracking purposes, covering planned exercises, drills, or coordinated information dissemination. These records do not require a ground response or broadcast</w:t>
            </w:r>
          </w:p>
        </w:tc>
      </w:tr>
    </w:tbl>
    <w:p w14:paraId="2DBD231B" w14:textId="552781B9" w:rsidR="000322FF" w:rsidRPr="00323C34" w:rsidRDefault="000322FF" w:rsidP="006C258F">
      <w:pPr>
        <w:pStyle w:val="Heading2"/>
      </w:pPr>
      <w:bookmarkStart w:id="273" w:name="_Toc232496792"/>
      <w:commentRangeStart w:id="274"/>
      <w:r w:rsidRPr="00323C34">
        <w:lastRenderedPageBreak/>
        <w:t>Crisis Incident Level Classification</w:t>
      </w:r>
      <w:bookmarkEnd w:id="273"/>
      <w:commentRangeEnd w:id="274"/>
      <w:r w:rsidR="00C2267E" w:rsidRPr="00323C34">
        <w:rPr>
          <w:rStyle w:val="CommentReference"/>
          <w:sz w:val="28"/>
          <w:szCs w:val="32"/>
        </w:rPr>
        <w:commentReference w:id="274"/>
      </w:r>
    </w:p>
    <w:p w14:paraId="4BEB767F" w14:textId="77777777" w:rsidR="00F16FBB" w:rsidRPr="00323C34" w:rsidRDefault="00DE49B8" w:rsidP="0011681F">
      <w:pPr>
        <w:pStyle w:val="ListParagraph"/>
        <w:numPr>
          <w:ilvl w:val="0"/>
          <w:numId w:val="5"/>
        </w:numPr>
      </w:pPr>
      <w:r w:rsidRPr="00323C34">
        <w:rPr>
          <w:rFonts w:hint="eastAsia"/>
        </w:rPr>
        <w:t>Each Incident shall be assigned a Crisis Level at the point of creation or escalation by a Controller</w:t>
      </w:r>
    </w:p>
    <w:p w14:paraId="4332A7C9" w14:textId="2AFB593E" w:rsidR="000322FF" w:rsidRPr="00323C34" w:rsidRDefault="00F16FBB" w:rsidP="0011681F">
      <w:pPr>
        <w:pStyle w:val="ListParagraph"/>
        <w:numPr>
          <w:ilvl w:val="0"/>
          <w:numId w:val="5"/>
        </w:numPr>
      </w:pPr>
      <w:r w:rsidRPr="00323C34">
        <w:rPr>
          <w:rFonts w:hint="eastAsia"/>
        </w:rPr>
        <w:t>The C</w:t>
      </w:r>
      <w:r w:rsidR="000322FF" w:rsidRPr="00323C34">
        <w:t xml:space="preserve">risis </w:t>
      </w:r>
      <w:r w:rsidRPr="00323C34">
        <w:rPr>
          <w:rFonts w:hint="eastAsia"/>
        </w:rPr>
        <w:t>L</w:t>
      </w:r>
      <w:r w:rsidR="000322FF" w:rsidRPr="00323C34">
        <w:t xml:space="preserve">evel determines the broadcast type, distribution group, and escalation behaviour triggered upon or during the incident. </w:t>
      </w:r>
    </w:p>
    <w:p w14:paraId="12CE1561" w14:textId="56A4BB34" w:rsidR="00AD72E4" w:rsidRDefault="00AD72E4" w:rsidP="0011681F">
      <w:pPr>
        <w:pStyle w:val="ListParagraph"/>
        <w:numPr>
          <w:ilvl w:val="0"/>
          <w:numId w:val="5"/>
        </w:numPr>
      </w:pPr>
      <w:r w:rsidRPr="00323C34">
        <w:t xml:space="preserve">The </w:t>
      </w:r>
      <w:r w:rsidR="0029504E">
        <w:t>C</w:t>
      </w:r>
      <w:r w:rsidRPr="00323C34">
        <w:t xml:space="preserve">risis </w:t>
      </w:r>
      <w:r w:rsidR="0029504E">
        <w:t>L</w:t>
      </w:r>
      <w:r w:rsidRPr="00323C34">
        <w:t>evel is assigned by the Controller at the point of incident creation and may be escalated by the Duty Manager or Duty Officer as the incident develops.</w:t>
      </w:r>
    </w:p>
    <w:p w14:paraId="2BFDEF95" w14:textId="7888AD38" w:rsidR="0029504E" w:rsidRDefault="0029504E" w:rsidP="0011681F">
      <w:pPr>
        <w:pStyle w:val="ListParagraph"/>
        <w:numPr>
          <w:ilvl w:val="0"/>
          <w:numId w:val="5"/>
        </w:numPr>
      </w:pPr>
      <w:r>
        <w:t>By default, the Crisis Level is set at Level 4 at incident creation. The Controller is expected to review and update the classification as the situation develops.</w:t>
      </w:r>
    </w:p>
    <w:p w14:paraId="3BFEBEA9" w14:textId="453D38B5" w:rsidR="0029504E" w:rsidRPr="00323C34" w:rsidRDefault="0029504E" w:rsidP="0011681F">
      <w:pPr>
        <w:pStyle w:val="ListParagraph"/>
        <w:numPr>
          <w:ilvl w:val="0"/>
          <w:numId w:val="5"/>
        </w:numPr>
      </w:pPr>
      <w:r>
        <w:t xml:space="preserve">The system shall surface a reminder to the Controllers on-duty </w:t>
      </w:r>
      <w:r w:rsidR="001D1655">
        <w:t xml:space="preserve">45 minutes </w:t>
      </w:r>
      <w:r>
        <w:t>from the incident creation, prompting review and confirmation of the Crisis Level. The reminder does not escalate nor amend the level automatically.</w:t>
      </w:r>
    </w:p>
    <w:p w14:paraId="66812788" w14:textId="7D3DACC5" w:rsidR="00F933D7" w:rsidRPr="00323C34" w:rsidRDefault="00494753" w:rsidP="000322FF">
      <w:r w:rsidRPr="00323C34">
        <w:rPr>
          <w:rFonts w:hint="eastAsia"/>
          <w:b/>
          <w:bCs/>
        </w:rPr>
        <w:t>Note:</w:t>
      </w:r>
      <w:r w:rsidRPr="00323C34">
        <w:rPr>
          <w:rFonts w:hint="eastAsia"/>
        </w:rPr>
        <w:t xml:space="preserve"> F</w:t>
      </w:r>
      <w:r w:rsidR="00F933D7" w:rsidRPr="00323C34">
        <w:t>ull classification and routing behaviour is defined in</w:t>
      </w:r>
      <w:r w:rsidR="00F933D7" w:rsidRPr="00323C34">
        <w:rPr>
          <w:rFonts w:hint="eastAsia"/>
        </w:rPr>
        <w:t xml:space="preserve"> further sections on Broadcasts.</w:t>
      </w:r>
    </w:p>
    <w:p w14:paraId="3B8ECAA4" w14:textId="0427FBE9" w:rsidR="002C0607" w:rsidRPr="00323C34" w:rsidRDefault="002C0607" w:rsidP="006C258F">
      <w:pPr>
        <w:pStyle w:val="Heading2"/>
      </w:pPr>
      <w:bookmarkStart w:id="275" w:name="_Toc232496793"/>
      <w:r w:rsidRPr="00323C34">
        <w:rPr>
          <w:rFonts w:hint="eastAsia"/>
        </w:rPr>
        <w:t>Incident Field</w:t>
      </w:r>
      <w:r w:rsidR="0032700D" w:rsidRPr="00323C34">
        <w:t xml:space="preserve"> </w:t>
      </w:r>
      <w:r w:rsidR="00B82EB2" w:rsidRPr="00323C34">
        <w:rPr>
          <w:rFonts w:hint="eastAsia"/>
        </w:rPr>
        <w:t>Design</w:t>
      </w:r>
      <w:bookmarkEnd w:id="275"/>
    </w:p>
    <w:p w14:paraId="54A990F3" w14:textId="4802726A" w:rsidR="002C0303" w:rsidRPr="00323C34" w:rsidRDefault="002C0303" w:rsidP="002C0303">
      <w:r w:rsidRPr="00323C34">
        <w:t>The incident record is structured into the following sections. Fields marked as mandatory must be completed before the record can be submitted for review</w:t>
      </w:r>
      <w:r w:rsidR="002477CD" w:rsidRPr="00323C34">
        <w:t>.</w:t>
      </w:r>
    </w:p>
    <w:p w14:paraId="2139D6F8" w14:textId="6CCA0144" w:rsidR="002477CD" w:rsidRPr="00323C34" w:rsidRDefault="002477CD" w:rsidP="006C258F">
      <w:pPr>
        <w:pStyle w:val="Heading3"/>
      </w:pPr>
      <w:bookmarkStart w:id="276" w:name="_Toc232496794"/>
      <w:r w:rsidRPr="00323C34">
        <w:t>General Information</w:t>
      </w:r>
      <w:bookmarkEnd w:id="276"/>
    </w:p>
    <w:tbl>
      <w:tblPr>
        <w:tblStyle w:val="TableGrid"/>
        <w:tblW w:w="0" w:type="auto"/>
        <w:tblLook w:val="04A0" w:firstRow="1" w:lastRow="0" w:firstColumn="1" w:lastColumn="0" w:noHBand="0" w:noVBand="1"/>
      </w:tblPr>
      <w:tblGrid>
        <w:gridCol w:w="1497"/>
        <w:gridCol w:w="1330"/>
        <w:gridCol w:w="1329"/>
        <w:gridCol w:w="4860"/>
      </w:tblGrid>
      <w:tr w:rsidR="00340C73" w:rsidRPr="00323C34" w14:paraId="41684A1E" w14:textId="77777777" w:rsidTr="002477CD">
        <w:trPr>
          <w:cantSplit/>
          <w:tblHeader/>
        </w:trPr>
        <w:tc>
          <w:tcPr>
            <w:tcW w:w="0" w:type="auto"/>
            <w:shd w:val="clear" w:color="auto" w:fill="0070C0"/>
            <w:hideMark/>
          </w:tcPr>
          <w:p w14:paraId="64CEB35F" w14:textId="77777777" w:rsidR="002477CD" w:rsidRPr="00323C34" w:rsidRDefault="002477CD" w:rsidP="002477CD">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68C421B2" w14:textId="77777777" w:rsidR="002477CD" w:rsidRPr="00323C34" w:rsidRDefault="002477CD" w:rsidP="002477CD">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474D8FDE" w14:textId="77777777" w:rsidR="002477CD" w:rsidRPr="00323C34" w:rsidRDefault="002477CD" w:rsidP="002477CD">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05950833" w14:textId="77777777" w:rsidR="002477CD" w:rsidRPr="00323C34" w:rsidRDefault="002477CD" w:rsidP="002477CD">
            <w:pPr>
              <w:spacing w:after="160"/>
              <w:rPr>
                <w:b/>
                <w:bCs/>
                <w:color w:val="FFFFFF" w:themeColor="background1"/>
              </w:rPr>
            </w:pPr>
            <w:r w:rsidRPr="00323C34">
              <w:rPr>
                <w:b/>
                <w:bCs/>
                <w:color w:val="FFFFFF" w:themeColor="background1"/>
              </w:rPr>
              <w:t>Notes</w:t>
            </w:r>
          </w:p>
        </w:tc>
      </w:tr>
      <w:tr w:rsidR="00632746" w:rsidRPr="00323C34" w14:paraId="6F3F7E89" w14:textId="77777777" w:rsidTr="002477CD">
        <w:trPr>
          <w:cantSplit/>
        </w:trPr>
        <w:tc>
          <w:tcPr>
            <w:tcW w:w="0" w:type="auto"/>
          </w:tcPr>
          <w:p w14:paraId="0B176B27" w14:textId="1C921025" w:rsidR="00632746" w:rsidRPr="000B6627" w:rsidRDefault="00632746" w:rsidP="00632746">
            <w:pPr>
              <w:spacing w:after="160"/>
            </w:pPr>
            <w:r w:rsidRPr="000B6627">
              <w:rPr>
                <w:rFonts w:hint="eastAsia"/>
              </w:rPr>
              <w:t>Incident ID</w:t>
            </w:r>
          </w:p>
        </w:tc>
        <w:tc>
          <w:tcPr>
            <w:tcW w:w="0" w:type="auto"/>
          </w:tcPr>
          <w:p w14:paraId="1C767895" w14:textId="2A8229E5" w:rsidR="00632746" w:rsidRPr="000B6627" w:rsidRDefault="00632746" w:rsidP="00632746">
            <w:pPr>
              <w:spacing w:after="160"/>
            </w:pPr>
            <w:r w:rsidRPr="000B6627">
              <w:rPr>
                <w:rFonts w:hint="eastAsia"/>
              </w:rPr>
              <w:t>Auto generated</w:t>
            </w:r>
          </w:p>
        </w:tc>
        <w:tc>
          <w:tcPr>
            <w:tcW w:w="0" w:type="auto"/>
          </w:tcPr>
          <w:p w14:paraId="07FCB590" w14:textId="5E8DF07C" w:rsidR="00632746" w:rsidRPr="000B6627" w:rsidRDefault="00632746" w:rsidP="00632746">
            <w:pPr>
              <w:spacing w:after="160"/>
            </w:pPr>
            <w:r w:rsidRPr="000B6627">
              <w:rPr>
                <w:rFonts w:hint="eastAsia"/>
              </w:rPr>
              <w:t>Yes</w:t>
            </w:r>
          </w:p>
        </w:tc>
        <w:tc>
          <w:tcPr>
            <w:tcW w:w="0" w:type="auto"/>
          </w:tcPr>
          <w:p w14:paraId="064FAB07" w14:textId="77777777" w:rsidR="00632746" w:rsidRPr="000B6627" w:rsidRDefault="00632746" w:rsidP="00632746">
            <w:pPr>
              <w:spacing w:after="160"/>
            </w:pPr>
            <w:r w:rsidRPr="000B6627">
              <w:t>System generated unique identifier, read-only</w:t>
            </w:r>
          </w:p>
          <w:p w14:paraId="3960E730" w14:textId="0428FBDB" w:rsidR="00632746" w:rsidRPr="000B6627" w:rsidRDefault="00632746" w:rsidP="00632746">
            <w:pPr>
              <w:spacing w:after="160"/>
            </w:pPr>
            <w:r w:rsidRPr="000B6627">
              <w:t>Format: SEN/IR/YYYYMMDD/NNN</w:t>
            </w:r>
            <w:r w:rsidR="00C45F01" w:rsidRPr="000B6627">
              <w:t>N</w:t>
            </w:r>
          </w:p>
          <w:p w14:paraId="04CE0918" w14:textId="77777777" w:rsidR="00632746" w:rsidRPr="000B6627" w:rsidRDefault="00632746" w:rsidP="00632746">
            <w:pPr>
              <w:spacing w:after="160"/>
            </w:pPr>
          </w:p>
        </w:tc>
      </w:tr>
      <w:tr w:rsidR="00632746" w:rsidRPr="00323C34" w14:paraId="697B3A4C" w14:textId="77777777" w:rsidTr="002477CD">
        <w:trPr>
          <w:cantSplit/>
        </w:trPr>
        <w:tc>
          <w:tcPr>
            <w:tcW w:w="0" w:type="auto"/>
            <w:hideMark/>
          </w:tcPr>
          <w:p w14:paraId="58F04693" w14:textId="77777777" w:rsidR="00632746" w:rsidRPr="00323C34" w:rsidRDefault="00632746" w:rsidP="00632746">
            <w:pPr>
              <w:spacing w:after="160"/>
            </w:pPr>
            <w:commentRangeStart w:id="277"/>
            <w:r w:rsidRPr="00323C34">
              <w:t>Case ID</w:t>
            </w:r>
          </w:p>
        </w:tc>
        <w:tc>
          <w:tcPr>
            <w:tcW w:w="0" w:type="auto"/>
            <w:hideMark/>
          </w:tcPr>
          <w:p w14:paraId="14D061E7" w14:textId="14B2EB5D" w:rsidR="00632746" w:rsidRPr="00323C34" w:rsidRDefault="00632746" w:rsidP="00632746">
            <w:pPr>
              <w:spacing w:after="160"/>
            </w:pPr>
            <w:r w:rsidRPr="00323C34">
              <w:t>Auto generated</w:t>
            </w:r>
          </w:p>
        </w:tc>
        <w:tc>
          <w:tcPr>
            <w:tcW w:w="0" w:type="auto"/>
            <w:hideMark/>
          </w:tcPr>
          <w:p w14:paraId="19488EFF" w14:textId="08AEA44B" w:rsidR="00632746" w:rsidRPr="00323C34" w:rsidRDefault="00632746" w:rsidP="00632746">
            <w:pPr>
              <w:spacing w:after="160"/>
            </w:pPr>
            <w:r>
              <w:t>Yes</w:t>
            </w:r>
          </w:p>
        </w:tc>
        <w:tc>
          <w:tcPr>
            <w:tcW w:w="0" w:type="auto"/>
            <w:hideMark/>
          </w:tcPr>
          <w:p w14:paraId="631571B2" w14:textId="20FB336F" w:rsidR="00632746" w:rsidRDefault="00632746" w:rsidP="00632746">
            <w:pPr>
              <w:spacing w:after="160"/>
            </w:pPr>
            <w:r w:rsidRPr="00323C34">
              <w:t>System-generated unique identifier. Read-only.</w:t>
            </w:r>
          </w:p>
          <w:p w14:paraId="144F8CC0" w14:textId="546B3179" w:rsidR="00632746" w:rsidRDefault="00632746" w:rsidP="00632746">
            <w:pPr>
              <w:spacing w:after="160"/>
            </w:pPr>
            <w:r>
              <w:t xml:space="preserve">If no existing Case context is present, a new case is auto </w:t>
            </w:r>
            <w:r w:rsidR="007B667D">
              <w:t>created,</w:t>
            </w:r>
            <w:r>
              <w:t xml:space="preserve"> and the Case ID is generated and assigned.</w:t>
            </w:r>
          </w:p>
          <w:p w14:paraId="0FA28955" w14:textId="2EE18207" w:rsidR="00632746" w:rsidRPr="00323C34" w:rsidRDefault="00632746" w:rsidP="00632746">
            <w:pPr>
              <w:spacing w:after="160"/>
            </w:pPr>
            <w:r>
              <w:t>If the Incident is created within an existing Case, the existing Case ID is pre-populated</w:t>
            </w:r>
            <w:r>
              <w:rPr>
                <w:rFonts w:hint="eastAsia"/>
              </w:rPr>
              <w:t xml:space="preserve"> </w:t>
            </w:r>
          </w:p>
        </w:tc>
      </w:tr>
      <w:commentRangeEnd w:id="277"/>
      <w:tr w:rsidR="00D36669" w:rsidRPr="00323C34" w14:paraId="4659E629" w14:textId="77777777" w:rsidTr="002477CD">
        <w:trPr>
          <w:cantSplit/>
          <w:ins w:id="278" w:author="Shin Feng WONG" w:date="2026-06-17T11:29:00Z" w16du:dateUtc="2026-06-17T03:29:00Z"/>
        </w:trPr>
        <w:tc>
          <w:tcPr>
            <w:tcW w:w="0" w:type="auto"/>
          </w:tcPr>
          <w:p w14:paraId="6C55C97B" w14:textId="4724CAAB" w:rsidR="00D36669" w:rsidRPr="00323C34" w:rsidRDefault="00C2267E" w:rsidP="00632746">
            <w:pPr>
              <w:spacing w:after="160"/>
              <w:rPr>
                <w:ins w:id="279" w:author="Shin Feng WONG" w:date="2026-06-17T11:29:00Z" w16du:dateUtc="2026-06-17T03:29:00Z"/>
              </w:rPr>
            </w:pPr>
            <w:r>
              <w:rPr>
                <w:rStyle w:val="CommentReference"/>
                <w:sz w:val="22"/>
                <w:szCs w:val="24"/>
              </w:rPr>
              <w:commentReference w:id="277"/>
            </w:r>
            <w:commentRangeStart w:id="280"/>
            <w:ins w:id="281" w:author="Shin Feng WONG" w:date="2026-06-17T11:29:00Z" w16du:dateUtc="2026-06-17T03:29:00Z">
              <w:r w:rsidR="00D36669">
                <w:t>Fault Linkage</w:t>
              </w:r>
            </w:ins>
            <w:commentRangeEnd w:id="280"/>
            <w:r w:rsidR="00B21541" w:rsidRPr="00323C34">
              <w:rPr>
                <w:rStyle w:val="CommentReference"/>
                <w:sz w:val="22"/>
                <w:szCs w:val="24"/>
              </w:rPr>
              <w:commentReference w:id="280"/>
            </w:r>
          </w:p>
        </w:tc>
        <w:tc>
          <w:tcPr>
            <w:tcW w:w="0" w:type="auto"/>
          </w:tcPr>
          <w:p w14:paraId="321F69FF" w14:textId="77777777" w:rsidR="00D36669" w:rsidRPr="00323C34" w:rsidRDefault="00D36669" w:rsidP="00632746">
            <w:pPr>
              <w:spacing w:after="160"/>
              <w:rPr>
                <w:ins w:id="282" w:author="Shin Feng WONG" w:date="2026-06-17T11:29:00Z" w16du:dateUtc="2026-06-17T03:29:00Z"/>
              </w:rPr>
            </w:pPr>
          </w:p>
        </w:tc>
        <w:tc>
          <w:tcPr>
            <w:tcW w:w="0" w:type="auto"/>
          </w:tcPr>
          <w:p w14:paraId="7A322E48" w14:textId="77777777" w:rsidR="00D36669" w:rsidRDefault="00D36669" w:rsidP="00632746">
            <w:pPr>
              <w:spacing w:after="160"/>
              <w:rPr>
                <w:ins w:id="283" w:author="Shin Feng WONG" w:date="2026-06-17T11:29:00Z" w16du:dateUtc="2026-06-17T03:29:00Z"/>
              </w:rPr>
            </w:pPr>
          </w:p>
        </w:tc>
        <w:tc>
          <w:tcPr>
            <w:tcW w:w="0" w:type="auto"/>
          </w:tcPr>
          <w:p w14:paraId="72266768" w14:textId="77777777" w:rsidR="00D36669" w:rsidRPr="00323C34" w:rsidRDefault="00D36669" w:rsidP="00632746">
            <w:pPr>
              <w:spacing w:after="160"/>
              <w:rPr>
                <w:ins w:id="284" w:author="Shin Feng WONG" w:date="2026-06-17T11:29:00Z" w16du:dateUtc="2026-06-17T03:29:00Z"/>
              </w:rPr>
            </w:pPr>
          </w:p>
        </w:tc>
      </w:tr>
      <w:tr w:rsidR="00B21541" w:rsidRPr="00323C34" w14:paraId="0FFD1B2E" w14:textId="77777777" w:rsidTr="002477CD">
        <w:trPr>
          <w:cantSplit/>
          <w:ins w:id="285" w:author="Shin Feng WONG" w:date="2026-06-17T11:30:00Z" w16du:dateUtc="2026-06-17T03:30:00Z"/>
        </w:trPr>
        <w:tc>
          <w:tcPr>
            <w:tcW w:w="0" w:type="auto"/>
          </w:tcPr>
          <w:p w14:paraId="0378FED4" w14:textId="353C83D7" w:rsidR="00B21541" w:rsidRDefault="00B21541" w:rsidP="00632746">
            <w:pPr>
              <w:spacing w:after="160"/>
              <w:rPr>
                <w:ins w:id="286" w:author="Shin Feng WONG" w:date="2026-06-17T11:30:00Z" w16du:dateUtc="2026-06-17T03:30:00Z"/>
              </w:rPr>
            </w:pPr>
            <w:ins w:id="287" w:author="Shin Feng WONG" w:date="2026-06-17T11:30:00Z" w16du:dateUtc="2026-06-17T03:30:00Z">
              <w:r>
                <w:t>e-Diary Linkage</w:t>
              </w:r>
            </w:ins>
          </w:p>
        </w:tc>
        <w:tc>
          <w:tcPr>
            <w:tcW w:w="0" w:type="auto"/>
          </w:tcPr>
          <w:p w14:paraId="53D4C708" w14:textId="77777777" w:rsidR="00B21541" w:rsidRPr="00323C34" w:rsidRDefault="00B21541" w:rsidP="00632746">
            <w:pPr>
              <w:spacing w:after="160"/>
              <w:rPr>
                <w:ins w:id="288" w:author="Shin Feng WONG" w:date="2026-06-17T11:30:00Z" w16du:dateUtc="2026-06-17T03:30:00Z"/>
              </w:rPr>
            </w:pPr>
          </w:p>
        </w:tc>
        <w:tc>
          <w:tcPr>
            <w:tcW w:w="0" w:type="auto"/>
          </w:tcPr>
          <w:p w14:paraId="24E46AB4" w14:textId="77777777" w:rsidR="00B21541" w:rsidRDefault="00B21541" w:rsidP="00632746">
            <w:pPr>
              <w:spacing w:after="160"/>
              <w:rPr>
                <w:ins w:id="289" w:author="Shin Feng WONG" w:date="2026-06-17T11:30:00Z" w16du:dateUtc="2026-06-17T03:30:00Z"/>
              </w:rPr>
            </w:pPr>
          </w:p>
        </w:tc>
        <w:tc>
          <w:tcPr>
            <w:tcW w:w="0" w:type="auto"/>
          </w:tcPr>
          <w:p w14:paraId="69DE4B56" w14:textId="77777777" w:rsidR="00B21541" w:rsidRPr="00323C34" w:rsidRDefault="00B21541" w:rsidP="00632746">
            <w:pPr>
              <w:spacing w:after="160"/>
              <w:rPr>
                <w:ins w:id="290" w:author="Shin Feng WONG" w:date="2026-06-17T11:30:00Z" w16du:dateUtc="2026-06-17T03:30:00Z"/>
              </w:rPr>
            </w:pPr>
          </w:p>
        </w:tc>
      </w:tr>
      <w:tr w:rsidR="00632746" w:rsidRPr="00323C34" w14:paraId="08D26E14" w14:textId="77777777" w:rsidTr="002477CD">
        <w:trPr>
          <w:cantSplit/>
        </w:trPr>
        <w:tc>
          <w:tcPr>
            <w:tcW w:w="0" w:type="auto"/>
            <w:hideMark/>
          </w:tcPr>
          <w:p w14:paraId="37786D32" w14:textId="1C460389" w:rsidR="00632746" w:rsidRPr="00323C34" w:rsidRDefault="004127AA" w:rsidP="00632746">
            <w:pPr>
              <w:spacing w:after="160"/>
            </w:pPr>
            <w:r>
              <w:lastRenderedPageBreak/>
              <w:t>Incident</w:t>
            </w:r>
            <w:r w:rsidRPr="00323C34">
              <w:t xml:space="preserve"> </w:t>
            </w:r>
            <w:r w:rsidR="00632746" w:rsidRPr="00323C34">
              <w:t>Title</w:t>
            </w:r>
          </w:p>
        </w:tc>
        <w:tc>
          <w:tcPr>
            <w:tcW w:w="0" w:type="auto"/>
            <w:hideMark/>
          </w:tcPr>
          <w:p w14:paraId="2201ED1C" w14:textId="77777777" w:rsidR="00632746" w:rsidRPr="00323C34" w:rsidRDefault="00632746" w:rsidP="00632746">
            <w:pPr>
              <w:spacing w:after="160"/>
            </w:pPr>
            <w:r w:rsidRPr="00323C34">
              <w:t>Text</w:t>
            </w:r>
          </w:p>
        </w:tc>
        <w:tc>
          <w:tcPr>
            <w:tcW w:w="0" w:type="auto"/>
            <w:hideMark/>
          </w:tcPr>
          <w:p w14:paraId="3EF20BC3" w14:textId="77777777" w:rsidR="00632746" w:rsidRPr="00323C34" w:rsidRDefault="00632746" w:rsidP="00632746">
            <w:pPr>
              <w:spacing w:after="160"/>
            </w:pPr>
            <w:r w:rsidRPr="00323C34">
              <w:t>Yes</w:t>
            </w:r>
          </w:p>
        </w:tc>
        <w:tc>
          <w:tcPr>
            <w:tcW w:w="0" w:type="auto"/>
            <w:hideMark/>
          </w:tcPr>
          <w:p w14:paraId="66BA0158" w14:textId="31E67F0D" w:rsidR="00632746" w:rsidRPr="00323C34" w:rsidRDefault="00632746" w:rsidP="00632746">
            <w:pPr>
              <w:spacing w:after="160"/>
            </w:pPr>
            <w:r w:rsidRPr="00323C34">
              <w:t>Auto generated when incident is triggered by a third-party system, e.g. "VA: Abandoned Object @ Cove". Manually entered by Controller for all other incidents</w:t>
            </w:r>
          </w:p>
        </w:tc>
      </w:tr>
      <w:tr w:rsidR="00632746" w:rsidRPr="00323C34" w14:paraId="6A168090" w14:textId="77777777" w:rsidTr="002477CD">
        <w:trPr>
          <w:cantSplit/>
        </w:trPr>
        <w:tc>
          <w:tcPr>
            <w:tcW w:w="0" w:type="auto"/>
            <w:hideMark/>
          </w:tcPr>
          <w:p w14:paraId="0BD5B854" w14:textId="77777777" w:rsidR="00632746" w:rsidRPr="00323C34" w:rsidRDefault="00632746" w:rsidP="00632746">
            <w:pPr>
              <w:spacing w:after="160"/>
            </w:pPr>
            <w:r w:rsidRPr="00323C34">
              <w:t>Date and Time of Incident</w:t>
            </w:r>
          </w:p>
        </w:tc>
        <w:tc>
          <w:tcPr>
            <w:tcW w:w="0" w:type="auto"/>
            <w:hideMark/>
          </w:tcPr>
          <w:p w14:paraId="210D37CC" w14:textId="77777777" w:rsidR="00632746" w:rsidRPr="00323C34" w:rsidRDefault="00632746" w:rsidP="00632746">
            <w:pPr>
              <w:spacing w:after="160"/>
            </w:pPr>
            <w:r w:rsidRPr="00323C34">
              <w:t>Date/Time</w:t>
            </w:r>
          </w:p>
        </w:tc>
        <w:tc>
          <w:tcPr>
            <w:tcW w:w="0" w:type="auto"/>
            <w:hideMark/>
          </w:tcPr>
          <w:p w14:paraId="13225951" w14:textId="77777777" w:rsidR="00632746" w:rsidRPr="00323C34" w:rsidRDefault="00632746" w:rsidP="00632746">
            <w:pPr>
              <w:spacing w:after="160"/>
            </w:pPr>
            <w:r w:rsidRPr="00323C34">
              <w:t>Yes</w:t>
            </w:r>
          </w:p>
        </w:tc>
        <w:tc>
          <w:tcPr>
            <w:tcW w:w="0" w:type="auto"/>
            <w:hideMark/>
          </w:tcPr>
          <w:p w14:paraId="27C9217D" w14:textId="77777777" w:rsidR="00632746" w:rsidRPr="00323C34" w:rsidRDefault="00632746" w:rsidP="00632746">
            <w:pPr>
              <w:spacing w:after="160"/>
            </w:pPr>
            <w:r w:rsidRPr="00323C34">
              <w:t>Defaults to current date and time. Backdating is permitted with no restriction</w:t>
            </w:r>
          </w:p>
        </w:tc>
      </w:tr>
      <w:tr w:rsidR="00632746" w:rsidRPr="00323C34" w14:paraId="7F292499" w14:textId="77777777" w:rsidTr="002477CD">
        <w:trPr>
          <w:cantSplit/>
        </w:trPr>
        <w:tc>
          <w:tcPr>
            <w:tcW w:w="0" w:type="auto"/>
            <w:hideMark/>
          </w:tcPr>
          <w:p w14:paraId="7C4F1170" w14:textId="77777777" w:rsidR="00632746" w:rsidRPr="00323C34" w:rsidRDefault="00632746" w:rsidP="00632746">
            <w:pPr>
              <w:spacing w:after="160"/>
            </w:pPr>
            <w:r w:rsidRPr="00323C34">
              <w:t>Incident Type</w:t>
            </w:r>
          </w:p>
        </w:tc>
        <w:tc>
          <w:tcPr>
            <w:tcW w:w="0" w:type="auto"/>
            <w:hideMark/>
          </w:tcPr>
          <w:p w14:paraId="005D02EE" w14:textId="77777777" w:rsidR="00632746" w:rsidRPr="00323C34" w:rsidRDefault="00632746" w:rsidP="00632746">
            <w:pPr>
              <w:spacing w:after="160"/>
            </w:pPr>
            <w:r w:rsidRPr="00323C34">
              <w:t>Dropdown</w:t>
            </w:r>
          </w:p>
        </w:tc>
        <w:tc>
          <w:tcPr>
            <w:tcW w:w="0" w:type="auto"/>
            <w:hideMark/>
          </w:tcPr>
          <w:p w14:paraId="0B462713" w14:textId="77777777" w:rsidR="00632746" w:rsidRPr="00323C34" w:rsidRDefault="00632746" w:rsidP="00632746">
            <w:pPr>
              <w:spacing w:after="160"/>
            </w:pPr>
            <w:r w:rsidRPr="00323C34">
              <w:t>Yes</w:t>
            </w:r>
          </w:p>
        </w:tc>
        <w:tc>
          <w:tcPr>
            <w:tcW w:w="0" w:type="auto"/>
            <w:hideMark/>
          </w:tcPr>
          <w:p w14:paraId="1D55C9BD" w14:textId="77777777" w:rsidR="00632746" w:rsidRPr="00323C34" w:rsidRDefault="00632746" w:rsidP="00632746">
            <w:pPr>
              <w:spacing w:after="160"/>
            </w:pPr>
            <w:r w:rsidRPr="00323C34">
              <w:t>Selected from SDC's defined taxonomy. Refer to Appendix C</w:t>
            </w:r>
          </w:p>
        </w:tc>
      </w:tr>
      <w:tr w:rsidR="00632746" w:rsidRPr="00323C34" w14:paraId="53DD9F75" w14:textId="77777777" w:rsidTr="002477CD">
        <w:trPr>
          <w:cantSplit/>
        </w:trPr>
        <w:tc>
          <w:tcPr>
            <w:tcW w:w="0" w:type="auto"/>
            <w:hideMark/>
          </w:tcPr>
          <w:p w14:paraId="686E0770" w14:textId="77777777" w:rsidR="00632746" w:rsidRPr="00323C34" w:rsidRDefault="00632746" w:rsidP="00632746">
            <w:pPr>
              <w:spacing w:after="160"/>
            </w:pPr>
            <w:r w:rsidRPr="00323C34">
              <w:t>Incident Sub-type</w:t>
            </w:r>
          </w:p>
        </w:tc>
        <w:tc>
          <w:tcPr>
            <w:tcW w:w="0" w:type="auto"/>
            <w:hideMark/>
          </w:tcPr>
          <w:p w14:paraId="6020540A" w14:textId="77777777" w:rsidR="00632746" w:rsidRPr="00323C34" w:rsidRDefault="00632746" w:rsidP="00632746">
            <w:pPr>
              <w:spacing w:after="160"/>
            </w:pPr>
            <w:r w:rsidRPr="00323C34">
              <w:t>Dropdown</w:t>
            </w:r>
          </w:p>
        </w:tc>
        <w:tc>
          <w:tcPr>
            <w:tcW w:w="0" w:type="auto"/>
            <w:hideMark/>
          </w:tcPr>
          <w:p w14:paraId="5344E33E" w14:textId="77777777" w:rsidR="00632746" w:rsidRPr="00323C34" w:rsidRDefault="00632746" w:rsidP="00632746">
            <w:pPr>
              <w:spacing w:after="160"/>
            </w:pPr>
            <w:r w:rsidRPr="00323C34">
              <w:t>Yes</w:t>
            </w:r>
          </w:p>
        </w:tc>
        <w:tc>
          <w:tcPr>
            <w:tcW w:w="0" w:type="auto"/>
            <w:hideMark/>
          </w:tcPr>
          <w:p w14:paraId="14CE92AC" w14:textId="77777777" w:rsidR="00632746" w:rsidRPr="00323C34" w:rsidRDefault="00632746" w:rsidP="00632746">
            <w:pPr>
              <w:spacing w:after="160"/>
            </w:pPr>
            <w:r w:rsidRPr="00323C34">
              <w:t>Values are unique within the selected Incident Type. Refer to Appendix C</w:t>
            </w:r>
          </w:p>
        </w:tc>
      </w:tr>
      <w:tr w:rsidR="00632746" w:rsidRPr="00323C34" w14:paraId="2025B26A" w14:textId="77777777" w:rsidTr="002477CD">
        <w:trPr>
          <w:cantSplit/>
        </w:trPr>
        <w:tc>
          <w:tcPr>
            <w:tcW w:w="0" w:type="auto"/>
            <w:hideMark/>
          </w:tcPr>
          <w:p w14:paraId="783B3693" w14:textId="38DBE3F5" w:rsidR="00632746" w:rsidRPr="00323C34" w:rsidRDefault="00632746" w:rsidP="00632746">
            <w:pPr>
              <w:spacing w:after="160"/>
            </w:pPr>
            <w:r w:rsidRPr="00323C34">
              <w:t>Priority</w:t>
            </w:r>
          </w:p>
        </w:tc>
        <w:tc>
          <w:tcPr>
            <w:tcW w:w="0" w:type="auto"/>
            <w:hideMark/>
          </w:tcPr>
          <w:p w14:paraId="12A994E6" w14:textId="185D6493" w:rsidR="00632746" w:rsidRPr="00323C34" w:rsidRDefault="00632746" w:rsidP="00632746">
            <w:pPr>
              <w:spacing w:after="160"/>
            </w:pPr>
            <w:r w:rsidRPr="00323C34">
              <w:t>Dropdown</w:t>
            </w:r>
          </w:p>
        </w:tc>
        <w:tc>
          <w:tcPr>
            <w:tcW w:w="0" w:type="auto"/>
            <w:hideMark/>
          </w:tcPr>
          <w:p w14:paraId="0EC1F9D3" w14:textId="45027310" w:rsidR="00632746" w:rsidRPr="00323C34" w:rsidRDefault="007931FF" w:rsidP="00632746">
            <w:pPr>
              <w:spacing w:after="160"/>
            </w:pPr>
            <w:r>
              <w:t>Yes</w:t>
            </w:r>
          </w:p>
        </w:tc>
        <w:tc>
          <w:tcPr>
            <w:tcW w:w="0" w:type="auto"/>
            <w:hideMark/>
          </w:tcPr>
          <w:p w14:paraId="4299C4F5" w14:textId="78C0E687" w:rsidR="00632746" w:rsidRPr="00323C34" w:rsidRDefault="00154E13" w:rsidP="00632746">
            <w:pPr>
              <w:spacing w:after="160"/>
            </w:pPr>
            <w:r>
              <w:t>High, Normal</w:t>
            </w:r>
            <w:r w:rsidR="00DA5566">
              <w:t>; Default to Normal</w:t>
            </w:r>
          </w:p>
        </w:tc>
      </w:tr>
      <w:tr w:rsidR="000132AB" w:rsidRPr="00323C34" w14:paraId="20E098CD" w14:textId="77777777" w:rsidTr="002477CD">
        <w:trPr>
          <w:cantSplit/>
        </w:trPr>
        <w:tc>
          <w:tcPr>
            <w:tcW w:w="0" w:type="auto"/>
          </w:tcPr>
          <w:p w14:paraId="15D21F6C" w14:textId="3D87254D" w:rsidR="000132AB" w:rsidRPr="00323C34" w:rsidDel="00516321" w:rsidRDefault="000132AB" w:rsidP="00632746">
            <w:pPr>
              <w:spacing w:after="160"/>
            </w:pPr>
            <w:r>
              <w:t>Crisis Level</w:t>
            </w:r>
          </w:p>
        </w:tc>
        <w:tc>
          <w:tcPr>
            <w:tcW w:w="0" w:type="auto"/>
          </w:tcPr>
          <w:p w14:paraId="390C31C6" w14:textId="11E70C57" w:rsidR="000132AB" w:rsidRPr="00323C34" w:rsidRDefault="00EA5979" w:rsidP="00632746">
            <w:pPr>
              <w:spacing w:after="160"/>
            </w:pPr>
            <w:r>
              <w:t>Dropdown</w:t>
            </w:r>
          </w:p>
        </w:tc>
        <w:tc>
          <w:tcPr>
            <w:tcW w:w="0" w:type="auto"/>
          </w:tcPr>
          <w:p w14:paraId="23DE53F8" w14:textId="4D0A48A3" w:rsidR="000132AB" w:rsidRPr="00323C34" w:rsidRDefault="00EA5979" w:rsidP="00632746">
            <w:pPr>
              <w:spacing w:after="160"/>
            </w:pPr>
            <w:r>
              <w:t>Yes</w:t>
            </w:r>
          </w:p>
        </w:tc>
        <w:tc>
          <w:tcPr>
            <w:tcW w:w="0" w:type="auto"/>
          </w:tcPr>
          <w:p w14:paraId="23481F2C" w14:textId="6AB8022F" w:rsidR="000132AB" w:rsidRPr="00323C34" w:rsidRDefault="00EA5979" w:rsidP="00632746">
            <w:pPr>
              <w:spacing w:after="160"/>
            </w:pPr>
            <w:r>
              <w:t>To be assigned by 1 hour after incident creation</w:t>
            </w:r>
            <w:r w:rsidR="00154E13">
              <w:t>. Notification to confirm 45mins after incident elapsed</w:t>
            </w:r>
          </w:p>
        </w:tc>
      </w:tr>
      <w:tr w:rsidR="00632746" w:rsidRPr="00323C34" w14:paraId="6D6D85FD" w14:textId="77777777" w:rsidTr="002477CD">
        <w:trPr>
          <w:cantSplit/>
        </w:trPr>
        <w:tc>
          <w:tcPr>
            <w:tcW w:w="0" w:type="auto"/>
            <w:hideMark/>
          </w:tcPr>
          <w:p w14:paraId="613A43F4" w14:textId="77777777" w:rsidR="00632746" w:rsidRPr="00323C34" w:rsidRDefault="00632746" w:rsidP="00632746">
            <w:pPr>
              <w:spacing w:after="160"/>
            </w:pPr>
            <w:r w:rsidRPr="00323C34">
              <w:t>Reporter's Name</w:t>
            </w:r>
          </w:p>
        </w:tc>
        <w:tc>
          <w:tcPr>
            <w:tcW w:w="0" w:type="auto"/>
            <w:hideMark/>
          </w:tcPr>
          <w:p w14:paraId="134DD15E" w14:textId="77777777" w:rsidR="00632746" w:rsidRPr="00323C34" w:rsidRDefault="00632746" w:rsidP="00632746">
            <w:pPr>
              <w:spacing w:after="160"/>
            </w:pPr>
            <w:r w:rsidRPr="00323C34">
              <w:t>Text</w:t>
            </w:r>
          </w:p>
        </w:tc>
        <w:tc>
          <w:tcPr>
            <w:tcW w:w="0" w:type="auto"/>
            <w:hideMark/>
          </w:tcPr>
          <w:p w14:paraId="2B65C1F1" w14:textId="77777777" w:rsidR="00632746" w:rsidRPr="00323C34" w:rsidRDefault="00632746" w:rsidP="00632746">
            <w:pPr>
              <w:spacing w:after="160"/>
            </w:pPr>
            <w:r w:rsidRPr="00323C34">
              <w:t>No</w:t>
            </w:r>
          </w:p>
        </w:tc>
        <w:tc>
          <w:tcPr>
            <w:tcW w:w="0" w:type="auto"/>
            <w:hideMark/>
          </w:tcPr>
          <w:p w14:paraId="79CDF644" w14:textId="77777777" w:rsidR="00632746" w:rsidRPr="00323C34" w:rsidRDefault="00632746" w:rsidP="00632746">
            <w:pPr>
              <w:spacing w:after="160"/>
            </w:pPr>
            <w:r w:rsidRPr="00323C34">
              <w:t>Refers to the source of the incident report, not the Controller completing the form</w:t>
            </w:r>
          </w:p>
        </w:tc>
      </w:tr>
      <w:tr w:rsidR="00632746" w:rsidRPr="00323C34" w14:paraId="062ED820" w14:textId="77777777" w:rsidTr="002477CD">
        <w:trPr>
          <w:cantSplit/>
        </w:trPr>
        <w:tc>
          <w:tcPr>
            <w:tcW w:w="0" w:type="auto"/>
            <w:hideMark/>
          </w:tcPr>
          <w:p w14:paraId="1DBA1B58" w14:textId="77777777" w:rsidR="00632746" w:rsidRPr="00323C34" w:rsidRDefault="00632746" w:rsidP="00632746">
            <w:pPr>
              <w:spacing w:after="160"/>
            </w:pPr>
            <w:r w:rsidRPr="00323C34">
              <w:t>Requested By</w:t>
            </w:r>
          </w:p>
        </w:tc>
        <w:tc>
          <w:tcPr>
            <w:tcW w:w="0" w:type="auto"/>
            <w:hideMark/>
          </w:tcPr>
          <w:p w14:paraId="07B7D01F" w14:textId="77777777" w:rsidR="00632746" w:rsidRPr="00323C34" w:rsidRDefault="00632746" w:rsidP="00632746">
            <w:pPr>
              <w:spacing w:after="160"/>
            </w:pPr>
            <w:r w:rsidRPr="00323C34">
              <w:t>Text / Dropdown</w:t>
            </w:r>
          </w:p>
        </w:tc>
        <w:tc>
          <w:tcPr>
            <w:tcW w:w="0" w:type="auto"/>
            <w:hideMark/>
          </w:tcPr>
          <w:p w14:paraId="31B7DDE0" w14:textId="77777777" w:rsidR="00632746" w:rsidRPr="00323C34" w:rsidRDefault="00632746" w:rsidP="00632746">
            <w:pPr>
              <w:spacing w:after="160"/>
            </w:pPr>
            <w:r w:rsidRPr="00323C34">
              <w:t>No</w:t>
            </w:r>
          </w:p>
        </w:tc>
        <w:tc>
          <w:tcPr>
            <w:tcW w:w="0" w:type="auto"/>
            <w:hideMark/>
          </w:tcPr>
          <w:p w14:paraId="75C79F15" w14:textId="77777777" w:rsidR="00632746" w:rsidRPr="00323C34" w:rsidRDefault="00632746" w:rsidP="00632746">
            <w:pPr>
              <w:spacing w:after="160"/>
            </w:pPr>
            <w:r w:rsidRPr="00323C34">
              <w:t>The party who initiated the report or requested action</w:t>
            </w:r>
          </w:p>
        </w:tc>
      </w:tr>
      <w:tr w:rsidR="00632746" w:rsidRPr="00323C34" w14:paraId="4E77A60F" w14:textId="77777777" w:rsidTr="002477CD">
        <w:trPr>
          <w:cantSplit/>
        </w:trPr>
        <w:tc>
          <w:tcPr>
            <w:tcW w:w="0" w:type="auto"/>
            <w:hideMark/>
          </w:tcPr>
          <w:p w14:paraId="4E2601E4" w14:textId="77777777" w:rsidR="00632746" w:rsidRPr="00323C34" w:rsidRDefault="00632746" w:rsidP="00632746">
            <w:pPr>
              <w:spacing w:after="160"/>
            </w:pPr>
            <w:r w:rsidRPr="00323C34">
              <w:t>Created By</w:t>
            </w:r>
          </w:p>
        </w:tc>
        <w:tc>
          <w:tcPr>
            <w:tcW w:w="0" w:type="auto"/>
            <w:hideMark/>
          </w:tcPr>
          <w:p w14:paraId="23235F7F" w14:textId="77777777" w:rsidR="00632746" w:rsidRPr="00323C34" w:rsidRDefault="00632746" w:rsidP="00632746">
            <w:pPr>
              <w:spacing w:after="160"/>
            </w:pPr>
            <w:r w:rsidRPr="00323C34">
              <w:t>Auto</w:t>
            </w:r>
          </w:p>
        </w:tc>
        <w:tc>
          <w:tcPr>
            <w:tcW w:w="0" w:type="auto"/>
            <w:hideMark/>
          </w:tcPr>
          <w:p w14:paraId="1F13528C" w14:textId="28946A9C" w:rsidR="00632746" w:rsidRPr="00323C34" w:rsidRDefault="00632746" w:rsidP="00632746">
            <w:pPr>
              <w:spacing w:after="160"/>
            </w:pPr>
            <w:r w:rsidRPr="00323C34">
              <w:rPr>
                <w:rFonts w:hint="eastAsia"/>
              </w:rPr>
              <w:t>-</w:t>
            </w:r>
          </w:p>
        </w:tc>
        <w:tc>
          <w:tcPr>
            <w:tcW w:w="0" w:type="auto"/>
            <w:hideMark/>
          </w:tcPr>
          <w:p w14:paraId="43527C4E" w14:textId="77777777" w:rsidR="00632746" w:rsidRPr="00323C34" w:rsidRDefault="00632746" w:rsidP="00632746">
            <w:pPr>
              <w:spacing w:after="160"/>
            </w:pPr>
            <w:r w:rsidRPr="00323C34">
              <w:t>Populated from the authenticated user account. Read-only</w:t>
            </w:r>
          </w:p>
        </w:tc>
      </w:tr>
      <w:tr w:rsidR="00632746" w:rsidRPr="00323C34" w14:paraId="48A070D4" w14:textId="77777777" w:rsidTr="002477CD">
        <w:trPr>
          <w:cantSplit/>
        </w:trPr>
        <w:tc>
          <w:tcPr>
            <w:tcW w:w="0" w:type="auto"/>
            <w:hideMark/>
          </w:tcPr>
          <w:p w14:paraId="5F2A729A" w14:textId="77777777" w:rsidR="00632746" w:rsidRPr="00323C34" w:rsidRDefault="00632746" w:rsidP="00632746">
            <w:pPr>
              <w:spacing w:after="160"/>
            </w:pPr>
            <w:r w:rsidRPr="00323C34">
              <w:t>Status</w:t>
            </w:r>
          </w:p>
        </w:tc>
        <w:tc>
          <w:tcPr>
            <w:tcW w:w="0" w:type="auto"/>
            <w:hideMark/>
          </w:tcPr>
          <w:p w14:paraId="7A7B6006" w14:textId="77777777" w:rsidR="00632746" w:rsidRPr="00323C34" w:rsidRDefault="00632746" w:rsidP="00632746">
            <w:pPr>
              <w:spacing w:after="160"/>
            </w:pPr>
            <w:r w:rsidRPr="00323C34">
              <w:t>System-managed</w:t>
            </w:r>
          </w:p>
        </w:tc>
        <w:tc>
          <w:tcPr>
            <w:tcW w:w="0" w:type="auto"/>
            <w:hideMark/>
          </w:tcPr>
          <w:p w14:paraId="6A1FBD77" w14:textId="5B5A1E96" w:rsidR="00632746" w:rsidRPr="00323C34" w:rsidRDefault="00632746" w:rsidP="00632746">
            <w:pPr>
              <w:spacing w:after="160"/>
            </w:pPr>
            <w:r w:rsidRPr="00323C34">
              <w:rPr>
                <w:rFonts w:hint="eastAsia"/>
              </w:rPr>
              <w:t>-</w:t>
            </w:r>
          </w:p>
        </w:tc>
        <w:tc>
          <w:tcPr>
            <w:tcW w:w="0" w:type="auto"/>
            <w:hideMark/>
          </w:tcPr>
          <w:p w14:paraId="5EB45EA9" w14:textId="7FD9CF72" w:rsidR="00632746" w:rsidRPr="00323C34" w:rsidRDefault="00AA5221" w:rsidP="00632746">
            <w:pPr>
              <w:spacing w:after="160"/>
            </w:pPr>
            <w:r>
              <w:t>Changes in status are trigger</w:t>
            </w:r>
            <w:r w:rsidR="00FC3582">
              <w:t xml:space="preserve">ed by </w:t>
            </w:r>
            <w:r w:rsidR="0096589C">
              <w:t>actions in the incident process</w:t>
            </w:r>
            <w:r w:rsidR="00632746" w:rsidRPr="00323C34">
              <w:t xml:space="preserve">. Refer to Section </w:t>
            </w:r>
            <w:r w:rsidR="004B6A1A">
              <w:t>5.4</w:t>
            </w:r>
            <w:r w:rsidR="00926A3D">
              <w:t xml:space="preserve">.1 </w:t>
            </w:r>
            <w:r w:rsidR="00632746" w:rsidRPr="00323C34">
              <w:t xml:space="preserve">for </w:t>
            </w:r>
            <w:r w:rsidR="00926A3D">
              <w:t xml:space="preserve">Incident </w:t>
            </w:r>
            <w:r w:rsidR="00632746" w:rsidRPr="00323C34">
              <w:t>status definitions</w:t>
            </w:r>
          </w:p>
        </w:tc>
      </w:tr>
      <w:tr w:rsidR="00632746" w:rsidRPr="00323C34" w14:paraId="5B7A4F98" w14:textId="77777777" w:rsidTr="002477CD">
        <w:trPr>
          <w:cantSplit/>
        </w:trPr>
        <w:tc>
          <w:tcPr>
            <w:tcW w:w="0" w:type="auto"/>
            <w:hideMark/>
          </w:tcPr>
          <w:p w14:paraId="4E156362" w14:textId="77777777" w:rsidR="00632746" w:rsidRPr="00323C34" w:rsidRDefault="00632746" w:rsidP="00632746">
            <w:pPr>
              <w:spacing w:after="160"/>
            </w:pPr>
            <w:r w:rsidRPr="00323C34">
              <w:t>Assigned To</w:t>
            </w:r>
          </w:p>
        </w:tc>
        <w:tc>
          <w:tcPr>
            <w:tcW w:w="0" w:type="auto"/>
            <w:hideMark/>
          </w:tcPr>
          <w:p w14:paraId="259295CC" w14:textId="77777777" w:rsidR="00632746" w:rsidRPr="00323C34" w:rsidRDefault="00632746" w:rsidP="00632746">
            <w:pPr>
              <w:spacing w:after="160"/>
            </w:pPr>
            <w:r w:rsidRPr="00323C34">
              <w:t>User</w:t>
            </w:r>
          </w:p>
        </w:tc>
        <w:tc>
          <w:tcPr>
            <w:tcW w:w="0" w:type="auto"/>
            <w:hideMark/>
          </w:tcPr>
          <w:p w14:paraId="03897BDE" w14:textId="77777777" w:rsidR="00632746" w:rsidRPr="00323C34" w:rsidRDefault="00632746" w:rsidP="00632746">
            <w:pPr>
              <w:spacing w:after="160"/>
            </w:pPr>
            <w:r w:rsidRPr="00323C34">
              <w:t>No</w:t>
            </w:r>
          </w:p>
        </w:tc>
        <w:tc>
          <w:tcPr>
            <w:tcW w:w="0" w:type="auto"/>
            <w:hideMark/>
          </w:tcPr>
          <w:p w14:paraId="4C61B56F" w14:textId="77777777" w:rsidR="00632746" w:rsidRPr="00323C34" w:rsidRDefault="00632746" w:rsidP="00632746">
            <w:pPr>
              <w:spacing w:after="160"/>
            </w:pPr>
            <w:r w:rsidRPr="00323C34">
              <w:t>Ranger or Responder assigned by the Controller</w:t>
            </w:r>
          </w:p>
        </w:tc>
      </w:tr>
    </w:tbl>
    <w:p w14:paraId="07452C91" w14:textId="65CB956C" w:rsidR="00410FA5" w:rsidRPr="00323C34" w:rsidRDefault="00410FA5" w:rsidP="006C258F">
      <w:pPr>
        <w:pStyle w:val="Heading3"/>
      </w:pPr>
      <w:bookmarkStart w:id="291" w:name="_Toc232496795"/>
      <w:r w:rsidRPr="00323C34">
        <w:t>Location</w:t>
      </w:r>
      <w:bookmarkEnd w:id="291"/>
    </w:p>
    <w:tbl>
      <w:tblPr>
        <w:tblStyle w:val="TableGrid"/>
        <w:tblW w:w="0" w:type="auto"/>
        <w:tblLook w:val="04A0" w:firstRow="1" w:lastRow="0" w:firstColumn="1" w:lastColumn="0" w:noHBand="0" w:noVBand="1"/>
      </w:tblPr>
      <w:tblGrid>
        <w:gridCol w:w="1497"/>
        <w:gridCol w:w="1072"/>
        <w:gridCol w:w="1329"/>
        <w:gridCol w:w="5118"/>
      </w:tblGrid>
      <w:tr w:rsidR="001A22D5" w:rsidRPr="00323C34" w14:paraId="25ED2F4C" w14:textId="77777777" w:rsidTr="004D2DC8">
        <w:trPr>
          <w:tblHeader/>
        </w:trPr>
        <w:tc>
          <w:tcPr>
            <w:tcW w:w="0" w:type="auto"/>
            <w:shd w:val="clear" w:color="auto" w:fill="0070C0"/>
            <w:hideMark/>
          </w:tcPr>
          <w:p w14:paraId="051F699B" w14:textId="77777777" w:rsidR="00410FA5" w:rsidRPr="00323C34" w:rsidRDefault="00410FA5" w:rsidP="00410FA5">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212311F6" w14:textId="77777777" w:rsidR="00410FA5" w:rsidRPr="00323C34" w:rsidRDefault="00410FA5" w:rsidP="00410FA5">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5974DC1D" w14:textId="77777777" w:rsidR="00410FA5" w:rsidRPr="00323C34" w:rsidRDefault="00410FA5" w:rsidP="00410FA5">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732D24E4" w14:textId="77777777" w:rsidR="00410FA5" w:rsidRPr="00323C34" w:rsidRDefault="00410FA5" w:rsidP="00410FA5">
            <w:pPr>
              <w:spacing w:after="160"/>
              <w:rPr>
                <w:b/>
                <w:bCs/>
                <w:color w:val="FFFFFF" w:themeColor="background1"/>
              </w:rPr>
            </w:pPr>
            <w:r w:rsidRPr="00323C34">
              <w:rPr>
                <w:b/>
                <w:bCs/>
                <w:color w:val="FFFFFF" w:themeColor="background1"/>
              </w:rPr>
              <w:t>Notes</w:t>
            </w:r>
          </w:p>
        </w:tc>
      </w:tr>
      <w:tr w:rsidR="001A22D5" w:rsidRPr="00323C34" w14:paraId="367A0460" w14:textId="77777777" w:rsidTr="004D2DC8">
        <w:tc>
          <w:tcPr>
            <w:tcW w:w="0" w:type="auto"/>
            <w:hideMark/>
          </w:tcPr>
          <w:p w14:paraId="173C42D0" w14:textId="77777777" w:rsidR="00410FA5" w:rsidRPr="00323C34" w:rsidRDefault="00410FA5" w:rsidP="00410FA5">
            <w:pPr>
              <w:spacing w:after="160"/>
            </w:pPr>
            <w:r w:rsidRPr="00323C34">
              <w:t>Road</w:t>
            </w:r>
          </w:p>
        </w:tc>
        <w:tc>
          <w:tcPr>
            <w:tcW w:w="0" w:type="auto"/>
            <w:hideMark/>
          </w:tcPr>
          <w:p w14:paraId="7DDBF4FC" w14:textId="77777777" w:rsidR="00410FA5" w:rsidRPr="00323C34" w:rsidRDefault="00410FA5" w:rsidP="00410FA5">
            <w:pPr>
              <w:spacing w:after="160"/>
            </w:pPr>
            <w:r w:rsidRPr="00323C34">
              <w:t>Text</w:t>
            </w:r>
          </w:p>
        </w:tc>
        <w:tc>
          <w:tcPr>
            <w:tcW w:w="0" w:type="auto"/>
            <w:hideMark/>
          </w:tcPr>
          <w:p w14:paraId="7A525610" w14:textId="77777777" w:rsidR="00410FA5" w:rsidRPr="00323C34" w:rsidRDefault="00410FA5" w:rsidP="00410FA5">
            <w:pPr>
              <w:spacing w:after="160"/>
            </w:pPr>
            <w:r w:rsidRPr="00323C34">
              <w:t>No</w:t>
            </w:r>
          </w:p>
        </w:tc>
        <w:tc>
          <w:tcPr>
            <w:tcW w:w="0" w:type="auto"/>
            <w:hideMark/>
          </w:tcPr>
          <w:p w14:paraId="43BCA105" w14:textId="77777777" w:rsidR="00410FA5" w:rsidRPr="00323C34" w:rsidRDefault="00410FA5" w:rsidP="00410FA5">
            <w:pPr>
              <w:spacing w:after="160"/>
            </w:pPr>
            <w:r w:rsidRPr="00323C34">
              <w:t>Road name or nearest road reference</w:t>
            </w:r>
          </w:p>
        </w:tc>
      </w:tr>
      <w:tr w:rsidR="001A22D5" w:rsidRPr="00323C34" w14:paraId="053101AA" w14:textId="77777777" w:rsidTr="004D2DC8">
        <w:tc>
          <w:tcPr>
            <w:tcW w:w="0" w:type="auto"/>
            <w:hideMark/>
          </w:tcPr>
          <w:p w14:paraId="02069C43" w14:textId="77777777" w:rsidR="00410FA5" w:rsidRPr="00323C34" w:rsidRDefault="00410FA5" w:rsidP="00410FA5">
            <w:pPr>
              <w:spacing w:after="160"/>
            </w:pPr>
            <w:r w:rsidRPr="00323C34">
              <w:lastRenderedPageBreak/>
              <w:t>Building</w:t>
            </w:r>
          </w:p>
        </w:tc>
        <w:tc>
          <w:tcPr>
            <w:tcW w:w="0" w:type="auto"/>
            <w:hideMark/>
          </w:tcPr>
          <w:p w14:paraId="52A57175" w14:textId="77777777" w:rsidR="00410FA5" w:rsidRPr="00323C34" w:rsidRDefault="00410FA5" w:rsidP="00410FA5">
            <w:pPr>
              <w:spacing w:after="160"/>
            </w:pPr>
            <w:r w:rsidRPr="00323C34">
              <w:t>Text</w:t>
            </w:r>
          </w:p>
        </w:tc>
        <w:tc>
          <w:tcPr>
            <w:tcW w:w="0" w:type="auto"/>
            <w:hideMark/>
          </w:tcPr>
          <w:p w14:paraId="2FFE7B69" w14:textId="77777777" w:rsidR="00410FA5" w:rsidRPr="00323C34" w:rsidRDefault="00410FA5" w:rsidP="00410FA5">
            <w:pPr>
              <w:spacing w:after="160"/>
            </w:pPr>
            <w:r w:rsidRPr="00323C34">
              <w:t>No</w:t>
            </w:r>
          </w:p>
        </w:tc>
        <w:tc>
          <w:tcPr>
            <w:tcW w:w="0" w:type="auto"/>
            <w:hideMark/>
          </w:tcPr>
          <w:p w14:paraId="50D136D2" w14:textId="77777777" w:rsidR="00410FA5" w:rsidRPr="00323C34" w:rsidRDefault="00410FA5" w:rsidP="00410FA5">
            <w:pPr>
              <w:spacing w:after="160"/>
            </w:pPr>
            <w:r w:rsidRPr="00323C34">
              <w:t>Building name where applicable</w:t>
            </w:r>
          </w:p>
        </w:tc>
      </w:tr>
      <w:tr w:rsidR="001A22D5" w:rsidRPr="00323C34" w14:paraId="60E9A7A9" w14:textId="77777777" w:rsidTr="004D2DC8">
        <w:tc>
          <w:tcPr>
            <w:tcW w:w="0" w:type="auto"/>
            <w:hideMark/>
          </w:tcPr>
          <w:p w14:paraId="44199566" w14:textId="77777777" w:rsidR="00410FA5" w:rsidRPr="00323C34" w:rsidRDefault="00410FA5" w:rsidP="00410FA5">
            <w:pPr>
              <w:spacing w:after="160"/>
            </w:pPr>
            <w:r w:rsidRPr="00323C34">
              <w:t>Level and Space</w:t>
            </w:r>
          </w:p>
        </w:tc>
        <w:tc>
          <w:tcPr>
            <w:tcW w:w="0" w:type="auto"/>
            <w:hideMark/>
          </w:tcPr>
          <w:p w14:paraId="24853E33" w14:textId="77777777" w:rsidR="00410FA5" w:rsidRPr="00323C34" w:rsidRDefault="00410FA5" w:rsidP="00410FA5">
            <w:pPr>
              <w:spacing w:after="160"/>
            </w:pPr>
            <w:r w:rsidRPr="00323C34">
              <w:t>Text</w:t>
            </w:r>
          </w:p>
        </w:tc>
        <w:tc>
          <w:tcPr>
            <w:tcW w:w="0" w:type="auto"/>
            <w:hideMark/>
          </w:tcPr>
          <w:p w14:paraId="26B003B2" w14:textId="77777777" w:rsidR="00410FA5" w:rsidRPr="00323C34" w:rsidRDefault="00410FA5" w:rsidP="00410FA5">
            <w:pPr>
              <w:spacing w:after="160"/>
            </w:pPr>
            <w:r w:rsidRPr="00323C34">
              <w:t>No</w:t>
            </w:r>
          </w:p>
        </w:tc>
        <w:tc>
          <w:tcPr>
            <w:tcW w:w="0" w:type="auto"/>
            <w:hideMark/>
          </w:tcPr>
          <w:p w14:paraId="498A7CFC" w14:textId="77777777" w:rsidR="00410FA5" w:rsidRPr="00323C34" w:rsidRDefault="00410FA5" w:rsidP="00410FA5">
            <w:pPr>
              <w:spacing w:after="160"/>
            </w:pPr>
            <w:r w:rsidRPr="00323C34">
              <w:t>Floor level and specific space within the building</w:t>
            </w:r>
          </w:p>
        </w:tc>
      </w:tr>
      <w:tr w:rsidR="001A22D5" w:rsidRPr="00323C34" w14:paraId="4DB94A97" w14:textId="77777777" w:rsidTr="004D2DC8">
        <w:tc>
          <w:tcPr>
            <w:tcW w:w="0" w:type="auto"/>
            <w:hideMark/>
          </w:tcPr>
          <w:p w14:paraId="7ED1EF9C" w14:textId="77777777" w:rsidR="00410FA5" w:rsidRPr="00323C34" w:rsidRDefault="00410FA5" w:rsidP="00410FA5">
            <w:pPr>
              <w:spacing w:after="160"/>
            </w:pPr>
            <w:commentRangeStart w:id="292"/>
            <w:r w:rsidRPr="00323C34">
              <w:t>Beside / Near To / At</w:t>
            </w:r>
            <w:commentRangeEnd w:id="292"/>
            <w:r w:rsidR="00C2267E" w:rsidRPr="00323C34">
              <w:rPr>
                <w:rStyle w:val="CommentReference"/>
                <w:sz w:val="22"/>
                <w:szCs w:val="24"/>
              </w:rPr>
              <w:commentReference w:id="292"/>
            </w:r>
          </w:p>
        </w:tc>
        <w:tc>
          <w:tcPr>
            <w:tcW w:w="0" w:type="auto"/>
            <w:hideMark/>
          </w:tcPr>
          <w:p w14:paraId="56E21F1E" w14:textId="77777777" w:rsidR="00410FA5" w:rsidRPr="00323C34" w:rsidRDefault="00410FA5" w:rsidP="00410FA5">
            <w:pPr>
              <w:spacing w:after="160"/>
            </w:pPr>
            <w:r w:rsidRPr="00323C34">
              <w:t>Text</w:t>
            </w:r>
          </w:p>
        </w:tc>
        <w:tc>
          <w:tcPr>
            <w:tcW w:w="0" w:type="auto"/>
            <w:hideMark/>
          </w:tcPr>
          <w:p w14:paraId="3BD0AE05" w14:textId="77777777" w:rsidR="00410FA5" w:rsidRPr="00323C34" w:rsidRDefault="00410FA5" w:rsidP="00410FA5">
            <w:pPr>
              <w:spacing w:after="160"/>
            </w:pPr>
            <w:r w:rsidRPr="00323C34">
              <w:t>No</w:t>
            </w:r>
          </w:p>
        </w:tc>
        <w:tc>
          <w:tcPr>
            <w:tcW w:w="0" w:type="auto"/>
            <w:hideMark/>
          </w:tcPr>
          <w:p w14:paraId="4FB0D3C7" w14:textId="77777777" w:rsidR="00410FA5" w:rsidRPr="00323C34" w:rsidRDefault="00410FA5" w:rsidP="00410FA5">
            <w:pPr>
              <w:spacing w:after="160"/>
            </w:pPr>
            <w:r w:rsidRPr="00323C34">
              <w:t>Directional qualifier, e.g. "Lane 2", "near the entrance"</w:t>
            </w:r>
          </w:p>
        </w:tc>
      </w:tr>
      <w:tr w:rsidR="001A22D5" w:rsidRPr="00323C34" w14:paraId="508D1825" w14:textId="77777777" w:rsidTr="004D2DC8">
        <w:tc>
          <w:tcPr>
            <w:tcW w:w="0" w:type="auto"/>
            <w:hideMark/>
          </w:tcPr>
          <w:p w14:paraId="586F5FC4" w14:textId="77777777" w:rsidR="00410FA5" w:rsidRPr="00323C34" w:rsidRDefault="00410FA5" w:rsidP="00410FA5">
            <w:pPr>
              <w:spacing w:after="160"/>
            </w:pPr>
            <w:r w:rsidRPr="00323C34">
              <w:t>Common Name</w:t>
            </w:r>
          </w:p>
        </w:tc>
        <w:tc>
          <w:tcPr>
            <w:tcW w:w="0" w:type="auto"/>
            <w:hideMark/>
          </w:tcPr>
          <w:p w14:paraId="43B9C509" w14:textId="77777777" w:rsidR="00410FA5" w:rsidRPr="00323C34" w:rsidRDefault="00410FA5" w:rsidP="00410FA5">
            <w:pPr>
              <w:spacing w:after="160"/>
            </w:pPr>
            <w:r w:rsidRPr="00323C34">
              <w:t>Text</w:t>
            </w:r>
          </w:p>
        </w:tc>
        <w:tc>
          <w:tcPr>
            <w:tcW w:w="0" w:type="auto"/>
            <w:hideMark/>
          </w:tcPr>
          <w:p w14:paraId="48C8B426" w14:textId="77777777" w:rsidR="00410FA5" w:rsidRPr="00323C34" w:rsidRDefault="00410FA5" w:rsidP="00410FA5">
            <w:pPr>
              <w:spacing w:after="160"/>
            </w:pPr>
            <w:r w:rsidRPr="00323C34">
              <w:t>No</w:t>
            </w:r>
          </w:p>
        </w:tc>
        <w:tc>
          <w:tcPr>
            <w:tcW w:w="0" w:type="auto"/>
            <w:hideMark/>
          </w:tcPr>
          <w:p w14:paraId="56B3F364" w14:textId="77777777" w:rsidR="00410FA5" w:rsidRPr="00323C34" w:rsidRDefault="00410FA5" w:rsidP="00410FA5">
            <w:pPr>
              <w:spacing w:after="160"/>
            </w:pPr>
            <w:r w:rsidRPr="00323C34">
              <w:t>Free text accepting building names, lamp post numbers, or bus stop numbers</w:t>
            </w:r>
          </w:p>
        </w:tc>
      </w:tr>
      <w:tr w:rsidR="001A22D5" w:rsidRPr="00323C34" w14:paraId="5CE2128B" w14:textId="77777777" w:rsidTr="004D2DC8">
        <w:tc>
          <w:tcPr>
            <w:tcW w:w="0" w:type="auto"/>
            <w:hideMark/>
          </w:tcPr>
          <w:p w14:paraId="4FE434F5" w14:textId="77777777" w:rsidR="00410FA5" w:rsidRPr="00323C34" w:rsidRDefault="00410FA5" w:rsidP="00410FA5">
            <w:pPr>
              <w:spacing w:after="160"/>
            </w:pPr>
            <w:r w:rsidRPr="00323C34">
              <w:t>Postal Code</w:t>
            </w:r>
          </w:p>
        </w:tc>
        <w:tc>
          <w:tcPr>
            <w:tcW w:w="0" w:type="auto"/>
            <w:hideMark/>
          </w:tcPr>
          <w:p w14:paraId="00D07BF7" w14:textId="77777777" w:rsidR="00410FA5" w:rsidRPr="00323C34" w:rsidRDefault="00410FA5" w:rsidP="00410FA5">
            <w:pPr>
              <w:spacing w:after="160"/>
            </w:pPr>
            <w:r w:rsidRPr="00323C34">
              <w:t>Text</w:t>
            </w:r>
          </w:p>
        </w:tc>
        <w:tc>
          <w:tcPr>
            <w:tcW w:w="0" w:type="auto"/>
            <w:hideMark/>
          </w:tcPr>
          <w:p w14:paraId="593067DA" w14:textId="77777777" w:rsidR="00410FA5" w:rsidRPr="00323C34" w:rsidRDefault="00410FA5" w:rsidP="00410FA5">
            <w:pPr>
              <w:spacing w:after="160"/>
            </w:pPr>
            <w:r w:rsidRPr="00323C34">
              <w:t>No</w:t>
            </w:r>
          </w:p>
        </w:tc>
        <w:tc>
          <w:tcPr>
            <w:tcW w:w="0" w:type="auto"/>
            <w:hideMark/>
          </w:tcPr>
          <w:p w14:paraId="310D0E15" w14:textId="77777777" w:rsidR="00410FA5" w:rsidRPr="00323C34" w:rsidRDefault="00410FA5" w:rsidP="00410FA5">
            <w:pPr>
              <w:spacing w:after="160"/>
            </w:pPr>
            <w:r w:rsidRPr="00323C34">
              <w:t>Defaults to 000000 for locations without a postal code</w:t>
            </w:r>
          </w:p>
        </w:tc>
      </w:tr>
      <w:tr w:rsidR="001A22D5" w:rsidRPr="00323C34" w14:paraId="6A69C3BF" w14:textId="77777777" w:rsidTr="004D2DC8">
        <w:tc>
          <w:tcPr>
            <w:tcW w:w="0" w:type="auto"/>
            <w:hideMark/>
          </w:tcPr>
          <w:p w14:paraId="67EE534F" w14:textId="77777777" w:rsidR="00410FA5" w:rsidRPr="00323C34" w:rsidRDefault="00410FA5" w:rsidP="00410FA5">
            <w:pPr>
              <w:spacing w:after="160"/>
            </w:pPr>
            <w:r w:rsidRPr="00323C34">
              <w:t>Location Tags</w:t>
            </w:r>
          </w:p>
        </w:tc>
        <w:tc>
          <w:tcPr>
            <w:tcW w:w="0" w:type="auto"/>
            <w:hideMark/>
          </w:tcPr>
          <w:p w14:paraId="3CFEDE5B" w14:textId="77777777" w:rsidR="00410FA5" w:rsidRPr="00323C34" w:rsidRDefault="00410FA5" w:rsidP="00410FA5">
            <w:pPr>
              <w:spacing w:after="160"/>
            </w:pPr>
            <w:r w:rsidRPr="00323C34">
              <w:t>Tags</w:t>
            </w:r>
          </w:p>
        </w:tc>
        <w:tc>
          <w:tcPr>
            <w:tcW w:w="0" w:type="auto"/>
            <w:hideMark/>
          </w:tcPr>
          <w:p w14:paraId="18A52F0A" w14:textId="77777777" w:rsidR="00410FA5" w:rsidRPr="00323C34" w:rsidRDefault="00410FA5" w:rsidP="00410FA5">
            <w:pPr>
              <w:spacing w:after="160"/>
            </w:pPr>
            <w:r w:rsidRPr="00323C34">
              <w:t>No</w:t>
            </w:r>
          </w:p>
        </w:tc>
        <w:tc>
          <w:tcPr>
            <w:tcW w:w="0" w:type="auto"/>
            <w:hideMark/>
          </w:tcPr>
          <w:p w14:paraId="140A4E47" w14:textId="77777777" w:rsidR="00410FA5" w:rsidRPr="00323C34" w:rsidRDefault="00410FA5" w:rsidP="00410FA5">
            <w:pPr>
              <w:spacing w:after="160"/>
            </w:pPr>
            <w:r w:rsidRPr="00323C34">
              <w:t>Predefined zone and facility tags for filtering and reporting</w:t>
            </w:r>
          </w:p>
        </w:tc>
      </w:tr>
      <w:tr w:rsidR="001A22D5" w:rsidRPr="00323C34" w14:paraId="0C72DBB6" w14:textId="77777777" w:rsidTr="004D2DC8">
        <w:tc>
          <w:tcPr>
            <w:tcW w:w="0" w:type="auto"/>
            <w:hideMark/>
          </w:tcPr>
          <w:p w14:paraId="76875AF0" w14:textId="71606757" w:rsidR="00410FA5" w:rsidRPr="00323C34" w:rsidRDefault="00410FA5" w:rsidP="00410FA5">
            <w:pPr>
              <w:spacing w:after="160"/>
            </w:pPr>
            <w:r w:rsidRPr="00323C34">
              <w:t>Mini</w:t>
            </w:r>
            <w:r w:rsidR="00B0341D">
              <w:t>-</w:t>
            </w:r>
            <w:r w:rsidRPr="00323C34">
              <w:t>map</w:t>
            </w:r>
          </w:p>
        </w:tc>
        <w:tc>
          <w:tcPr>
            <w:tcW w:w="0" w:type="auto"/>
            <w:hideMark/>
          </w:tcPr>
          <w:p w14:paraId="41B8A040" w14:textId="77777777" w:rsidR="00410FA5" w:rsidRPr="00323C34" w:rsidRDefault="00410FA5" w:rsidP="00410FA5">
            <w:pPr>
              <w:spacing w:after="160"/>
            </w:pPr>
            <w:r w:rsidRPr="00323C34">
              <w:t>Map display</w:t>
            </w:r>
          </w:p>
        </w:tc>
        <w:tc>
          <w:tcPr>
            <w:tcW w:w="0" w:type="auto"/>
            <w:hideMark/>
          </w:tcPr>
          <w:p w14:paraId="62E882DA" w14:textId="00B176D3" w:rsidR="00410FA5" w:rsidRPr="00323C34" w:rsidRDefault="00AD72E4" w:rsidP="00410FA5">
            <w:pPr>
              <w:spacing w:after="160"/>
            </w:pPr>
            <w:r w:rsidRPr="00323C34">
              <w:rPr>
                <w:rFonts w:hint="eastAsia"/>
              </w:rPr>
              <w:t>-</w:t>
            </w:r>
          </w:p>
        </w:tc>
        <w:tc>
          <w:tcPr>
            <w:tcW w:w="0" w:type="auto"/>
            <w:hideMark/>
          </w:tcPr>
          <w:p w14:paraId="2210B981" w14:textId="2CA8D7D5" w:rsidR="0045322E" w:rsidRDefault="00410FA5" w:rsidP="0045322E">
            <w:pPr>
              <w:spacing w:after="160"/>
            </w:pPr>
            <w:r w:rsidRPr="00323C34">
              <w:t>Displayed after location entry</w:t>
            </w:r>
            <w:r w:rsidR="00AC4435">
              <w:t xml:space="preserve"> via postal code or address search</w:t>
            </w:r>
            <w:r w:rsidRPr="00323C34">
              <w:t xml:space="preserve"> for address confirmation</w:t>
            </w:r>
            <w:r w:rsidR="0045322E" w:rsidRPr="0045322E">
              <w:t xml:space="preserve"> </w:t>
            </w:r>
          </w:p>
          <w:p w14:paraId="0CF0C99A" w14:textId="742BD7DE" w:rsidR="007466F5" w:rsidRPr="00323C34" w:rsidRDefault="002A2322" w:rsidP="0045322E">
            <w:pPr>
              <w:spacing w:after="160"/>
            </w:pPr>
            <w:r>
              <w:t>Supports manual pin drop for locations without a standard address. Postal Code defaults to 000000 when a pin is placed.</w:t>
            </w:r>
          </w:p>
        </w:tc>
      </w:tr>
    </w:tbl>
    <w:p w14:paraId="7BC00272" w14:textId="7412E4E5" w:rsidR="00AC067B" w:rsidRDefault="00AC067B" w:rsidP="00AC067B"/>
    <w:p w14:paraId="13E41B82" w14:textId="77777777" w:rsidR="00AC067B" w:rsidRDefault="00AC067B">
      <w:pPr>
        <w:spacing w:before="0" w:after="160" w:line="278" w:lineRule="auto"/>
        <w:rPr>
          <w:rFonts w:eastAsiaTheme="majorEastAsia" w:cstheme="majorBidi"/>
          <w:b/>
          <w:color w:val="0F4761" w:themeColor="accent1" w:themeShade="BF"/>
          <w:sz w:val="24"/>
          <w:szCs w:val="28"/>
        </w:rPr>
      </w:pPr>
      <w:r>
        <w:br w:type="page"/>
      </w:r>
    </w:p>
    <w:p w14:paraId="16AD72E6" w14:textId="28D12D35" w:rsidR="00186693" w:rsidRPr="00323C34" w:rsidRDefault="003E362C" w:rsidP="006C258F">
      <w:pPr>
        <w:pStyle w:val="Heading3"/>
      </w:pPr>
      <w:bookmarkStart w:id="293" w:name="_Toc232496796"/>
      <w:r w:rsidRPr="00323C34">
        <w:rPr>
          <w:rFonts w:hint="eastAsia"/>
        </w:rPr>
        <w:lastRenderedPageBreak/>
        <w:t>Incident Log</w:t>
      </w:r>
      <w:bookmarkEnd w:id="293"/>
    </w:p>
    <w:p w14:paraId="06204BDA" w14:textId="7976D883" w:rsidR="00F60E54" w:rsidRPr="00323C34" w:rsidRDefault="001750BB" w:rsidP="00F60E54">
      <w:r w:rsidRPr="00323C34">
        <w:t xml:space="preserve">The </w:t>
      </w:r>
      <w:r w:rsidR="003E362C" w:rsidRPr="00323C34">
        <w:rPr>
          <w:rFonts w:hint="eastAsia"/>
        </w:rPr>
        <w:t>Incident Log</w:t>
      </w:r>
      <w:r w:rsidRPr="00323C34">
        <w:t xml:space="preserve"> section captures a chronological, row-by-row account of the incident as it unfolds. Each row is timestamped and </w:t>
      </w:r>
      <w:r w:rsidR="00222C11" w:rsidRPr="00323C34">
        <w:t>auto sorted</w:t>
      </w:r>
      <w:r w:rsidRPr="00323C34">
        <w:t xml:space="preserve"> by date and time.</w:t>
      </w:r>
    </w:p>
    <w:tbl>
      <w:tblPr>
        <w:tblStyle w:val="TableGrid"/>
        <w:tblW w:w="0" w:type="auto"/>
        <w:tblLook w:val="04A0" w:firstRow="1" w:lastRow="0" w:firstColumn="1" w:lastColumn="0" w:noHBand="0" w:noVBand="1"/>
      </w:tblPr>
      <w:tblGrid>
        <w:gridCol w:w="1766"/>
        <w:gridCol w:w="1578"/>
        <w:gridCol w:w="1465"/>
        <w:gridCol w:w="4207"/>
      </w:tblGrid>
      <w:tr w:rsidR="00C62A87" w:rsidRPr="00323C34" w14:paraId="0908F730" w14:textId="77777777" w:rsidTr="00222C11">
        <w:tc>
          <w:tcPr>
            <w:tcW w:w="0" w:type="auto"/>
            <w:shd w:val="clear" w:color="auto" w:fill="0070C0"/>
            <w:hideMark/>
          </w:tcPr>
          <w:p w14:paraId="5ECF6BBB" w14:textId="77777777" w:rsidR="00F60E54" w:rsidRPr="00323C34" w:rsidRDefault="00F60E54" w:rsidP="00F60E54">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5664D1B8" w14:textId="77777777" w:rsidR="00F60E54" w:rsidRPr="00323C34" w:rsidRDefault="00F60E54" w:rsidP="00F60E54">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74CE66DE" w14:textId="77777777" w:rsidR="00F60E54" w:rsidRPr="00323C34" w:rsidRDefault="00F60E54" w:rsidP="00F60E54">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2D4D497C" w14:textId="77777777" w:rsidR="00F60E54" w:rsidRPr="00323C34" w:rsidRDefault="00F60E54" w:rsidP="00F60E54">
            <w:pPr>
              <w:spacing w:after="160"/>
              <w:rPr>
                <w:b/>
                <w:bCs/>
                <w:color w:val="FFFFFF" w:themeColor="background1"/>
              </w:rPr>
            </w:pPr>
            <w:r w:rsidRPr="00323C34">
              <w:rPr>
                <w:b/>
                <w:bCs/>
                <w:color w:val="FFFFFF" w:themeColor="background1"/>
              </w:rPr>
              <w:t>Notes</w:t>
            </w:r>
          </w:p>
        </w:tc>
      </w:tr>
      <w:tr w:rsidR="00C62A87" w:rsidRPr="00323C34" w14:paraId="269DF20B" w14:textId="77777777" w:rsidTr="00222C11">
        <w:tc>
          <w:tcPr>
            <w:tcW w:w="0" w:type="auto"/>
            <w:hideMark/>
          </w:tcPr>
          <w:p w14:paraId="37FF9772" w14:textId="77777777" w:rsidR="00F60E54" w:rsidRPr="00323C34" w:rsidRDefault="00F60E54" w:rsidP="00F60E54">
            <w:pPr>
              <w:spacing w:after="160"/>
            </w:pPr>
            <w:r w:rsidRPr="00323C34">
              <w:t>Event Number</w:t>
            </w:r>
          </w:p>
        </w:tc>
        <w:tc>
          <w:tcPr>
            <w:tcW w:w="0" w:type="auto"/>
            <w:hideMark/>
          </w:tcPr>
          <w:p w14:paraId="6361D44B" w14:textId="48340469" w:rsidR="00F60E54" w:rsidRPr="00323C34" w:rsidRDefault="00D90C3B" w:rsidP="00F60E54">
            <w:pPr>
              <w:spacing w:after="160"/>
            </w:pPr>
            <w:r w:rsidRPr="00323C34">
              <w:t>Auto generated</w:t>
            </w:r>
          </w:p>
        </w:tc>
        <w:tc>
          <w:tcPr>
            <w:tcW w:w="0" w:type="auto"/>
            <w:hideMark/>
          </w:tcPr>
          <w:p w14:paraId="3B1A1FF5" w14:textId="5A8DB232" w:rsidR="00F60E54" w:rsidRPr="00323C34" w:rsidRDefault="00AD72E4" w:rsidP="00F60E54">
            <w:pPr>
              <w:spacing w:after="160"/>
            </w:pPr>
            <w:r w:rsidRPr="00323C34">
              <w:rPr>
                <w:rFonts w:hint="eastAsia"/>
              </w:rPr>
              <w:t>-</w:t>
            </w:r>
          </w:p>
        </w:tc>
        <w:tc>
          <w:tcPr>
            <w:tcW w:w="0" w:type="auto"/>
            <w:hideMark/>
          </w:tcPr>
          <w:p w14:paraId="7448C441" w14:textId="77777777" w:rsidR="00F60E54" w:rsidRPr="00323C34" w:rsidRDefault="00F60E54" w:rsidP="00F60E54">
            <w:pPr>
              <w:spacing w:after="160"/>
            </w:pPr>
            <w:r w:rsidRPr="00323C34">
              <w:t>Sequentially assigned per row</w:t>
            </w:r>
          </w:p>
        </w:tc>
      </w:tr>
      <w:tr w:rsidR="00C62A87" w:rsidRPr="00323C34" w14:paraId="6EACC6F3" w14:textId="77777777" w:rsidTr="00222C11">
        <w:tc>
          <w:tcPr>
            <w:tcW w:w="0" w:type="auto"/>
            <w:hideMark/>
          </w:tcPr>
          <w:p w14:paraId="145B505D" w14:textId="77777777" w:rsidR="00F60E54" w:rsidRPr="00323C34" w:rsidRDefault="00F60E54" w:rsidP="00F60E54">
            <w:pPr>
              <w:spacing w:after="160"/>
            </w:pPr>
            <w:r w:rsidRPr="00323C34">
              <w:t>Date</w:t>
            </w:r>
          </w:p>
        </w:tc>
        <w:tc>
          <w:tcPr>
            <w:tcW w:w="0" w:type="auto"/>
            <w:hideMark/>
          </w:tcPr>
          <w:p w14:paraId="0E26B463" w14:textId="77777777" w:rsidR="00F60E54" w:rsidRPr="00323C34" w:rsidRDefault="00F60E54" w:rsidP="00F60E54">
            <w:pPr>
              <w:spacing w:after="160"/>
            </w:pPr>
            <w:r w:rsidRPr="00323C34">
              <w:t>Date</w:t>
            </w:r>
          </w:p>
        </w:tc>
        <w:tc>
          <w:tcPr>
            <w:tcW w:w="0" w:type="auto"/>
            <w:hideMark/>
          </w:tcPr>
          <w:p w14:paraId="7DE30111" w14:textId="77777777" w:rsidR="00F60E54" w:rsidRPr="00323C34" w:rsidRDefault="00F60E54" w:rsidP="00F60E54">
            <w:pPr>
              <w:spacing w:after="160"/>
            </w:pPr>
            <w:r w:rsidRPr="00323C34">
              <w:t>Yes (per row)</w:t>
            </w:r>
          </w:p>
        </w:tc>
        <w:tc>
          <w:tcPr>
            <w:tcW w:w="0" w:type="auto"/>
            <w:hideMark/>
          </w:tcPr>
          <w:p w14:paraId="08ACF7D8" w14:textId="77777777" w:rsidR="00F60E54" w:rsidRPr="00323C34" w:rsidRDefault="00F60E54" w:rsidP="00F60E54">
            <w:pPr>
              <w:spacing w:after="160"/>
            </w:pPr>
            <w:r w:rsidRPr="00323C34">
              <w:t>Date of the event entry</w:t>
            </w:r>
          </w:p>
        </w:tc>
      </w:tr>
      <w:tr w:rsidR="00C62A87" w:rsidRPr="00323C34" w14:paraId="4D406AB2" w14:textId="77777777" w:rsidTr="00222C11">
        <w:tc>
          <w:tcPr>
            <w:tcW w:w="0" w:type="auto"/>
            <w:hideMark/>
          </w:tcPr>
          <w:p w14:paraId="75593BEE" w14:textId="77777777" w:rsidR="00F60E54" w:rsidRPr="00323C34" w:rsidRDefault="00F60E54" w:rsidP="00F60E54">
            <w:pPr>
              <w:spacing w:after="160"/>
            </w:pPr>
            <w:r w:rsidRPr="00323C34">
              <w:t>Time</w:t>
            </w:r>
          </w:p>
        </w:tc>
        <w:tc>
          <w:tcPr>
            <w:tcW w:w="0" w:type="auto"/>
            <w:hideMark/>
          </w:tcPr>
          <w:p w14:paraId="7B5D09C6" w14:textId="77777777" w:rsidR="00F60E54" w:rsidRPr="00323C34" w:rsidRDefault="00F60E54" w:rsidP="00F60E54">
            <w:pPr>
              <w:spacing w:after="160"/>
            </w:pPr>
            <w:r w:rsidRPr="00323C34">
              <w:t>Time</w:t>
            </w:r>
          </w:p>
        </w:tc>
        <w:tc>
          <w:tcPr>
            <w:tcW w:w="0" w:type="auto"/>
            <w:hideMark/>
          </w:tcPr>
          <w:p w14:paraId="3B4CFBEC" w14:textId="77777777" w:rsidR="00F60E54" w:rsidRPr="00323C34" w:rsidRDefault="00F60E54" w:rsidP="00F60E54">
            <w:pPr>
              <w:spacing w:after="160"/>
            </w:pPr>
            <w:r w:rsidRPr="00323C34">
              <w:t>Yes (per row)</w:t>
            </w:r>
          </w:p>
        </w:tc>
        <w:tc>
          <w:tcPr>
            <w:tcW w:w="0" w:type="auto"/>
            <w:hideMark/>
          </w:tcPr>
          <w:p w14:paraId="1369647A" w14:textId="77777777" w:rsidR="00F60E54" w:rsidRPr="00323C34" w:rsidRDefault="00F60E54" w:rsidP="00F60E54">
            <w:pPr>
              <w:spacing w:after="160"/>
            </w:pPr>
            <w:r w:rsidRPr="00323C34">
              <w:t>Time of the event entry</w:t>
            </w:r>
          </w:p>
        </w:tc>
      </w:tr>
      <w:tr w:rsidR="00C62A87" w:rsidRPr="00323C34" w14:paraId="2C8F7847" w14:textId="77777777" w:rsidTr="00222C11">
        <w:tc>
          <w:tcPr>
            <w:tcW w:w="0" w:type="auto"/>
            <w:hideMark/>
          </w:tcPr>
          <w:p w14:paraId="3B4A085B" w14:textId="77777777" w:rsidR="00F60E54" w:rsidRPr="00323C34" w:rsidRDefault="00F60E54" w:rsidP="00F60E54">
            <w:pPr>
              <w:spacing w:after="160"/>
            </w:pPr>
            <w:r w:rsidRPr="00323C34">
              <w:t>Event Description</w:t>
            </w:r>
          </w:p>
        </w:tc>
        <w:tc>
          <w:tcPr>
            <w:tcW w:w="0" w:type="auto"/>
            <w:hideMark/>
          </w:tcPr>
          <w:p w14:paraId="222F4ECC" w14:textId="77777777" w:rsidR="00F60E54" w:rsidRPr="00323C34" w:rsidRDefault="00F60E54" w:rsidP="00F60E54">
            <w:pPr>
              <w:spacing w:after="160"/>
            </w:pPr>
            <w:r w:rsidRPr="00323C34">
              <w:t>Free text</w:t>
            </w:r>
          </w:p>
        </w:tc>
        <w:tc>
          <w:tcPr>
            <w:tcW w:w="0" w:type="auto"/>
            <w:hideMark/>
          </w:tcPr>
          <w:p w14:paraId="0BEEA362" w14:textId="77777777" w:rsidR="00F60E54" w:rsidRPr="00323C34" w:rsidRDefault="00F60E54" w:rsidP="00F60E54">
            <w:pPr>
              <w:spacing w:after="160"/>
            </w:pPr>
            <w:r w:rsidRPr="00323C34">
              <w:t>Yes (per row)</w:t>
            </w:r>
          </w:p>
        </w:tc>
        <w:tc>
          <w:tcPr>
            <w:tcW w:w="0" w:type="auto"/>
            <w:hideMark/>
          </w:tcPr>
          <w:p w14:paraId="5CFE8DB6" w14:textId="77777777" w:rsidR="00F60E54" w:rsidRPr="00323C34" w:rsidRDefault="00F60E54" w:rsidP="00F60E54">
            <w:pPr>
              <w:spacing w:after="160"/>
            </w:pPr>
            <w:r w:rsidRPr="00323C34">
              <w:t>Controller's account of the event at that point in time</w:t>
            </w:r>
          </w:p>
        </w:tc>
      </w:tr>
    </w:tbl>
    <w:p w14:paraId="6F308C84" w14:textId="77777777" w:rsidR="00F60E54" w:rsidRPr="00323C34" w:rsidRDefault="00F60E54" w:rsidP="00F60E54"/>
    <w:p w14:paraId="01BC6A79" w14:textId="5E020CE7" w:rsidR="00363940" w:rsidRPr="00323C34" w:rsidRDefault="00A02583" w:rsidP="00F60E54">
      <w:r w:rsidRPr="00323C34">
        <w:rPr>
          <w:noProof/>
        </w:rPr>
        <w:drawing>
          <wp:inline distT="0" distB="0" distL="0" distR="0" wp14:anchorId="0FB5E080" wp14:editId="33FDA572">
            <wp:extent cx="5731510" cy="3869690"/>
            <wp:effectExtent l="0" t="0" r="2540" b="0"/>
            <wp:docPr id="9041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0722" name=""/>
                    <pic:cNvPicPr/>
                  </pic:nvPicPr>
                  <pic:blipFill>
                    <a:blip r:embed="rId20"/>
                    <a:stretch>
                      <a:fillRect/>
                    </a:stretch>
                  </pic:blipFill>
                  <pic:spPr>
                    <a:xfrm>
                      <a:off x="0" y="0"/>
                      <a:ext cx="5731510" cy="3869690"/>
                    </a:xfrm>
                    <a:prstGeom prst="rect">
                      <a:avLst/>
                    </a:prstGeom>
                  </pic:spPr>
                </pic:pic>
              </a:graphicData>
            </a:graphic>
          </wp:inline>
        </w:drawing>
      </w:r>
    </w:p>
    <w:p w14:paraId="1234DFA8" w14:textId="3EFF803C" w:rsidR="00A02583" w:rsidRPr="00323C34" w:rsidRDefault="00A02583" w:rsidP="00A02583">
      <w:pPr>
        <w:pStyle w:val="Caption"/>
      </w:pPr>
      <w:r w:rsidRPr="00323C34">
        <w:t xml:space="preserve">Sample </w:t>
      </w:r>
      <w:r w:rsidR="00AD72E4" w:rsidRPr="00323C34">
        <w:rPr>
          <w:rFonts w:hint="eastAsia"/>
        </w:rPr>
        <w:t>scre</w:t>
      </w:r>
      <w:r w:rsidR="001D23BC" w:rsidRPr="00323C34">
        <w:rPr>
          <w:rFonts w:hint="eastAsia"/>
        </w:rPr>
        <w:t xml:space="preserve">enshot of </w:t>
      </w:r>
      <w:r w:rsidR="00610049">
        <w:t xml:space="preserve">Incident Log </w:t>
      </w:r>
    </w:p>
    <w:p w14:paraId="4CCCD6EF" w14:textId="01A1E779" w:rsidR="00186693" w:rsidRPr="00323C34" w:rsidRDefault="00186693" w:rsidP="006C258F">
      <w:pPr>
        <w:pStyle w:val="Heading3"/>
      </w:pPr>
      <w:bookmarkStart w:id="294" w:name="_Toc232496797"/>
      <w:r w:rsidRPr="00323C34">
        <w:lastRenderedPageBreak/>
        <w:t>Emergency Services</w:t>
      </w:r>
      <w:bookmarkEnd w:id="294"/>
    </w:p>
    <w:p w14:paraId="4A2089DA" w14:textId="69110362" w:rsidR="00FE3458" w:rsidRPr="00323C34" w:rsidRDefault="00FE3458" w:rsidP="006C258F">
      <w:pPr>
        <w:pStyle w:val="Heading4"/>
      </w:pPr>
      <w:r w:rsidRPr="00323C34">
        <w:t>Police</w:t>
      </w:r>
    </w:p>
    <w:tbl>
      <w:tblPr>
        <w:tblStyle w:val="TableGrid"/>
        <w:tblW w:w="0" w:type="auto"/>
        <w:tblLook w:val="04A0" w:firstRow="1" w:lastRow="0" w:firstColumn="1" w:lastColumn="0" w:noHBand="0" w:noVBand="1"/>
      </w:tblPr>
      <w:tblGrid>
        <w:gridCol w:w="2470"/>
        <w:gridCol w:w="1195"/>
        <w:gridCol w:w="1329"/>
        <w:gridCol w:w="4022"/>
      </w:tblGrid>
      <w:tr w:rsidR="00C62A87" w:rsidRPr="00323C34" w14:paraId="4AC41F59" w14:textId="77777777" w:rsidTr="00301EA0">
        <w:trPr>
          <w:tblHeader/>
        </w:trPr>
        <w:tc>
          <w:tcPr>
            <w:tcW w:w="0" w:type="auto"/>
            <w:shd w:val="clear" w:color="auto" w:fill="0070C0"/>
            <w:hideMark/>
          </w:tcPr>
          <w:p w14:paraId="41AF8276" w14:textId="77777777" w:rsidR="00FE3458" w:rsidRPr="00323C34" w:rsidRDefault="00FE3458" w:rsidP="00FE3458">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052CCDE0" w14:textId="77777777" w:rsidR="00FE3458" w:rsidRPr="00323C34" w:rsidRDefault="00FE3458" w:rsidP="00FE3458">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22E2B829" w14:textId="77777777" w:rsidR="00FE3458" w:rsidRPr="00323C34" w:rsidRDefault="00FE3458" w:rsidP="00FE3458">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6EBFAFB2" w14:textId="77777777" w:rsidR="00FE3458" w:rsidRPr="00323C34" w:rsidRDefault="00FE3458" w:rsidP="00FE3458">
            <w:pPr>
              <w:spacing w:after="160"/>
              <w:rPr>
                <w:b/>
                <w:bCs/>
                <w:color w:val="FFFFFF" w:themeColor="background1"/>
              </w:rPr>
            </w:pPr>
            <w:r w:rsidRPr="00323C34">
              <w:rPr>
                <w:b/>
                <w:bCs/>
                <w:color w:val="FFFFFF" w:themeColor="background1"/>
              </w:rPr>
              <w:t>Notes</w:t>
            </w:r>
          </w:p>
        </w:tc>
      </w:tr>
      <w:tr w:rsidR="00C62A87" w:rsidRPr="00323C34" w14:paraId="441C6760" w14:textId="77777777" w:rsidTr="00FE3458">
        <w:tc>
          <w:tcPr>
            <w:tcW w:w="0" w:type="auto"/>
            <w:hideMark/>
          </w:tcPr>
          <w:p w14:paraId="60F37185" w14:textId="77777777" w:rsidR="00FE3458" w:rsidRPr="00323C34" w:rsidRDefault="00FE3458" w:rsidP="00FE3458">
            <w:pPr>
              <w:spacing w:after="160"/>
            </w:pPr>
            <w:r w:rsidRPr="00323C34">
              <w:t>Police at Scene</w:t>
            </w:r>
          </w:p>
        </w:tc>
        <w:tc>
          <w:tcPr>
            <w:tcW w:w="0" w:type="auto"/>
            <w:hideMark/>
          </w:tcPr>
          <w:p w14:paraId="7656F380" w14:textId="77777777" w:rsidR="00FE3458" w:rsidRPr="00323C34" w:rsidRDefault="00FE3458" w:rsidP="00FE3458">
            <w:pPr>
              <w:spacing w:after="160"/>
            </w:pPr>
            <w:r w:rsidRPr="00323C34">
              <w:t>Checkbox</w:t>
            </w:r>
          </w:p>
        </w:tc>
        <w:tc>
          <w:tcPr>
            <w:tcW w:w="0" w:type="auto"/>
            <w:hideMark/>
          </w:tcPr>
          <w:p w14:paraId="00C85CD5" w14:textId="77777777" w:rsidR="00FE3458" w:rsidRPr="00323C34" w:rsidRDefault="00FE3458" w:rsidP="00FE3458">
            <w:pPr>
              <w:spacing w:after="160"/>
            </w:pPr>
            <w:r w:rsidRPr="00323C34">
              <w:t>No</w:t>
            </w:r>
          </w:p>
        </w:tc>
        <w:tc>
          <w:tcPr>
            <w:tcW w:w="0" w:type="auto"/>
            <w:hideMark/>
          </w:tcPr>
          <w:p w14:paraId="219DF713" w14:textId="77777777" w:rsidR="00FE3458" w:rsidRPr="00323C34" w:rsidRDefault="00FE3458" w:rsidP="00FE3458">
            <w:pPr>
              <w:spacing w:after="160"/>
            </w:pPr>
            <w:r w:rsidRPr="00323C34">
              <w:t>Indicates police presence at the incident</w:t>
            </w:r>
          </w:p>
        </w:tc>
      </w:tr>
      <w:tr w:rsidR="00C62A87" w:rsidRPr="00323C34" w14:paraId="528C2A19" w14:textId="77777777" w:rsidTr="00FE3458">
        <w:tc>
          <w:tcPr>
            <w:tcW w:w="0" w:type="auto"/>
            <w:hideMark/>
          </w:tcPr>
          <w:p w14:paraId="10B69A31" w14:textId="77777777" w:rsidR="00FE3458" w:rsidRPr="00323C34" w:rsidRDefault="00FE3458" w:rsidP="00FE3458">
            <w:pPr>
              <w:spacing w:after="160"/>
            </w:pPr>
            <w:r w:rsidRPr="00323C34">
              <w:t>Officer Name and Rank</w:t>
            </w:r>
          </w:p>
        </w:tc>
        <w:tc>
          <w:tcPr>
            <w:tcW w:w="0" w:type="auto"/>
            <w:hideMark/>
          </w:tcPr>
          <w:p w14:paraId="48461088" w14:textId="77777777" w:rsidR="00FE3458" w:rsidRPr="00323C34" w:rsidRDefault="00FE3458" w:rsidP="00FE3458">
            <w:pPr>
              <w:spacing w:after="160"/>
            </w:pPr>
            <w:r w:rsidRPr="00323C34">
              <w:t>Text</w:t>
            </w:r>
          </w:p>
        </w:tc>
        <w:tc>
          <w:tcPr>
            <w:tcW w:w="0" w:type="auto"/>
            <w:hideMark/>
          </w:tcPr>
          <w:p w14:paraId="42F51D3A" w14:textId="77777777" w:rsidR="00FE3458" w:rsidRPr="00323C34" w:rsidRDefault="00FE3458" w:rsidP="00FE3458">
            <w:pPr>
              <w:spacing w:after="160"/>
            </w:pPr>
            <w:r w:rsidRPr="00323C34">
              <w:t>No</w:t>
            </w:r>
          </w:p>
        </w:tc>
        <w:tc>
          <w:tcPr>
            <w:tcW w:w="0" w:type="auto"/>
            <w:hideMark/>
          </w:tcPr>
          <w:p w14:paraId="506F2285" w14:textId="77777777" w:rsidR="00FE3458" w:rsidRPr="00323C34" w:rsidRDefault="00FE3458" w:rsidP="00FE3458">
            <w:pPr>
              <w:spacing w:after="160"/>
            </w:pPr>
            <w:r w:rsidRPr="00323C34">
              <w:t>Name and rank of the attending officer</w:t>
            </w:r>
          </w:p>
        </w:tc>
      </w:tr>
      <w:tr w:rsidR="00C62A87" w:rsidRPr="00323C34" w14:paraId="0BB4A81F" w14:textId="77777777" w:rsidTr="00FE3458">
        <w:tc>
          <w:tcPr>
            <w:tcW w:w="0" w:type="auto"/>
            <w:hideMark/>
          </w:tcPr>
          <w:p w14:paraId="6637DC7E" w14:textId="77777777" w:rsidR="00FE3458" w:rsidRPr="00323C34" w:rsidRDefault="00FE3458" w:rsidP="00FE3458">
            <w:pPr>
              <w:spacing w:after="160"/>
            </w:pPr>
            <w:r w:rsidRPr="00323C34">
              <w:t>Police Incident Number</w:t>
            </w:r>
          </w:p>
        </w:tc>
        <w:tc>
          <w:tcPr>
            <w:tcW w:w="0" w:type="auto"/>
            <w:hideMark/>
          </w:tcPr>
          <w:p w14:paraId="0812BEB2" w14:textId="77777777" w:rsidR="00FE3458" w:rsidRPr="00323C34" w:rsidRDefault="00FE3458" w:rsidP="00FE3458">
            <w:pPr>
              <w:spacing w:after="160"/>
            </w:pPr>
            <w:r w:rsidRPr="00323C34">
              <w:t>Text</w:t>
            </w:r>
          </w:p>
        </w:tc>
        <w:tc>
          <w:tcPr>
            <w:tcW w:w="0" w:type="auto"/>
            <w:hideMark/>
          </w:tcPr>
          <w:p w14:paraId="522A5BE0" w14:textId="77777777" w:rsidR="00FE3458" w:rsidRPr="00323C34" w:rsidRDefault="00FE3458" w:rsidP="00FE3458">
            <w:pPr>
              <w:spacing w:after="160"/>
            </w:pPr>
            <w:r w:rsidRPr="00323C34">
              <w:t>No</w:t>
            </w:r>
          </w:p>
        </w:tc>
        <w:tc>
          <w:tcPr>
            <w:tcW w:w="0" w:type="auto"/>
            <w:hideMark/>
          </w:tcPr>
          <w:p w14:paraId="3E137678" w14:textId="77777777" w:rsidR="00FE3458" w:rsidRPr="00323C34" w:rsidRDefault="00FE3458" w:rsidP="00FE3458">
            <w:pPr>
              <w:spacing w:after="160"/>
            </w:pPr>
            <w:r w:rsidRPr="00323C34">
              <w:t>Reference number from the police</w:t>
            </w:r>
          </w:p>
        </w:tc>
      </w:tr>
      <w:tr w:rsidR="00C62A87" w:rsidRPr="00323C34" w14:paraId="578EFFC3" w14:textId="77777777" w:rsidTr="00FE3458">
        <w:tc>
          <w:tcPr>
            <w:tcW w:w="0" w:type="auto"/>
            <w:hideMark/>
          </w:tcPr>
          <w:p w14:paraId="2CA26E87" w14:textId="77777777" w:rsidR="00FE3458" w:rsidRPr="00323C34" w:rsidRDefault="00FE3458" w:rsidP="00FE3458">
            <w:pPr>
              <w:spacing w:after="160"/>
            </w:pPr>
            <w:r w:rsidRPr="00323C34">
              <w:t>Classification</w:t>
            </w:r>
          </w:p>
        </w:tc>
        <w:tc>
          <w:tcPr>
            <w:tcW w:w="0" w:type="auto"/>
            <w:hideMark/>
          </w:tcPr>
          <w:p w14:paraId="6E76EC89" w14:textId="77777777" w:rsidR="00FE3458" w:rsidRPr="00323C34" w:rsidRDefault="00FE3458" w:rsidP="00FE3458">
            <w:pPr>
              <w:spacing w:after="160"/>
            </w:pPr>
            <w:r w:rsidRPr="00323C34">
              <w:t>Text</w:t>
            </w:r>
          </w:p>
        </w:tc>
        <w:tc>
          <w:tcPr>
            <w:tcW w:w="0" w:type="auto"/>
            <w:hideMark/>
          </w:tcPr>
          <w:p w14:paraId="635D2626" w14:textId="77777777" w:rsidR="00FE3458" w:rsidRPr="00323C34" w:rsidRDefault="00FE3458" w:rsidP="00FE3458">
            <w:pPr>
              <w:spacing w:after="160"/>
            </w:pPr>
            <w:r w:rsidRPr="00323C34">
              <w:t>No</w:t>
            </w:r>
          </w:p>
        </w:tc>
        <w:tc>
          <w:tcPr>
            <w:tcW w:w="0" w:type="auto"/>
            <w:hideMark/>
          </w:tcPr>
          <w:p w14:paraId="078D6CAE" w14:textId="77777777" w:rsidR="00FE3458" w:rsidRPr="00323C34" w:rsidRDefault="00FE3458" w:rsidP="00FE3458">
            <w:pPr>
              <w:spacing w:after="160"/>
            </w:pPr>
            <w:r w:rsidRPr="00323C34">
              <w:t>Police classification of the incident</w:t>
            </w:r>
          </w:p>
        </w:tc>
      </w:tr>
      <w:tr w:rsidR="00C62A87" w:rsidRPr="00323C34" w14:paraId="6EC68097" w14:textId="77777777" w:rsidTr="00FE3458">
        <w:tc>
          <w:tcPr>
            <w:tcW w:w="0" w:type="auto"/>
            <w:hideMark/>
          </w:tcPr>
          <w:p w14:paraId="23F6D0A8" w14:textId="77777777" w:rsidR="00FE3458" w:rsidRPr="00323C34" w:rsidRDefault="00FE3458" w:rsidP="00FE3458">
            <w:pPr>
              <w:spacing w:after="160"/>
            </w:pPr>
            <w:r w:rsidRPr="00323C34">
              <w:t>Responding Unit</w:t>
            </w:r>
          </w:p>
        </w:tc>
        <w:tc>
          <w:tcPr>
            <w:tcW w:w="0" w:type="auto"/>
            <w:hideMark/>
          </w:tcPr>
          <w:p w14:paraId="4EAF7753" w14:textId="77777777" w:rsidR="00FE3458" w:rsidRPr="00323C34" w:rsidRDefault="00FE3458" w:rsidP="00FE3458">
            <w:pPr>
              <w:spacing w:after="160"/>
            </w:pPr>
            <w:r w:rsidRPr="00323C34">
              <w:t>Text</w:t>
            </w:r>
          </w:p>
        </w:tc>
        <w:tc>
          <w:tcPr>
            <w:tcW w:w="0" w:type="auto"/>
            <w:hideMark/>
          </w:tcPr>
          <w:p w14:paraId="3C819121" w14:textId="77777777" w:rsidR="00FE3458" w:rsidRPr="00323C34" w:rsidRDefault="00FE3458" w:rsidP="00FE3458">
            <w:pPr>
              <w:spacing w:after="160"/>
            </w:pPr>
            <w:r w:rsidRPr="00323C34">
              <w:t>No</w:t>
            </w:r>
          </w:p>
        </w:tc>
        <w:tc>
          <w:tcPr>
            <w:tcW w:w="0" w:type="auto"/>
            <w:hideMark/>
          </w:tcPr>
          <w:p w14:paraId="51A980FE" w14:textId="77777777" w:rsidR="00FE3458" w:rsidRPr="00323C34" w:rsidRDefault="00FE3458" w:rsidP="00FE3458">
            <w:pPr>
              <w:spacing w:after="160"/>
            </w:pPr>
            <w:r w:rsidRPr="00323C34">
              <w:t>Unit or station responding</w:t>
            </w:r>
          </w:p>
        </w:tc>
      </w:tr>
    </w:tbl>
    <w:p w14:paraId="171154F1" w14:textId="77777777" w:rsidR="00FE3458" w:rsidRPr="00323C34" w:rsidRDefault="00FE3458" w:rsidP="00FE3458"/>
    <w:p w14:paraId="58F4F375" w14:textId="66011313" w:rsidR="00FE3458" w:rsidRPr="00323C34" w:rsidRDefault="00FE3458" w:rsidP="006C258F">
      <w:pPr>
        <w:pStyle w:val="Heading4"/>
      </w:pPr>
      <w:r w:rsidRPr="00323C34">
        <w:t>Ambulance and SCDF</w:t>
      </w:r>
    </w:p>
    <w:tbl>
      <w:tblPr>
        <w:tblStyle w:val="TableGrid"/>
        <w:tblW w:w="0" w:type="auto"/>
        <w:tblLook w:val="04A0" w:firstRow="1" w:lastRow="0" w:firstColumn="1" w:lastColumn="0" w:noHBand="0" w:noVBand="1"/>
      </w:tblPr>
      <w:tblGrid>
        <w:gridCol w:w="2328"/>
        <w:gridCol w:w="1219"/>
        <w:gridCol w:w="1329"/>
        <w:gridCol w:w="4140"/>
      </w:tblGrid>
      <w:tr w:rsidR="00C62A87" w:rsidRPr="00323C34" w14:paraId="555AB5F8" w14:textId="77777777" w:rsidTr="00301EA0">
        <w:trPr>
          <w:tblHeader/>
        </w:trPr>
        <w:tc>
          <w:tcPr>
            <w:tcW w:w="0" w:type="auto"/>
            <w:shd w:val="clear" w:color="auto" w:fill="0070C0"/>
            <w:hideMark/>
          </w:tcPr>
          <w:p w14:paraId="52B279E7" w14:textId="77777777" w:rsidR="00301EA0" w:rsidRPr="00323C34" w:rsidRDefault="00301EA0" w:rsidP="00301EA0">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23FB64D1" w14:textId="77777777" w:rsidR="00301EA0" w:rsidRPr="00323C34" w:rsidRDefault="00301EA0" w:rsidP="00301EA0">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7E576DDA" w14:textId="77777777" w:rsidR="00301EA0" w:rsidRPr="00323C34" w:rsidRDefault="00301EA0" w:rsidP="00301EA0">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7B1E52C8" w14:textId="77777777" w:rsidR="00301EA0" w:rsidRPr="00323C34" w:rsidRDefault="00301EA0" w:rsidP="00301EA0">
            <w:pPr>
              <w:spacing w:after="160"/>
              <w:rPr>
                <w:b/>
                <w:bCs/>
                <w:color w:val="FFFFFF" w:themeColor="background1"/>
              </w:rPr>
            </w:pPr>
            <w:r w:rsidRPr="00323C34">
              <w:rPr>
                <w:b/>
                <w:bCs/>
                <w:color w:val="FFFFFF" w:themeColor="background1"/>
              </w:rPr>
              <w:t>Notes</w:t>
            </w:r>
          </w:p>
        </w:tc>
      </w:tr>
      <w:tr w:rsidR="00C62A87" w:rsidRPr="00323C34" w14:paraId="38F2AE02" w14:textId="77777777" w:rsidTr="00301EA0">
        <w:tc>
          <w:tcPr>
            <w:tcW w:w="0" w:type="auto"/>
            <w:hideMark/>
          </w:tcPr>
          <w:p w14:paraId="1403D9EA" w14:textId="77777777" w:rsidR="00301EA0" w:rsidRPr="00323C34" w:rsidRDefault="00301EA0" w:rsidP="00301EA0">
            <w:pPr>
              <w:spacing w:after="160"/>
            </w:pPr>
            <w:r w:rsidRPr="00323C34">
              <w:t>Type</w:t>
            </w:r>
          </w:p>
        </w:tc>
        <w:tc>
          <w:tcPr>
            <w:tcW w:w="0" w:type="auto"/>
            <w:hideMark/>
          </w:tcPr>
          <w:p w14:paraId="72CBB248" w14:textId="77777777" w:rsidR="00301EA0" w:rsidRPr="00323C34" w:rsidRDefault="00301EA0" w:rsidP="00301EA0">
            <w:pPr>
              <w:spacing w:after="160"/>
            </w:pPr>
            <w:r w:rsidRPr="00323C34">
              <w:t>Dropdown</w:t>
            </w:r>
          </w:p>
        </w:tc>
        <w:tc>
          <w:tcPr>
            <w:tcW w:w="0" w:type="auto"/>
            <w:hideMark/>
          </w:tcPr>
          <w:p w14:paraId="0B8370EA" w14:textId="77777777" w:rsidR="00301EA0" w:rsidRPr="00323C34" w:rsidRDefault="00301EA0" w:rsidP="00301EA0">
            <w:pPr>
              <w:spacing w:after="160"/>
            </w:pPr>
            <w:r w:rsidRPr="00323C34">
              <w:t>No</w:t>
            </w:r>
          </w:p>
        </w:tc>
        <w:tc>
          <w:tcPr>
            <w:tcW w:w="0" w:type="auto"/>
            <w:hideMark/>
          </w:tcPr>
          <w:p w14:paraId="4C8F851E" w14:textId="77777777" w:rsidR="00301EA0" w:rsidRPr="00323C34" w:rsidRDefault="00301EA0" w:rsidP="00301EA0">
            <w:pPr>
              <w:spacing w:after="160"/>
            </w:pPr>
            <w:r w:rsidRPr="00323C34">
              <w:t>Ambulance or SCDF</w:t>
            </w:r>
          </w:p>
        </w:tc>
      </w:tr>
      <w:tr w:rsidR="00C62A87" w:rsidRPr="00323C34" w14:paraId="44E4CAA5" w14:textId="77777777" w:rsidTr="00301EA0">
        <w:tc>
          <w:tcPr>
            <w:tcW w:w="0" w:type="auto"/>
            <w:hideMark/>
          </w:tcPr>
          <w:p w14:paraId="510A61F6" w14:textId="77777777" w:rsidR="00301EA0" w:rsidRPr="00323C34" w:rsidRDefault="00301EA0" w:rsidP="00301EA0">
            <w:pPr>
              <w:spacing w:after="160"/>
            </w:pPr>
            <w:r w:rsidRPr="00323C34">
              <w:t>Officer Name</w:t>
            </w:r>
          </w:p>
        </w:tc>
        <w:tc>
          <w:tcPr>
            <w:tcW w:w="0" w:type="auto"/>
            <w:hideMark/>
          </w:tcPr>
          <w:p w14:paraId="165CEF0A" w14:textId="77777777" w:rsidR="00301EA0" w:rsidRPr="00323C34" w:rsidRDefault="00301EA0" w:rsidP="00301EA0">
            <w:pPr>
              <w:spacing w:after="160"/>
            </w:pPr>
            <w:r w:rsidRPr="00323C34">
              <w:t>Text</w:t>
            </w:r>
          </w:p>
        </w:tc>
        <w:tc>
          <w:tcPr>
            <w:tcW w:w="0" w:type="auto"/>
            <w:hideMark/>
          </w:tcPr>
          <w:p w14:paraId="064B0FDA" w14:textId="77777777" w:rsidR="00301EA0" w:rsidRPr="00323C34" w:rsidRDefault="00301EA0" w:rsidP="00301EA0">
            <w:pPr>
              <w:spacing w:after="160"/>
            </w:pPr>
            <w:r w:rsidRPr="00323C34">
              <w:t>No</w:t>
            </w:r>
          </w:p>
        </w:tc>
        <w:tc>
          <w:tcPr>
            <w:tcW w:w="0" w:type="auto"/>
            <w:hideMark/>
          </w:tcPr>
          <w:p w14:paraId="08ABE109" w14:textId="77777777" w:rsidR="00301EA0" w:rsidRPr="00323C34" w:rsidRDefault="00301EA0" w:rsidP="00301EA0">
            <w:pPr>
              <w:spacing w:after="160"/>
            </w:pPr>
          </w:p>
        </w:tc>
      </w:tr>
      <w:tr w:rsidR="00C62A87" w:rsidRPr="00323C34" w14:paraId="2CF021B5" w14:textId="77777777" w:rsidTr="00301EA0">
        <w:tc>
          <w:tcPr>
            <w:tcW w:w="0" w:type="auto"/>
            <w:hideMark/>
          </w:tcPr>
          <w:p w14:paraId="183EF482" w14:textId="77777777" w:rsidR="00301EA0" w:rsidRPr="00323C34" w:rsidRDefault="00301EA0" w:rsidP="00301EA0">
            <w:pPr>
              <w:spacing w:after="160"/>
            </w:pPr>
            <w:r w:rsidRPr="00323C34">
              <w:t>Call Sign</w:t>
            </w:r>
          </w:p>
        </w:tc>
        <w:tc>
          <w:tcPr>
            <w:tcW w:w="0" w:type="auto"/>
            <w:hideMark/>
          </w:tcPr>
          <w:p w14:paraId="4236ED87" w14:textId="77777777" w:rsidR="00301EA0" w:rsidRPr="00323C34" w:rsidRDefault="00301EA0" w:rsidP="00301EA0">
            <w:pPr>
              <w:spacing w:after="160"/>
            </w:pPr>
            <w:r w:rsidRPr="00323C34">
              <w:t>Text</w:t>
            </w:r>
          </w:p>
        </w:tc>
        <w:tc>
          <w:tcPr>
            <w:tcW w:w="0" w:type="auto"/>
            <w:hideMark/>
          </w:tcPr>
          <w:p w14:paraId="504326C3" w14:textId="77777777" w:rsidR="00301EA0" w:rsidRPr="00323C34" w:rsidRDefault="00301EA0" w:rsidP="00301EA0">
            <w:pPr>
              <w:spacing w:after="160"/>
            </w:pPr>
            <w:r w:rsidRPr="00323C34">
              <w:t>No</w:t>
            </w:r>
          </w:p>
        </w:tc>
        <w:tc>
          <w:tcPr>
            <w:tcW w:w="0" w:type="auto"/>
            <w:hideMark/>
          </w:tcPr>
          <w:p w14:paraId="3B32F50F" w14:textId="77777777" w:rsidR="00301EA0" w:rsidRPr="00323C34" w:rsidRDefault="00301EA0" w:rsidP="00301EA0">
            <w:pPr>
              <w:spacing w:after="160"/>
            </w:pPr>
          </w:p>
        </w:tc>
      </w:tr>
      <w:tr w:rsidR="00C62A87" w:rsidRPr="00323C34" w14:paraId="72CA833F" w14:textId="77777777" w:rsidTr="00301EA0">
        <w:tc>
          <w:tcPr>
            <w:tcW w:w="0" w:type="auto"/>
            <w:hideMark/>
          </w:tcPr>
          <w:p w14:paraId="1349EDC1" w14:textId="77777777" w:rsidR="00301EA0" w:rsidRPr="00323C34" w:rsidRDefault="00301EA0" w:rsidP="00301EA0">
            <w:pPr>
              <w:spacing w:after="160"/>
            </w:pPr>
            <w:r w:rsidRPr="00323C34">
              <w:t>Responding Unit</w:t>
            </w:r>
          </w:p>
        </w:tc>
        <w:tc>
          <w:tcPr>
            <w:tcW w:w="0" w:type="auto"/>
            <w:hideMark/>
          </w:tcPr>
          <w:p w14:paraId="1632C627" w14:textId="77777777" w:rsidR="00301EA0" w:rsidRPr="00323C34" w:rsidRDefault="00301EA0" w:rsidP="00301EA0">
            <w:pPr>
              <w:spacing w:after="160"/>
            </w:pPr>
            <w:r w:rsidRPr="00323C34">
              <w:t>Text</w:t>
            </w:r>
          </w:p>
        </w:tc>
        <w:tc>
          <w:tcPr>
            <w:tcW w:w="0" w:type="auto"/>
            <w:hideMark/>
          </w:tcPr>
          <w:p w14:paraId="34E8931F" w14:textId="77777777" w:rsidR="00301EA0" w:rsidRPr="00323C34" w:rsidRDefault="00301EA0" w:rsidP="00301EA0">
            <w:pPr>
              <w:spacing w:after="160"/>
            </w:pPr>
            <w:r w:rsidRPr="00323C34">
              <w:t>No</w:t>
            </w:r>
          </w:p>
        </w:tc>
        <w:tc>
          <w:tcPr>
            <w:tcW w:w="0" w:type="auto"/>
            <w:hideMark/>
          </w:tcPr>
          <w:p w14:paraId="5960D4A4" w14:textId="77777777" w:rsidR="00301EA0" w:rsidRPr="00323C34" w:rsidRDefault="00301EA0" w:rsidP="00301EA0">
            <w:pPr>
              <w:spacing w:after="160"/>
            </w:pPr>
          </w:p>
        </w:tc>
      </w:tr>
      <w:tr w:rsidR="00C62A87" w:rsidRPr="00323C34" w14:paraId="5EDDBCCB" w14:textId="77777777" w:rsidTr="00301EA0">
        <w:tc>
          <w:tcPr>
            <w:tcW w:w="0" w:type="auto"/>
            <w:hideMark/>
          </w:tcPr>
          <w:p w14:paraId="5E1A08C3" w14:textId="77777777" w:rsidR="00301EA0" w:rsidRPr="00323C34" w:rsidRDefault="00301EA0" w:rsidP="00301EA0">
            <w:pPr>
              <w:spacing w:after="160"/>
            </w:pPr>
            <w:r w:rsidRPr="00323C34">
              <w:t>Arrival Time</w:t>
            </w:r>
          </w:p>
        </w:tc>
        <w:tc>
          <w:tcPr>
            <w:tcW w:w="0" w:type="auto"/>
            <w:hideMark/>
          </w:tcPr>
          <w:p w14:paraId="27CF0ADD" w14:textId="77777777" w:rsidR="00301EA0" w:rsidRPr="00323C34" w:rsidRDefault="00301EA0" w:rsidP="00301EA0">
            <w:pPr>
              <w:spacing w:after="160"/>
            </w:pPr>
            <w:r w:rsidRPr="00323C34">
              <w:t>Time</w:t>
            </w:r>
          </w:p>
        </w:tc>
        <w:tc>
          <w:tcPr>
            <w:tcW w:w="0" w:type="auto"/>
            <w:hideMark/>
          </w:tcPr>
          <w:p w14:paraId="4CE09AF3" w14:textId="77777777" w:rsidR="00301EA0" w:rsidRPr="00323C34" w:rsidRDefault="00301EA0" w:rsidP="00301EA0">
            <w:pPr>
              <w:spacing w:after="160"/>
            </w:pPr>
            <w:r w:rsidRPr="00323C34">
              <w:t>No</w:t>
            </w:r>
          </w:p>
        </w:tc>
        <w:tc>
          <w:tcPr>
            <w:tcW w:w="0" w:type="auto"/>
            <w:hideMark/>
          </w:tcPr>
          <w:p w14:paraId="5FA52DDF" w14:textId="77777777" w:rsidR="00301EA0" w:rsidRPr="00323C34" w:rsidRDefault="00301EA0" w:rsidP="00301EA0">
            <w:pPr>
              <w:spacing w:after="160"/>
            </w:pPr>
          </w:p>
        </w:tc>
      </w:tr>
      <w:tr w:rsidR="00C62A87" w:rsidRPr="00323C34" w14:paraId="3E25F41E" w14:textId="77777777" w:rsidTr="00301EA0">
        <w:tc>
          <w:tcPr>
            <w:tcW w:w="0" w:type="auto"/>
            <w:hideMark/>
          </w:tcPr>
          <w:p w14:paraId="7BA0B074" w14:textId="77777777" w:rsidR="00301EA0" w:rsidRPr="00323C34" w:rsidRDefault="00301EA0" w:rsidP="00301EA0">
            <w:pPr>
              <w:spacing w:after="160"/>
            </w:pPr>
            <w:r w:rsidRPr="00323C34">
              <w:t>Hospital Conveyed To</w:t>
            </w:r>
          </w:p>
        </w:tc>
        <w:tc>
          <w:tcPr>
            <w:tcW w:w="0" w:type="auto"/>
            <w:hideMark/>
          </w:tcPr>
          <w:p w14:paraId="5E9E43E1" w14:textId="77777777" w:rsidR="00301EA0" w:rsidRPr="00323C34" w:rsidRDefault="00301EA0" w:rsidP="00301EA0">
            <w:pPr>
              <w:spacing w:after="160"/>
            </w:pPr>
            <w:r w:rsidRPr="00323C34">
              <w:t>Text</w:t>
            </w:r>
          </w:p>
        </w:tc>
        <w:tc>
          <w:tcPr>
            <w:tcW w:w="0" w:type="auto"/>
            <w:hideMark/>
          </w:tcPr>
          <w:p w14:paraId="789F04BF" w14:textId="77777777" w:rsidR="00301EA0" w:rsidRPr="00323C34" w:rsidRDefault="00301EA0" w:rsidP="00301EA0">
            <w:pPr>
              <w:spacing w:after="160"/>
            </w:pPr>
            <w:r w:rsidRPr="00323C34">
              <w:t>No</w:t>
            </w:r>
          </w:p>
        </w:tc>
        <w:tc>
          <w:tcPr>
            <w:tcW w:w="0" w:type="auto"/>
            <w:hideMark/>
          </w:tcPr>
          <w:p w14:paraId="078616D1" w14:textId="77777777" w:rsidR="00301EA0" w:rsidRPr="00323C34" w:rsidRDefault="00301EA0" w:rsidP="00301EA0">
            <w:pPr>
              <w:spacing w:after="160"/>
            </w:pPr>
            <w:r w:rsidRPr="00323C34">
              <w:t>Name of hospital if patient was conveyed</w:t>
            </w:r>
          </w:p>
        </w:tc>
      </w:tr>
    </w:tbl>
    <w:p w14:paraId="312DD8C9" w14:textId="2A66EE64" w:rsidR="00186693" w:rsidRPr="00323C34" w:rsidRDefault="00186693" w:rsidP="006C258F">
      <w:pPr>
        <w:pStyle w:val="Heading3"/>
      </w:pPr>
      <w:bookmarkStart w:id="295" w:name="_Toc232496798"/>
      <w:r w:rsidRPr="00323C34">
        <w:t>Media Involvement</w:t>
      </w:r>
      <w:bookmarkEnd w:id="295"/>
    </w:p>
    <w:tbl>
      <w:tblPr>
        <w:tblStyle w:val="SJ"/>
        <w:tblW w:w="0" w:type="auto"/>
        <w:tblLook w:val="04A0" w:firstRow="1" w:lastRow="0" w:firstColumn="1" w:lastColumn="0" w:noHBand="0" w:noVBand="1"/>
      </w:tblPr>
      <w:tblGrid>
        <w:gridCol w:w="1615"/>
        <w:gridCol w:w="1195"/>
        <w:gridCol w:w="1329"/>
        <w:gridCol w:w="4877"/>
      </w:tblGrid>
      <w:tr w:rsidR="00C62A87" w:rsidRPr="00323C34" w14:paraId="0DDD2011" w14:textId="77777777" w:rsidTr="002C6A9F">
        <w:trPr>
          <w:cnfStyle w:val="100000000000" w:firstRow="1" w:lastRow="0" w:firstColumn="0" w:lastColumn="0" w:oddVBand="0" w:evenVBand="0" w:oddHBand="0" w:evenHBand="0" w:firstRowFirstColumn="0" w:firstRowLastColumn="0" w:lastRowFirstColumn="0" w:lastRowLastColumn="0"/>
        </w:trPr>
        <w:tc>
          <w:tcPr>
            <w:tcW w:w="0" w:type="auto"/>
            <w:hideMark/>
          </w:tcPr>
          <w:p w14:paraId="18A47AA2" w14:textId="77777777" w:rsidR="002C6A9F" w:rsidRPr="00323C34" w:rsidRDefault="002C6A9F" w:rsidP="002C6A9F">
            <w:pPr>
              <w:spacing w:after="160"/>
              <w:rPr>
                <w:bCs/>
              </w:rPr>
            </w:pPr>
            <w:r w:rsidRPr="00323C34">
              <w:rPr>
                <w:bCs/>
              </w:rPr>
              <w:t>Field</w:t>
            </w:r>
          </w:p>
        </w:tc>
        <w:tc>
          <w:tcPr>
            <w:tcW w:w="0" w:type="auto"/>
            <w:hideMark/>
          </w:tcPr>
          <w:p w14:paraId="790160A1" w14:textId="77777777" w:rsidR="002C6A9F" w:rsidRPr="00323C34" w:rsidRDefault="002C6A9F" w:rsidP="002C6A9F">
            <w:pPr>
              <w:spacing w:after="160"/>
              <w:rPr>
                <w:bCs/>
              </w:rPr>
            </w:pPr>
            <w:r w:rsidRPr="00323C34">
              <w:rPr>
                <w:bCs/>
              </w:rPr>
              <w:t>Type</w:t>
            </w:r>
          </w:p>
        </w:tc>
        <w:tc>
          <w:tcPr>
            <w:tcW w:w="0" w:type="auto"/>
            <w:hideMark/>
          </w:tcPr>
          <w:p w14:paraId="44E50124" w14:textId="77777777" w:rsidR="002C6A9F" w:rsidRPr="00323C34" w:rsidRDefault="002C6A9F" w:rsidP="002C6A9F">
            <w:pPr>
              <w:spacing w:after="160"/>
              <w:rPr>
                <w:bCs/>
              </w:rPr>
            </w:pPr>
            <w:r w:rsidRPr="00323C34">
              <w:rPr>
                <w:bCs/>
              </w:rPr>
              <w:t>Mandatory</w:t>
            </w:r>
          </w:p>
        </w:tc>
        <w:tc>
          <w:tcPr>
            <w:tcW w:w="0" w:type="auto"/>
            <w:hideMark/>
          </w:tcPr>
          <w:p w14:paraId="20699746" w14:textId="77777777" w:rsidR="002C6A9F" w:rsidRPr="00323C34" w:rsidRDefault="002C6A9F" w:rsidP="002C6A9F">
            <w:pPr>
              <w:spacing w:after="160"/>
              <w:rPr>
                <w:bCs/>
              </w:rPr>
            </w:pPr>
            <w:r w:rsidRPr="00323C34">
              <w:rPr>
                <w:bCs/>
              </w:rPr>
              <w:t>Notes</w:t>
            </w:r>
          </w:p>
        </w:tc>
      </w:tr>
      <w:tr w:rsidR="00C62A87" w:rsidRPr="00323C34" w14:paraId="776F7C8C" w14:textId="77777777" w:rsidTr="002C6A9F">
        <w:tc>
          <w:tcPr>
            <w:tcW w:w="0" w:type="auto"/>
            <w:hideMark/>
          </w:tcPr>
          <w:p w14:paraId="7723D229" w14:textId="77777777" w:rsidR="002C6A9F" w:rsidRPr="00323C34" w:rsidRDefault="002C6A9F" w:rsidP="002C6A9F">
            <w:pPr>
              <w:spacing w:after="160"/>
            </w:pPr>
            <w:r w:rsidRPr="00323C34">
              <w:t>Media at Scene</w:t>
            </w:r>
          </w:p>
        </w:tc>
        <w:tc>
          <w:tcPr>
            <w:tcW w:w="0" w:type="auto"/>
            <w:hideMark/>
          </w:tcPr>
          <w:p w14:paraId="3442729F" w14:textId="77777777" w:rsidR="002C6A9F" w:rsidRPr="00323C34" w:rsidRDefault="002C6A9F" w:rsidP="002C6A9F">
            <w:pPr>
              <w:spacing w:after="160"/>
            </w:pPr>
            <w:r w:rsidRPr="00323C34">
              <w:t>Checkbox</w:t>
            </w:r>
          </w:p>
        </w:tc>
        <w:tc>
          <w:tcPr>
            <w:tcW w:w="0" w:type="auto"/>
            <w:hideMark/>
          </w:tcPr>
          <w:p w14:paraId="7433FDD3" w14:textId="77777777" w:rsidR="002C6A9F" w:rsidRPr="00323C34" w:rsidRDefault="002C6A9F" w:rsidP="002C6A9F">
            <w:pPr>
              <w:spacing w:after="160"/>
            </w:pPr>
            <w:r w:rsidRPr="00323C34">
              <w:t>No</w:t>
            </w:r>
          </w:p>
        </w:tc>
        <w:tc>
          <w:tcPr>
            <w:tcW w:w="0" w:type="auto"/>
            <w:hideMark/>
          </w:tcPr>
          <w:p w14:paraId="099D6D1C" w14:textId="77777777" w:rsidR="002C6A9F" w:rsidRPr="00323C34" w:rsidRDefault="002C6A9F" w:rsidP="002C6A9F">
            <w:pPr>
              <w:spacing w:after="160"/>
            </w:pPr>
            <w:r w:rsidRPr="00323C34">
              <w:t>Indicates media presence at the incident</w:t>
            </w:r>
          </w:p>
        </w:tc>
      </w:tr>
      <w:tr w:rsidR="00C62A87" w:rsidRPr="00323C34" w14:paraId="26D36BB6" w14:textId="77777777" w:rsidTr="002C6A9F">
        <w:tc>
          <w:tcPr>
            <w:tcW w:w="0" w:type="auto"/>
            <w:hideMark/>
          </w:tcPr>
          <w:p w14:paraId="0B09FB9A" w14:textId="77777777" w:rsidR="002C6A9F" w:rsidRPr="00323C34" w:rsidRDefault="002C6A9F" w:rsidP="002C6A9F">
            <w:pPr>
              <w:spacing w:after="160"/>
            </w:pPr>
            <w:r w:rsidRPr="00323C34">
              <w:lastRenderedPageBreak/>
              <w:t>Media Name</w:t>
            </w:r>
          </w:p>
        </w:tc>
        <w:tc>
          <w:tcPr>
            <w:tcW w:w="0" w:type="auto"/>
            <w:hideMark/>
          </w:tcPr>
          <w:p w14:paraId="1905F66C" w14:textId="77777777" w:rsidR="002C6A9F" w:rsidRPr="00323C34" w:rsidRDefault="002C6A9F" w:rsidP="002C6A9F">
            <w:pPr>
              <w:spacing w:after="160"/>
            </w:pPr>
            <w:r w:rsidRPr="00323C34">
              <w:t>Text</w:t>
            </w:r>
          </w:p>
        </w:tc>
        <w:tc>
          <w:tcPr>
            <w:tcW w:w="0" w:type="auto"/>
            <w:hideMark/>
          </w:tcPr>
          <w:p w14:paraId="14CB5EE9" w14:textId="77777777" w:rsidR="002C6A9F" w:rsidRPr="00323C34" w:rsidRDefault="002C6A9F" w:rsidP="002C6A9F">
            <w:pPr>
              <w:spacing w:after="160"/>
            </w:pPr>
            <w:r w:rsidRPr="00323C34">
              <w:t>No</w:t>
            </w:r>
          </w:p>
        </w:tc>
        <w:tc>
          <w:tcPr>
            <w:tcW w:w="0" w:type="auto"/>
            <w:hideMark/>
          </w:tcPr>
          <w:p w14:paraId="5904C3AB" w14:textId="77777777" w:rsidR="002C6A9F" w:rsidRPr="00323C34" w:rsidRDefault="002C6A9F" w:rsidP="002C6A9F">
            <w:pPr>
              <w:spacing w:after="160"/>
            </w:pPr>
            <w:r w:rsidRPr="00323C34">
              <w:t>Name of the media organisation or outlet present</w:t>
            </w:r>
          </w:p>
        </w:tc>
      </w:tr>
      <w:tr w:rsidR="00C62A87" w:rsidRPr="00323C34" w14:paraId="7241DE58" w14:textId="77777777" w:rsidTr="002C6A9F">
        <w:tc>
          <w:tcPr>
            <w:tcW w:w="0" w:type="auto"/>
            <w:hideMark/>
          </w:tcPr>
          <w:p w14:paraId="17D7F0DF" w14:textId="77777777" w:rsidR="002C6A9F" w:rsidRPr="00323C34" w:rsidRDefault="002C6A9F" w:rsidP="002C6A9F">
            <w:pPr>
              <w:spacing w:after="160"/>
            </w:pPr>
            <w:r w:rsidRPr="00323C34">
              <w:t>SDC Comms Notification</w:t>
            </w:r>
          </w:p>
        </w:tc>
        <w:tc>
          <w:tcPr>
            <w:tcW w:w="0" w:type="auto"/>
            <w:hideMark/>
          </w:tcPr>
          <w:p w14:paraId="524066FD" w14:textId="77777777" w:rsidR="002C6A9F" w:rsidRPr="00323C34" w:rsidRDefault="002C6A9F" w:rsidP="002C6A9F">
            <w:pPr>
              <w:spacing w:after="160"/>
            </w:pPr>
            <w:r w:rsidRPr="00323C34">
              <w:t>Prompt</w:t>
            </w:r>
          </w:p>
        </w:tc>
        <w:tc>
          <w:tcPr>
            <w:tcW w:w="0" w:type="auto"/>
            <w:hideMark/>
          </w:tcPr>
          <w:p w14:paraId="0BBBD8CC" w14:textId="77777777" w:rsidR="002C6A9F" w:rsidRPr="00323C34" w:rsidRDefault="002C6A9F" w:rsidP="002C6A9F">
            <w:pPr>
              <w:spacing w:after="160"/>
            </w:pPr>
            <w:r w:rsidRPr="00323C34">
              <w:t>—</w:t>
            </w:r>
          </w:p>
        </w:tc>
        <w:tc>
          <w:tcPr>
            <w:tcW w:w="0" w:type="auto"/>
            <w:hideMark/>
          </w:tcPr>
          <w:p w14:paraId="4078B844" w14:textId="60164BB6" w:rsidR="002C6A9F" w:rsidRPr="00323C34" w:rsidRDefault="002C6A9F" w:rsidP="00F554DD">
            <w:pPr>
              <w:spacing w:after="160"/>
            </w:pPr>
            <w:r w:rsidRPr="00323C34">
              <w:t>A prompt or reminder mechanism shall be surfaced when media presence is indicated, to ensure the Controller notifies the SDC Communications team.</w:t>
            </w:r>
          </w:p>
        </w:tc>
      </w:tr>
    </w:tbl>
    <w:p w14:paraId="6C0E523F" w14:textId="134B09CD" w:rsidR="00186693" w:rsidRPr="00323C34" w:rsidRDefault="00186693" w:rsidP="006C258F">
      <w:pPr>
        <w:pStyle w:val="Heading3"/>
      </w:pPr>
      <w:bookmarkStart w:id="296" w:name="_Toc232496799"/>
      <w:r w:rsidRPr="00323C34">
        <w:t>Property and Vehicles</w:t>
      </w:r>
      <w:bookmarkEnd w:id="296"/>
    </w:p>
    <w:p w14:paraId="22CA269B" w14:textId="1C97C661" w:rsidR="00162C8C" w:rsidRPr="00323C34" w:rsidRDefault="00162C8C" w:rsidP="003F4C8A">
      <w:pPr>
        <w:pStyle w:val="Heading4"/>
      </w:pPr>
      <w:r w:rsidRPr="00323C34">
        <w:t>Property Damage</w:t>
      </w:r>
    </w:p>
    <w:tbl>
      <w:tblPr>
        <w:tblStyle w:val="SJ"/>
        <w:tblW w:w="0" w:type="auto"/>
        <w:tblLook w:val="04A0" w:firstRow="1" w:lastRow="0" w:firstColumn="1" w:lastColumn="0" w:noHBand="0" w:noVBand="1"/>
      </w:tblPr>
      <w:tblGrid>
        <w:gridCol w:w="2032"/>
        <w:gridCol w:w="1195"/>
        <w:gridCol w:w="1329"/>
        <w:gridCol w:w="4460"/>
      </w:tblGrid>
      <w:tr w:rsidR="00C62A87" w:rsidRPr="00323C34" w14:paraId="1DE02836" w14:textId="77777777" w:rsidTr="002C6A9F">
        <w:trPr>
          <w:cnfStyle w:val="100000000000" w:firstRow="1" w:lastRow="0" w:firstColumn="0" w:lastColumn="0" w:oddVBand="0" w:evenVBand="0" w:oddHBand="0" w:evenHBand="0" w:firstRowFirstColumn="0" w:firstRowLastColumn="0" w:lastRowFirstColumn="0" w:lastRowLastColumn="0"/>
        </w:trPr>
        <w:tc>
          <w:tcPr>
            <w:tcW w:w="0" w:type="auto"/>
            <w:hideMark/>
          </w:tcPr>
          <w:p w14:paraId="2816BA2E" w14:textId="77777777" w:rsidR="002C6A9F" w:rsidRPr="00323C34" w:rsidRDefault="002C6A9F" w:rsidP="002C6A9F">
            <w:pPr>
              <w:spacing w:after="160"/>
              <w:rPr>
                <w:bCs/>
              </w:rPr>
            </w:pPr>
            <w:r w:rsidRPr="00323C34">
              <w:rPr>
                <w:bCs/>
              </w:rPr>
              <w:t>Field</w:t>
            </w:r>
          </w:p>
        </w:tc>
        <w:tc>
          <w:tcPr>
            <w:tcW w:w="0" w:type="auto"/>
            <w:hideMark/>
          </w:tcPr>
          <w:p w14:paraId="0AF140D2" w14:textId="77777777" w:rsidR="002C6A9F" w:rsidRPr="00323C34" w:rsidRDefault="002C6A9F" w:rsidP="002C6A9F">
            <w:pPr>
              <w:spacing w:after="160"/>
              <w:rPr>
                <w:bCs/>
              </w:rPr>
            </w:pPr>
            <w:r w:rsidRPr="00323C34">
              <w:rPr>
                <w:bCs/>
              </w:rPr>
              <w:t>Type</w:t>
            </w:r>
          </w:p>
        </w:tc>
        <w:tc>
          <w:tcPr>
            <w:tcW w:w="0" w:type="auto"/>
            <w:hideMark/>
          </w:tcPr>
          <w:p w14:paraId="6450750E" w14:textId="77777777" w:rsidR="002C6A9F" w:rsidRPr="00323C34" w:rsidRDefault="002C6A9F" w:rsidP="002C6A9F">
            <w:pPr>
              <w:spacing w:after="160"/>
              <w:rPr>
                <w:bCs/>
              </w:rPr>
            </w:pPr>
            <w:r w:rsidRPr="00323C34">
              <w:rPr>
                <w:bCs/>
              </w:rPr>
              <w:t>Mandatory</w:t>
            </w:r>
          </w:p>
        </w:tc>
        <w:tc>
          <w:tcPr>
            <w:tcW w:w="0" w:type="auto"/>
            <w:hideMark/>
          </w:tcPr>
          <w:p w14:paraId="7DA77FD6" w14:textId="77777777" w:rsidR="002C6A9F" w:rsidRPr="00323C34" w:rsidRDefault="002C6A9F" w:rsidP="002C6A9F">
            <w:pPr>
              <w:spacing w:after="160"/>
              <w:rPr>
                <w:bCs/>
              </w:rPr>
            </w:pPr>
            <w:r w:rsidRPr="00323C34">
              <w:rPr>
                <w:bCs/>
              </w:rPr>
              <w:t>Notes</w:t>
            </w:r>
          </w:p>
        </w:tc>
      </w:tr>
      <w:tr w:rsidR="00C62A87" w:rsidRPr="00323C34" w14:paraId="0E031A52" w14:textId="77777777" w:rsidTr="002C6A9F">
        <w:tc>
          <w:tcPr>
            <w:tcW w:w="0" w:type="auto"/>
            <w:hideMark/>
          </w:tcPr>
          <w:p w14:paraId="3B734FA6" w14:textId="77777777" w:rsidR="002C6A9F" w:rsidRPr="00323C34" w:rsidRDefault="002C6A9F" w:rsidP="002C6A9F">
            <w:pPr>
              <w:spacing w:after="160"/>
            </w:pPr>
            <w:r w:rsidRPr="00323C34">
              <w:t>SDC Property Damaged</w:t>
            </w:r>
          </w:p>
        </w:tc>
        <w:tc>
          <w:tcPr>
            <w:tcW w:w="0" w:type="auto"/>
            <w:hideMark/>
          </w:tcPr>
          <w:p w14:paraId="51C35757" w14:textId="77777777" w:rsidR="002C6A9F" w:rsidRPr="00323C34" w:rsidRDefault="002C6A9F" w:rsidP="002C6A9F">
            <w:pPr>
              <w:spacing w:after="160"/>
            </w:pPr>
            <w:r w:rsidRPr="00323C34">
              <w:t>Checkbox</w:t>
            </w:r>
          </w:p>
        </w:tc>
        <w:tc>
          <w:tcPr>
            <w:tcW w:w="0" w:type="auto"/>
            <w:hideMark/>
          </w:tcPr>
          <w:p w14:paraId="4DFA7BBF" w14:textId="77777777" w:rsidR="002C6A9F" w:rsidRPr="00323C34" w:rsidRDefault="002C6A9F" w:rsidP="002C6A9F">
            <w:pPr>
              <w:spacing w:after="160"/>
            </w:pPr>
            <w:r w:rsidRPr="00323C34">
              <w:t>No</w:t>
            </w:r>
          </w:p>
        </w:tc>
        <w:tc>
          <w:tcPr>
            <w:tcW w:w="0" w:type="auto"/>
            <w:hideMark/>
          </w:tcPr>
          <w:p w14:paraId="1D6A31BE" w14:textId="77777777" w:rsidR="002C6A9F" w:rsidRPr="00323C34" w:rsidRDefault="002C6A9F" w:rsidP="002C6A9F">
            <w:pPr>
              <w:spacing w:after="160"/>
            </w:pPr>
            <w:r w:rsidRPr="00323C34">
              <w:t>Indicates whether SDC-owned property was damaged in the incident</w:t>
            </w:r>
          </w:p>
        </w:tc>
      </w:tr>
      <w:tr w:rsidR="00C62A87" w:rsidRPr="00323C34" w14:paraId="794D6986" w14:textId="77777777" w:rsidTr="002C6A9F">
        <w:tc>
          <w:tcPr>
            <w:tcW w:w="0" w:type="auto"/>
            <w:hideMark/>
          </w:tcPr>
          <w:p w14:paraId="28157C87" w14:textId="77777777" w:rsidR="002C6A9F" w:rsidRPr="00323C34" w:rsidRDefault="002C6A9F" w:rsidP="002C6A9F">
            <w:pPr>
              <w:spacing w:after="160"/>
            </w:pPr>
            <w:r w:rsidRPr="00323C34">
              <w:t>Description</w:t>
            </w:r>
          </w:p>
        </w:tc>
        <w:tc>
          <w:tcPr>
            <w:tcW w:w="0" w:type="auto"/>
            <w:hideMark/>
          </w:tcPr>
          <w:p w14:paraId="5B571E7C" w14:textId="77777777" w:rsidR="002C6A9F" w:rsidRPr="00323C34" w:rsidRDefault="002C6A9F" w:rsidP="002C6A9F">
            <w:pPr>
              <w:spacing w:after="160"/>
            </w:pPr>
            <w:r w:rsidRPr="00323C34">
              <w:t>Text</w:t>
            </w:r>
          </w:p>
        </w:tc>
        <w:tc>
          <w:tcPr>
            <w:tcW w:w="0" w:type="auto"/>
            <w:hideMark/>
          </w:tcPr>
          <w:p w14:paraId="383953EA" w14:textId="77777777" w:rsidR="002C6A9F" w:rsidRPr="00323C34" w:rsidRDefault="002C6A9F" w:rsidP="002C6A9F">
            <w:pPr>
              <w:spacing w:after="160"/>
            </w:pPr>
            <w:r w:rsidRPr="00323C34">
              <w:t>No</w:t>
            </w:r>
          </w:p>
        </w:tc>
        <w:tc>
          <w:tcPr>
            <w:tcW w:w="0" w:type="auto"/>
            <w:hideMark/>
          </w:tcPr>
          <w:p w14:paraId="0A54FBD2" w14:textId="77777777" w:rsidR="002C6A9F" w:rsidRPr="00323C34" w:rsidRDefault="002C6A9F" w:rsidP="002C6A9F">
            <w:pPr>
              <w:spacing w:after="160"/>
            </w:pPr>
            <w:r w:rsidRPr="00323C34">
              <w:t>Description of damage where applicable</w:t>
            </w:r>
          </w:p>
        </w:tc>
      </w:tr>
    </w:tbl>
    <w:p w14:paraId="1B9884AF" w14:textId="131D7511" w:rsidR="002C6A9F" w:rsidRPr="00323C34" w:rsidRDefault="00162C8C" w:rsidP="003F4C8A">
      <w:pPr>
        <w:pStyle w:val="Heading4"/>
      </w:pPr>
      <w:r w:rsidRPr="00323C34">
        <w:t>Vehicles Involved</w:t>
      </w:r>
    </w:p>
    <w:tbl>
      <w:tblPr>
        <w:tblStyle w:val="SJ"/>
        <w:tblW w:w="0" w:type="auto"/>
        <w:tblLook w:val="04A0" w:firstRow="1" w:lastRow="0" w:firstColumn="1" w:lastColumn="0" w:noHBand="0" w:noVBand="1"/>
      </w:tblPr>
      <w:tblGrid>
        <w:gridCol w:w="2160"/>
        <w:gridCol w:w="1195"/>
        <w:gridCol w:w="1329"/>
        <w:gridCol w:w="4332"/>
      </w:tblGrid>
      <w:tr w:rsidR="00C62A87" w:rsidRPr="00323C34" w14:paraId="316C0412" w14:textId="77777777" w:rsidTr="00310AF6">
        <w:trPr>
          <w:cnfStyle w:val="100000000000" w:firstRow="1" w:lastRow="0" w:firstColumn="0" w:lastColumn="0" w:oddVBand="0" w:evenVBand="0" w:oddHBand="0" w:evenHBand="0" w:firstRowFirstColumn="0" w:firstRowLastColumn="0" w:lastRowFirstColumn="0" w:lastRowLastColumn="0"/>
        </w:trPr>
        <w:tc>
          <w:tcPr>
            <w:tcW w:w="0" w:type="auto"/>
            <w:hideMark/>
          </w:tcPr>
          <w:p w14:paraId="03793313" w14:textId="77777777" w:rsidR="00310AF6" w:rsidRPr="00323C34" w:rsidRDefault="00310AF6" w:rsidP="00310AF6">
            <w:pPr>
              <w:spacing w:after="160"/>
              <w:rPr>
                <w:bCs/>
              </w:rPr>
            </w:pPr>
            <w:r w:rsidRPr="00323C34">
              <w:rPr>
                <w:bCs/>
              </w:rPr>
              <w:t>Field</w:t>
            </w:r>
          </w:p>
        </w:tc>
        <w:tc>
          <w:tcPr>
            <w:tcW w:w="0" w:type="auto"/>
            <w:hideMark/>
          </w:tcPr>
          <w:p w14:paraId="5BA90D4F" w14:textId="77777777" w:rsidR="00310AF6" w:rsidRPr="00323C34" w:rsidRDefault="00310AF6" w:rsidP="00310AF6">
            <w:pPr>
              <w:spacing w:after="160"/>
              <w:rPr>
                <w:bCs/>
              </w:rPr>
            </w:pPr>
            <w:r w:rsidRPr="00323C34">
              <w:rPr>
                <w:bCs/>
              </w:rPr>
              <w:t>Type</w:t>
            </w:r>
          </w:p>
        </w:tc>
        <w:tc>
          <w:tcPr>
            <w:tcW w:w="0" w:type="auto"/>
            <w:hideMark/>
          </w:tcPr>
          <w:p w14:paraId="7F706C62" w14:textId="77777777" w:rsidR="00310AF6" w:rsidRPr="00323C34" w:rsidRDefault="00310AF6" w:rsidP="00310AF6">
            <w:pPr>
              <w:spacing w:after="160"/>
              <w:rPr>
                <w:bCs/>
              </w:rPr>
            </w:pPr>
            <w:r w:rsidRPr="00323C34">
              <w:rPr>
                <w:bCs/>
              </w:rPr>
              <w:t>Mandatory</w:t>
            </w:r>
          </w:p>
        </w:tc>
        <w:tc>
          <w:tcPr>
            <w:tcW w:w="0" w:type="auto"/>
            <w:hideMark/>
          </w:tcPr>
          <w:p w14:paraId="16FADFE5" w14:textId="77777777" w:rsidR="00310AF6" w:rsidRPr="00323C34" w:rsidRDefault="00310AF6" w:rsidP="00310AF6">
            <w:pPr>
              <w:spacing w:after="160"/>
              <w:rPr>
                <w:bCs/>
              </w:rPr>
            </w:pPr>
            <w:r w:rsidRPr="00323C34">
              <w:rPr>
                <w:bCs/>
              </w:rPr>
              <w:t>Notes</w:t>
            </w:r>
          </w:p>
        </w:tc>
      </w:tr>
      <w:tr w:rsidR="00C62A87" w:rsidRPr="00323C34" w14:paraId="020E16E2" w14:textId="77777777" w:rsidTr="00310AF6">
        <w:tc>
          <w:tcPr>
            <w:tcW w:w="0" w:type="auto"/>
            <w:hideMark/>
          </w:tcPr>
          <w:p w14:paraId="17E50301" w14:textId="77777777" w:rsidR="00310AF6" w:rsidRPr="00323C34" w:rsidRDefault="00310AF6" w:rsidP="00310AF6">
            <w:pPr>
              <w:spacing w:after="160"/>
            </w:pPr>
            <w:r w:rsidRPr="00323C34">
              <w:t>SDC Vehicle Involved</w:t>
            </w:r>
          </w:p>
        </w:tc>
        <w:tc>
          <w:tcPr>
            <w:tcW w:w="0" w:type="auto"/>
            <w:hideMark/>
          </w:tcPr>
          <w:p w14:paraId="47B0F662" w14:textId="77777777" w:rsidR="00310AF6" w:rsidRPr="00323C34" w:rsidRDefault="00310AF6" w:rsidP="00310AF6">
            <w:pPr>
              <w:spacing w:after="160"/>
            </w:pPr>
            <w:r w:rsidRPr="00323C34">
              <w:t>Checkbox</w:t>
            </w:r>
          </w:p>
        </w:tc>
        <w:tc>
          <w:tcPr>
            <w:tcW w:w="0" w:type="auto"/>
            <w:hideMark/>
          </w:tcPr>
          <w:p w14:paraId="6AE8F034" w14:textId="77777777" w:rsidR="00310AF6" w:rsidRPr="00323C34" w:rsidRDefault="00310AF6" w:rsidP="00310AF6">
            <w:pPr>
              <w:spacing w:after="160"/>
            </w:pPr>
            <w:r w:rsidRPr="00323C34">
              <w:t>No</w:t>
            </w:r>
          </w:p>
        </w:tc>
        <w:tc>
          <w:tcPr>
            <w:tcW w:w="0" w:type="auto"/>
            <w:hideMark/>
          </w:tcPr>
          <w:p w14:paraId="0553FC98" w14:textId="77777777" w:rsidR="00310AF6" w:rsidRPr="00323C34" w:rsidRDefault="00310AF6" w:rsidP="00310AF6">
            <w:pPr>
              <w:spacing w:after="160"/>
            </w:pPr>
            <w:r w:rsidRPr="00323C34">
              <w:t>Indicates whether an SDC-owned vehicle was involved</w:t>
            </w:r>
          </w:p>
        </w:tc>
      </w:tr>
      <w:tr w:rsidR="00C62A87" w:rsidRPr="00323C34" w14:paraId="24F8502C" w14:textId="77777777" w:rsidTr="00310AF6">
        <w:tc>
          <w:tcPr>
            <w:tcW w:w="0" w:type="auto"/>
            <w:hideMark/>
          </w:tcPr>
          <w:p w14:paraId="71909066" w14:textId="77777777" w:rsidR="00310AF6" w:rsidRPr="00323C34" w:rsidRDefault="00310AF6" w:rsidP="00310AF6">
            <w:pPr>
              <w:spacing w:after="160"/>
            </w:pPr>
            <w:r w:rsidRPr="00323C34">
              <w:t>Vehicle Model</w:t>
            </w:r>
          </w:p>
        </w:tc>
        <w:tc>
          <w:tcPr>
            <w:tcW w:w="0" w:type="auto"/>
            <w:hideMark/>
          </w:tcPr>
          <w:p w14:paraId="52009104" w14:textId="77777777" w:rsidR="00310AF6" w:rsidRPr="00323C34" w:rsidRDefault="00310AF6" w:rsidP="00310AF6">
            <w:pPr>
              <w:spacing w:after="160"/>
            </w:pPr>
            <w:r w:rsidRPr="00323C34">
              <w:t>Text</w:t>
            </w:r>
          </w:p>
        </w:tc>
        <w:tc>
          <w:tcPr>
            <w:tcW w:w="0" w:type="auto"/>
            <w:hideMark/>
          </w:tcPr>
          <w:p w14:paraId="7AC82FE0" w14:textId="77777777" w:rsidR="00310AF6" w:rsidRPr="00323C34" w:rsidRDefault="00310AF6" w:rsidP="00310AF6">
            <w:pPr>
              <w:spacing w:after="160"/>
            </w:pPr>
            <w:r w:rsidRPr="00323C34">
              <w:t>No</w:t>
            </w:r>
          </w:p>
        </w:tc>
        <w:tc>
          <w:tcPr>
            <w:tcW w:w="0" w:type="auto"/>
            <w:hideMark/>
          </w:tcPr>
          <w:p w14:paraId="6CE19404" w14:textId="77777777" w:rsidR="00310AF6" w:rsidRPr="00323C34" w:rsidRDefault="00310AF6" w:rsidP="00310AF6">
            <w:pPr>
              <w:spacing w:after="160"/>
            </w:pPr>
          </w:p>
        </w:tc>
      </w:tr>
      <w:tr w:rsidR="00C62A87" w:rsidRPr="00323C34" w14:paraId="6AFBD5BE" w14:textId="77777777" w:rsidTr="00310AF6">
        <w:tc>
          <w:tcPr>
            <w:tcW w:w="0" w:type="auto"/>
            <w:hideMark/>
          </w:tcPr>
          <w:p w14:paraId="65285F0E" w14:textId="77777777" w:rsidR="00310AF6" w:rsidRPr="00323C34" w:rsidRDefault="00310AF6" w:rsidP="00310AF6">
            <w:pPr>
              <w:spacing w:after="160"/>
            </w:pPr>
            <w:r w:rsidRPr="00323C34">
              <w:t>Vehicle Number</w:t>
            </w:r>
          </w:p>
        </w:tc>
        <w:tc>
          <w:tcPr>
            <w:tcW w:w="0" w:type="auto"/>
            <w:hideMark/>
          </w:tcPr>
          <w:p w14:paraId="58D38955" w14:textId="77777777" w:rsidR="00310AF6" w:rsidRPr="00323C34" w:rsidRDefault="00310AF6" w:rsidP="00310AF6">
            <w:pPr>
              <w:spacing w:after="160"/>
            </w:pPr>
            <w:r w:rsidRPr="00323C34">
              <w:t>Text</w:t>
            </w:r>
          </w:p>
        </w:tc>
        <w:tc>
          <w:tcPr>
            <w:tcW w:w="0" w:type="auto"/>
            <w:hideMark/>
          </w:tcPr>
          <w:p w14:paraId="46485546" w14:textId="77777777" w:rsidR="00310AF6" w:rsidRPr="00323C34" w:rsidRDefault="00310AF6" w:rsidP="00310AF6">
            <w:pPr>
              <w:spacing w:after="160"/>
            </w:pPr>
            <w:r w:rsidRPr="00323C34">
              <w:t>No</w:t>
            </w:r>
          </w:p>
        </w:tc>
        <w:tc>
          <w:tcPr>
            <w:tcW w:w="0" w:type="auto"/>
            <w:hideMark/>
          </w:tcPr>
          <w:p w14:paraId="5FFC3EA3" w14:textId="77777777" w:rsidR="00310AF6" w:rsidRPr="00323C34" w:rsidRDefault="00310AF6" w:rsidP="00310AF6">
            <w:pPr>
              <w:spacing w:after="160"/>
            </w:pPr>
          </w:p>
        </w:tc>
      </w:tr>
      <w:tr w:rsidR="00C62A87" w:rsidRPr="00323C34" w14:paraId="1587C443" w14:textId="77777777" w:rsidTr="00310AF6">
        <w:tc>
          <w:tcPr>
            <w:tcW w:w="0" w:type="auto"/>
            <w:hideMark/>
          </w:tcPr>
          <w:p w14:paraId="5A43D4C1" w14:textId="77777777" w:rsidR="00310AF6" w:rsidRPr="00323C34" w:rsidRDefault="00310AF6" w:rsidP="00310AF6">
            <w:pPr>
              <w:spacing w:after="160"/>
            </w:pPr>
            <w:r w:rsidRPr="00323C34">
              <w:t>Driver Name</w:t>
            </w:r>
          </w:p>
        </w:tc>
        <w:tc>
          <w:tcPr>
            <w:tcW w:w="0" w:type="auto"/>
            <w:hideMark/>
          </w:tcPr>
          <w:p w14:paraId="7745DE54" w14:textId="77777777" w:rsidR="00310AF6" w:rsidRPr="00323C34" w:rsidRDefault="00310AF6" w:rsidP="00310AF6">
            <w:pPr>
              <w:spacing w:after="160"/>
            </w:pPr>
            <w:r w:rsidRPr="00323C34">
              <w:t>Text</w:t>
            </w:r>
          </w:p>
        </w:tc>
        <w:tc>
          <w:tcPr>
            <w:tcW w:w="0" w:type="auto"/>
            <w:hideMark/>
          </w:tcPr>
          <w:p w14:paraId="4E6F4423" w14:textId="77777777" w:rsidR="00310AF6" w:rsidRPr="00323C34" w:rsidRDefault="00310AF6" w:rsidP="00310AF6">
            <w:pPr>
              <w:spacing w:after="160"/>
            </w:pPr>
            <w:r w:rsidRPr="00323C34">
              <w:t>No</w:t>
            </w:r>
          </w:p>
        </w:tc>
        <w:tc>
          <w:tcPr>
            <w:tcW w:w="0" w:type="auto"/>
            <w:hideMark/>
          </w:tcPr>
          <w:p w14:paraId="1D95C3DD" w14:textId="77777777" w:rsidR="00310AF6" w:rsidRPr="00323C34" w:rsidRDefault="00310AF6" w:rsidP="00310AF6">
            <w:pPr>
              <w:spacing w:after="160"/>
            </w:pPr>
          </w:p>
        </w:tc>
      </w:tr>
      <w:tr w:rsidR="00C62A87" w:rsidRPr="00323C34" w14:paraId="6E065031" w14:textId="77777777" w:rsidTr="00310AF6">
        <w:tc>
          <w:tcPr>
            <w:tcW w:w="0" w:type="auto"/>
            <w:hideMark/>
          </w:tcPr>
          <w:p w14:paraId="1481030D" w14:textId="77777777" w:rsidR="00310AF6" w:rsidRPr="00323C34" w:rsidRDefault="00310AF6" w:rsidP="00310AF6">
            <w:pPr>
              <w:spacing w:after="160"/>
            </w:pPr>
            <w:r w:rsidRPr="00323C34">
              <w:t>Driver Contact Number</w:t>
            </w:r>
          </w:p>
        </w:tc>
        <w:tc>
          <w:tcPr>
            <w:tcW w:w="0" w:type="auto"/>
            <w:hideMark/>
          </w:tcPr>
          <w:p w14:paraId="345ED2DB" w14:textId="77777777" w:rsidR="00310AF6" w:rsidRPr="00323C34" w:rsidRDefault="00310AF6" w:rsidP="00310AF6">
            <w:pPr>
              <w:spacing w:after="160"/>
            </w:pPr>
            <w:r w:rsidRPr="00323C34">
              <w:t>Text</w:t>
            </w:r>
          </w:p>
        </w:tc>
        <w:tc>
          <w:tcPr>
            <w:tcW w:w="0" w:type="auto"/>
            <w:hideMark/>
          </w:tcPr>
          <w:p w14:paraId="34CBD9D3" w14:textId="77777777" w:rsidR="00310AF6" w:rsidRPr="00323C34" w:rsidRDefault="00310AF6" w:rsidP="00310AF6">
            <w:pPr>
              <w:spacing w:after="160"/>
            </w:pPr>
            <w:r w:rsidRPr="00323C34">
              <w:t>No</w:t>
            </w:r>
          </w:p>
        </w:tc>
        <w:tc>
          <w:tcPr>
            <w:tcW w:w="0" w:type="auto"/>
            <w:hideMark/>
          </w:tcPr>
          <w:p w14:paraId="0B704B52" w14:textId="77777777" w:rsidR="00310AF6" w:rsidRPr="00323C34" w:rsidRDefault="00310AF6" w:rsidP="00310AF6">
            <w:pPr>
              <w:spacing w:after="160"/>
            </w:pPr>
          </w:p>
        </w:tc>
      </w:tr>
      <w:tr w:rsidR="00C62A87" w:rsidRPr="00323C34" w14:paraId="454FAD5E" w14:textId="77777777" w:rsidTr="00310AF6">
        <w:tc>
          <w:tcPr>
            <w:tcW w:w="0" w:type="auto"/>
            <w:hideMark/>
          </w:tcPr>
          <w:p w14:paraId="033F6BFA" w14:textId="77777777" w:rsidR="00310AF6" w:rsidRPr="00323C34" w:rsidRDefault="00310AF6" w:rsidP="00310AF6">
            <w:pPr>
              <w:spacing w:after="160"/>
            </w:pPr>
            <w:r w:rsidRPr="00323C34">
              <w:t>Driving Licence Number</w:t>
            </w:r>
          </w:p>
        </w:tc>
        <w:tc>
          <w:tcPr>
            <w:tcW w:w="0" w:type="auto"/>
            <w:hideMark/>
          </w:tcPr>
          <w:p w14:paraId="331E192F" w14:textId="77777777" w:rsidR="00310AF6" w:rsidRPr="00323C34" w:rsidRDefault="00310AF6" w:rsidP="00310AF6">
            <w:pPr>
              <w:spacing w:after="160"/>
            </w:pPr>
            <w:r w:rsidRPr="00323C34">
              <w:t>Text</w:t>
            </w:r>
          </w:p>
        </w:tc>
        <w:tc>
          <w:tcPr>
            <w:tcW w:w="0" w:type="auto"/>
            <w:hideMark/>
          </w:tcPr>
          <w:p w14:paraId="24B8DEDE" w14:textId="77777777" w:rsidR="00310AF6" w:rsidRPr="00323C34" w:rsidRDefault="00310AF6" w:rsidP="00310AF6">
            <w:pPr>
              <w:spacing w:after="160"/>
            </w:pPr>
            <w:r w:rsidRPr="00323C34">
              <w:t>No</w:t>
            </w:r>
          </w:p>
        </w:tc>
        <w:tc>
          <w:tcPr>
            <w:tcW w:w="0" w:type="auto"/>
            <w:hideMark/>
          </w:tcPr>
          <w:p w14:paraId="634ABD5E" w14:textId="77777777" w:rsidR="00310AF6" w:rsidRPr="00323C34" w:rsidRDefault="00310AF6" w:rsidP="00310AF6">
            <w:pPr>
              <w:spacing w:after="160"/>
            </w:pPr>
          </w:p>
        </w:tc>
      </w:tr>
      <w:tr w:rsidR="00C62A87" w:rsidRPr="00323C34" w14:paraId="220379C8" w14:textId="77777777" w:rsidTr="00310AF6">
        <w:tc>
          <w:tcPr>
            <w:tcW w:w="0" w:type="auto"/>
            <w:hideMark/>
          </w:tcPr>
          <w:p w14:paraId="1CBAD068" w14:textId="77777777" w:rsidR="00310AF6" w:rsidRPr="00323C34" w:rsidRDefault="00310AF6" w:rsidP="00310AF6">
            <w:pPr>
              <w:spacing w:after="160"/>
            </w:pPr>
            <w:r w:rsidRPr="00323C34">
              <w:t>Driver Address</w:t>
            </w:r>
          </w:p>
        </w:tc>
        <w:tc>
          <w:tcPr>
            <w:tcW w:w="0" w:type="auto"/>
            <w:hideMark/>
          </w:tcPr>
          <w:p w14:paraId="45D9F6C7" w14:textId="77777777" w:rsidR="00310AF6" w:rsidRPr="00323C34" w:rsidRDefault="00310AF6" w:rsidP="00310AF6">
            <w:pPr>
              <w:spacing w:after="160"/>
            </w:pPr>
            <w:r w:rsidRPr="00323C34">
              <w:t>Text</w:t>
            </w:r>
          </w:p>
        </w:tc>
        <w:tc>
          <w:tcPr>
            <w:tcW w:w="0" w:type="auto"/>
            <w:hideMark/>
          </w:tcPr>
          <w:p w14:paraId="55DD17B1" w14:textId="77777777" w:rsidR="00310AF6" w:rsidRPr="00323C34" w:rsidRDefault="00310AF6" w:rsidP="00310AF6">
            <w:pPr>
              <w:spacing w:after="160"/>
            </w:pPr>
            <w:r w:rsidRPr="00323C34">
              <w:t>No</w:t>
            </w:r>
          </w:p>
        </w:tc>
        <w:tc>
          <w:tcPr>
            <w:tcW w:w="0" w:type="auto"/>
            <w:hideMark/>
          </w:tcPr>
          <w:p w14:paraId="1DE2D49E" w14:textId="77777777" w:rsidR="00310AF6" w:rsidRPr="00323C34" w:rsidRDefault="00310AF6" w:rsidP="00310AF6">
            <w:pPr>
              <w:spacing w:after="160"/>
            </w:pPr>
          </w:p>
        </w:tc>
      </w:tr>
      <w:tr w:rsidR="00C62A87" w:rsidRPr="00323C34" w14:paraId="3047C347" w14:textId="77777777" w:rsidTr="00310AF6">
        <w:tc>
          <w:tcPr>
            <w:tcW w:w="0" w:type="auto"/>
            <w:hideMark/>
          </w:tcPr>
          <w:p w14:paraId="7A63B2F6" w14:textId="77777777" w:rsidR="00310AF6" w:rsidRPr="00323C34" w:rsidRDefault="00310AF6" w:rsidP="00310AF6">
            <w:pPr>
              <w:spacing w:after="160"/>
            </w:pPr>
            <w:r w:rsidRPr="00323C34">
              <w:t>Remarks</w:t>
            </w:r>
          </w:p>
        </w:tc>
        <w:tc>
          <w:tcPr>
            <w:tcW w:w="0" w:type="auto"/>
            <w:hideMark/>
          </w:tcPr>
          <w:p w14:paraId="5DD5883E" w14:textId="77777777" w:rsidR="00310AF6" w:rsidRPr="00323C34" w:rsidRDefault="00310AF6" w:rsidP="00310AF6">
            <w:pPr>
              <w:spacing w:after="160"/>
            </w:pPr>
            <w:r w:rsidRPr="00323C34">
              <w:t>Text</w:t>
            </w:r>
          </w:p>
        </w:tc>
        <w:tc>
          <w:tcPr>
            <w:tcW w:w="0" w:type="auto"/>
            <w:hideMark/>
          </w:tcPr>
          <w:p w14:paraId="63D89C8C" w14:textId="77777777" w:rsidR="00310AF6" w:rsidRPr="00323C34" w:rsidRDefault="00310AF6" w:rsidP="00310AF6">
            <w:pPr>
              <w:spacing w:after="160"/>
            </w:pPr>
            <w:r w:rsidRPr="00323C34">
              <w:t>No</w:t>
            </w:r>
          </w:p>
        </w:tc>
        <w:tc>
          <w:tcPr>
            <w:tcW w:w="0" w:type="auto"/>
            <w:hideMark/>
          </w:tcPr>
          <w:p w14:paraId="07FA8187" w14:textId="77777777" w:rsidR="00310AF6" w:rsidRPr="00323C34" w:rsidRDefault="00310AF6" w:rsidP="00310AF6">
            <w:pPr>
              <w:spacing w:after="160"/>
            </w:pPr>
          </w:p>
        </w:tc>
      </w:tr>
    </w:tbl>
    <w:p w14:paraId="321CC146" w14:textId="76967E08" w:rsidR="00186693" w:rsidRPr="00323C34" w:rsidRDefault="00186693" w:rsidP="006C258F">
      <w:pPr>
        <w:pStyle w:val="Heading3"/>
      </w:pPr>
      <w:bookmarkStart w:id="297" w:name="_Toc232496800"/>
      <w:r w:rsidRPr="00323C34">
        <w:lastRenderedPageBreak/>
        <w:t>Personal Injuries</w:t>
      </w:r>
      <w:bookmarkEnd w:id="297"/>
    </w:p>
    <w:tbl>
      <w:tblPr>
        <w:tblStyle w:val="SJ"/>
        <w:tblW w:w="0" w:type="auto"/>
        <w:tblLook w:val="04A0" w:firstRow="1" w:lastRow="0" w:firstColumn="1" w:lastColumn="0" w:noHBand="0" w:noVBand="1"/>
      </w:tblPr>
      <w:tblGrid>
        <w:gridCol w:w="1813"/>
        <w:gridCol w:w="1461"/>
        <w:gridCol w:w="1329"/>
        <w:gridCol w:w="4413"/>
      </w:tblGrid>
      <w:tr w:rsidR="00C62A87" w:rsidRPr="00323C34" w14:paraId="0023E4B3" w14:textId="77777777" w:rsidTr="00310AF6">
        <w:trPr>
          <w:cnfStyle w:val="100000000000" w:firstRow="1" w:lastRow="0" w:firstColumn="0" w:lastColumn="0" w:oddVBand="0" w:evenVBand="0" w:oddHBand="0" w:evenHBand="0" w:firstRowFirstColumn="0" w:firstRowLastColumn="0" w:lastRowFirstColumn="0" w:lastRowLastColumn="0"/>
        </w:trPr>
        <w:tc>
          <w:tcPr>
            <w:tcW w:w="0" w:type="auto"/>
            <w:hideMark/>
          </w:tcPr>
          <w:p w14:paraId="4E214FA6" w14:textId="77777777" w:rsidR="00310AF6" w:rsidRPr="00323C34" w:rsidRDefault="00310AF6" w:rsidP="00310AF6">
            <w:pPr>
              <w:spacing w:after="160"/>
              <w:rPr>
                <w:bCs/>
              </w:rPr>
            </w:pPr>
            <w:r w:rsidRPr="00323C34">
              <w:rPr>
                <w:bCs/>
              </w:rPr>
              <w:t>Field</w:t>
            </w:r>
          </w:p>
        </w:tc>
        <w:tc>
          <w:tcPr>
            <w:tcW w:w="0" w:type="auto"/>
            <w:hideMark/>
          </w:tcPr>
          <w:p w14:paraId="6EF96127" w14:textId="77777777" w:rsidR="00310AF6" w:rsidRPr="00323C34" w:rsidRDefault="00310AF6" w:rsidP="00310AF6">
            <w:pPr>
              <w:spacing w:after="160"/>
              <w:rPr>
                <w:bCs/>
              </w:rPr>
            </w:pPr>
            <w:r w:rsidRPr="00323C34">
              <w:rPr>
                <w:bCs/>
              </w:rPr>
              <w:t>Type</w:t>
            </w:r>
          </w:p>
        </w:tc>
        <w:tc>
          <w:tcPr>
            <w:tcW w:w="0" w:type="auto"/>
            <w:hideMark/>
          </w:tcPr>
          <w:p w14:paraId="70110ACE" w14:textId="77777777" w:rsidR="00310AF6" w:rsidRPr="00323C34" w:rsidRDefault="00310AF6" w:rsidP="00310AF6">
            <w:pPr>
              <w:spacing w:after="160"/>
              <w:rPr>
                <w:bCs/>
              </w:rPr>
            </w:pPr>
            <w:r w:rsidRPr="00323C34">
              <w:rPr>
                <w:bCs/>
              </w:rPr>
              <w:t>Mandatory</w:t>
            </w:r>
          </w:p>
        </w:tc>
        <w:tc>
          <w:tcPr>
            <w:tcW w:w="0" w:type="auto"/>
            <w:hideMark/>
          </w:tcPr>
          <w:p w14:paraId="58D86191" w14:textId="77777777" w:rsidR="00310AF6" w:rsidRPr="00323C34" w:rsidRDefault="00310AF6" w:rsidP="00310AF6">
            <w:pPr>
              <w:spacing w:after="160"/>
              <w:rPr>
                <w:bCs/>
              </w:rPr>
            </w:pPr>
            <w:r w:rsidRPr="00323C34">
              <w:rPr>
                <w:bCs/>
              </w:rPr>
              <w:t>Notes</w:t>
            </w:r>
          </w:p>
        </w:tc>
      </w:tr>
      <w:tr w:rsidR="00C62A87" w:rsidRPr="00323C34" w14:paraId="41729928" w14:textId="77777777" w:rsidTr="00310AF6">
        <w:tc>
          <w:tcPr>
            <w:tcW w:w="0" w:type="auto"/>
            <w:hideMark/>
          </w:tcPr>
          <w:p w14:paraId="7C096584" w14:textId="77777777" w:rsidR="00310AF6" w:rsidRPr="00323C34" w:rsidRDefault="00310AF6" w:rsidP="00310AF6">
            <w:pPr>
              <w:spacing w:after="160"/>
            </w:pPr>
            <w:r w:rsidRPr="00323C34">
              <w:t>Name</w:t>
            </w:r>
          </w:p>
        </w:tc>
        <w:tc>
          <w:tcPr>
            <w:tcW w:w="0" w:type="auto"/>
            <w:hideMark/>
          </w:tcPr>
          <w:p w14:paraId="0F886587" w14:textId="77777777" w:rsidR="00310AF6" w:rsidRPr="00323C34" w:rsidRDefault="00310AF6" w:rsidP="00310AF6">
            <w:pPr>
              <w:spacing w:after="160"/>
            </w:pPr>
            <w:r w:rsidRPr="00323C34">
              <w:t>Text</w:t>
            </w:r>
          </w:p>
        </w:tc>
        <w:tc>
          <w:tcPr>
            <w:tcW w:w="0" w:type="auto"/>
            <w:hideMark/>
          </w:tcPr>
          <w:p w14:paraId="7EABB58B" w14:textId="77777777" w:rsidR="00310AF6" w:rsidRPr="00323C34" w:rsidRDefault="00310AF6" w:rsidP="00310AF6">
            <w:pPr>
              <w:spacing w:after="160"/>
            </w:pPr>
            <w:r w:rsidRPr="00323C34">
              <w:t>No</w:t>
            </w:r>
          </w:p>
        </w:tc>
        <w:tc>
          <w:tcPr>
            <w:tcW w:w="0" w:type="auto"/>
            <w:hideMark/>
          </w:tcPr>
          <w:p w14:paraId="1C609CF8" w14:textId="77777777" w:rsidR="00310AF6" w:rsidRPr="00323C34" w:rsidRDefault="00310AF6" w:rsidP="00310AF6">
            <w:pPr>
              <w:spacing w:after="160"/>
            </w:pPr>
          </w:p>
        </w:tc>
      </w:tr>
      <w:tr w:rsidR="00C62A87" w:rsidRPr="00323C34" w14:paraId="77BEE5B5" w14:textId="77777777" w:rsidTr="00310AF6">
        <w:tc>
          <w:tcPr>
            <w:tcW w:w="0" w:type="auto"/>
            <w:hideMark/>
          </w:tcPr>
          <w:p w14:paraId="646A5CCF" w14:textId="77777777" w:rsidR="00310AF6" w:rsidRPr="00323C34" w:rsidRDefault="00310AF6" w:rsidP="00310AF6">
            <w:pPr>
              <w:spacing w:after="160"/>
            </w:pPr>
            <w:r w:rsidRPr="00323C34">
              <w:t>Address</w:t>
            </w:r>
          </w:p>
        </w:tc>
        <w:tc>
          <w:tcPr>
            <w:tcW w:w="0" w:type="auto"/>
            <w:hideMark/>
          </w:tcPr>
          <w:p w14:paraId="5F7763C3" w14:textId="77777777" w:rsidR="00310AF6" w:rsidRPr="00323C34" w:rsidRDefault="00310AF6" w:rsidP="00310AF6">
            <w:pPr>
              <w:spacing w:after="160"/>
            </w:pPr>
            <w:r w:rsidRPr="00323C34">
              <w:t>Text</w:t>
            </w:r>
          </w:p>
        </w:tc>
        <w:tc>
          <w:tcPr>
            <w:tcW w:w="0" w:type="auto"/>
            <w:hideMark/>
          </w:tcPr>
          <w:p w14:paraId="023B25A2" w14:textId="77777777" w:rsidR="00310AF6" w:rsidRPr="00323C34" w:rsidRDefault="00310AF6" w:rsidP="00310AF6">
            <w:pPr>
              <w:spacing w:after="160"/>
            </w:pPr>
            <w:r w:rsidRPr="00323C34">
              <w:t>No</w:t>
            </w:r>
          </w:p>
        </w:tc>
        <w:tc>
          <w:tcPr>
            <w:tcW w:w="0" w:type="auto"/>
            <w:hideMark/>
          </w:tcPr>
          <w:p w14:paraId="321F59A5" w14:textId="77777777" w:rsidR="00310AF6" w:rsidRPr="00323C34" w:rsidRDefault="00310AF6" w:rsidP="00310AF6">
            <w:pPr>
              <w:spacing w:after="160"/>
            </w:pPr>
          </w:p>
        </w:tc>
      </w:tr>
      <w:tr w:rsidR="00C62A87" w:rsidRPr="00323C34" w14:paraId="34C44F2C" w14:textId="77777777" w:rsidTr="00310AF6">
        <w:tc>
          <w:tcPr>
            <w:tcW w:w="0" w:type="auto"/>
            <w:hideMark/>
          </w:tcPr>
          <w:p w14:paraId="717F4EA1" w14:textId="77777777" w:rsidR="00310AF6" w:rsidRPr="00323C34" w:rsidRDefault="00310AF6" w:rsidP="00310AF6">
            <w:pPr>
              <w:spacing w:after="160"/>
            </w:pPr>
            <w:r w:rsidRPr="00323C34">
              <w:t>Age</w:t>
            </w:r>
          </w:p>
        </w:tc>
        <w:tc>
          <w:tcPr>
            <w:tcW w:w="0" w:type="auto"/>
            <w:hideMark/>
          </w:tcPr>
          <w:p w14:paraId="3BF87CAF" w14:textId="77777777" w:rsidR="00310AF6" w:rsidRPr="00323C34" w:rsidRDefault="00310AF6" w:rsidP="00310AF6">
            <w:pPr>
              <w:spacing w:after="160"/>
            </w:pPr>
            <w:r w:rsidRPr="00323C34">
              <w:t>Number</w:t>
            </w:r>
          </w:p>
        </w:tc>
        <w:tc>
          <w:tcPr>
            <w:tcW w:w="0" w:type="auto"/>
            <w:hideMark/>
          </w:tcPr>
          <w:p w14:paraId="46D42BB4" w14:textId="77777777" w:rsidR="00310AF6" w:rsidRPr="00323C34" w:rsidRDefault="00310AF6" w:rsidP="00310AF6">
            <w:pPr>
              <w:spacing w:after="160"/>
            </w:pPr>
            <w:r w:rsidRPr="00323C34">
              <w:t>No</w:t>
            </w:r>
          </w:p>
        </w:tc>
        <w:tc>
          <w:tcPr>
            <w:tcW w:w="0" w:type="auto"/>
            <w:hideMark/>
          </w:tcPr>
          <w:p w14:paraId="549D61F8" w14:textId="77777777" w:rsidR="00310AF6" w:rsidRPr="00323C34" w:rsidRDefault="00310AF6" w:rsidP="00310AF6">
            <w:pPr>
              <w:spacing w:after="160"/>
            </w:pPr>
          </w:p>
        </w:tc>
      </w:tr>
      <w:tr w:rsidR="00C62A87" w:rsidRPr="00323C34" w14:paraId="64133E7D" w14:textId="77777777" w:rsidTr="00310AF6">
        <w:tc>
          <w:tcPr>
            <w:tcW w:w="0" w:type="auto"/>
            <w:hideMark/>
          </w:tcPr>
          <w:p w14:paraId="6A1E09EC" w14:textId="77777777" w:rsidR="00310AF6" w:rsidRPr="00323C34" w:rsidRDefault="00310AF6" w:rsidP="00310AF6">
            <w:pPr>
              <w:spacing w:after="160"/>
            </w:pPr>
            <w:r w:rsidRPr="00323C34">
              <w:t>Gender</w:t>
            </w:r>
          </w:p>
        </w:tc>
        <w:tc>
          <w:tcPr>
            <w:tcW w:w="0" w:type="auto"/>
            <w:hideMark/>
          </w:tcPr>
          <w:p w14:paraId="1D6F92C1" w14:textId="77777777" w:rsidR="00310AF6" w:rsidRPr="00323C34" w:rsidRDefault="00310AF6" w:rsidP="00310AF6">
            <w:pPr>
              <w:spacing w:after="160"/>
            </w:pPr>
            <w:r w:rsidRPr="00323C34">
              <w:t>Dropdown</w:t>
            </w:r>
          </w:p>
        </w:tc>
        <w:tc>
          <w:tcPr>
            <w:tcW w:w="0" w:type="auto"/>
            <w:hideMark/>
          </w:tcPr>
          <w:p w14:paraId="5C5DBECB" w14:textId="77777777" w:rsidR="00310AF6" w:rsidRPr="00323C34" w:rsidRDefault="00310AF6" w:rsidP="00310AF6">
            <w:pPr>
              <w:spacing w:after="160"/>
            </w:pPr>
            <w:r w:rsidRPr="00323C34">
              <w:t>No</w:t>
            </w:r>
          </w:p>
        </w:tc>
        <w:tc>
          <w:tcPr>
            <w:tcW w:w="0" w:type="auto"/>
            <w:hideMark/>
          </w:tcPr>
          <w:p w14:paraId="136D52EE" w14:textId="77777777" w:rsidR="00310AF6" w:rsidRPr="00323C34" w:rsidRDefault="00310AF6" w:rsidP="00310AF6">
            <w:pPr>
              <w:spacing w:after="160"/>
            </w:pPr>
          </w:p>
        </w:tc>
      </w:tr>
      <w:tr w:rsidR="00C62A87" w:rsidRPr="00323C34" w14:paraId="49C8D908" w14:textId="77777777" w:rsidTr="00310AF6">
        <w:tc>
          <w:tcPr>
            <w:tcW w:w="0" w:type="auto"/>
            <w:hideMark/>
          </w:tcPr>
          <w:p w14:paraId="51512CEE" w14:textId="77777777" w:rsidR="00310AF6" w:rsidRPr="00323C34" w:rsidRDefault="00310AF6" w:rsidP="00310AF6">
            <w:pPr>
              <w:spacing w:after="160"/>
            </w:pPr>
            <w:r w:rsidRPr="00323C34">
              <w:t>Contact Number</w:t>
            </w:r>
          </w:p>
        </w:tc>
        <w:tc>
          <w:tcPr>
            <w:tcW w:w="0" w:type="auto"/>
            <w:hideMark/>
          </w:tcPr>
          <w:p w14:paraId="32359967" w14:textId="77777777" w:rsidR="00310AF6" w:rsidRPr="00323C34" w:rsidRDefault="00310AF6" w:rsidP="00310AF6">
            <w:pPr>
              <w:spacing w:after="160"/>
            </w:pPr>
            <w:r w:rsidRPr="00323C34">
              <w:t>Text</w:t>
            </w:r>
          </w:p>
        </w:tc>
        <w:tc>
          <w:tcPr>
            <w:tcW w:w="0" w:type="auto"/>
            <w:hideMark/>
          </w:tcPr>
          <w:p w14:paraId="4D4AD052" w14:textId="77777777" w:rsidR="00310AF6" w:rsidRPr="00323C34" w:rsidRDefault="00310AF6" w:rsidP="00310AF6">
            <w:pPr>
              <w:spacing w:after="160"/>
            </w:pPr>
            <w:r w:rsidRPr="00323C34">
              <w:t>No</w:t>
            </w:r>
          </w:p>
        </w:tc>
        <w:tc>
          <w:tcPr>
            <w:tcW w:w="0" w:type="auto"/>
            <w:hideMark/>
          </w:tcPr>
          <w:p w14:paraId="4A26B3B4" w14:textId="77777777" w:rsidR="00310AF6" w:rsidRPr="00323C34" w:rsidRDefault="00310AF6" w:rsidP="00310AF6">
            <w:pPr>
              <w:spacing w:after="160"/>
            </w:pPr>
          </w:p>
        </w:tc>
      </w:tr>
      <w:tr w:rsidR="00C62A87" w:rsidRPr="00323C34" w14:paraId="7547231F" w14:textId="77777777" w:rsidTr="00310AF6">
        <w:tc>
          <w:tcPr>
            <w:tcW w:w="0" w:type="auto"/>
            <w:hideMark/>
          </w:tcPr>
          <w:p w14:paraId="393ADD2D" w14:textId="77777777" w:rsidR="00310AF6" w:rsidRPr="00323C34" w:rsidRDefault="00310AF6" w:rsidP="00310AF6">
            <w:pPr>
              <w:spacing w:after="160"/>
            </w:pPr>
            <w:r w:rsidRPr="00323C34">
              <w:t>Clinic or Hospital Attended</w:t>
            </w:r>
          </w:p>
        </w:tc>
        <w:tc>
          <w:tcPr>
            <w:tcW w:w="0" w:type="auto"/>
            <w:hideMark/>
          </w:tcPr>
          <w:p w14:paraId="2243D5F3" w14:textId="77777777" w:rsidR="00310AF6" w:rsidRPr="00323C34" w:rsidRDefault="00310AF6" w:rsidP="00310AF6">
            <w:pPr>
              <w:spacing w:after="160"/>
            </w:pPr>
            <w:r w:rsidRPr="00323C34">
              <w:t>Text</w:t>
            </w:r>
          </w:p>
        </w:tc>
        <w:tc>
          <w:tcPr>
            <w:tcW w:w="0" w:type="auto"/>
            <w:hideMark/>
          </w:tcPr>
          <w:p w14:paraId="1F739383" w14:textId="77777777" w:rsidR="00310AF6" w:rsidRPr="00323C34" w:rsidRDefault="00310AF6" w:rsidP="00310AF6">
            <w:pPr>
              <w:spacing w:after="160"/>
            </w:pPr>
            <w:r w:rsidRPr="00323C34">
              <w:t>No</w:t>
            </w:r>
          </w:p>
        </w:tc>
        <w:tc>
          <w:tcPr>
            <w:tcW w:w="0" w:type="auto"/>
            <w:hideMark/>
          </w:tcPr>
          <w:p w14:paraId="2FEEBFF7" w14:textId="77777777" w:rsidR="00310AF6" w:rsidRPr="00323C34" w:rsidRDefault="00310AF6" w:rsidP="00310AF6">
            <w:pPr>
              <w:spacing w:after="160"/>
            </w:pPr>
          </w:p>
        </w:tc>
      </w:tr>
      <w:tr w:rsidR="00C62A87" w:rsidRPr="00323C34" w14:paraId="17498E25" w14:textId="77777777" w:rsidTr="00310AF6">
        <w:tc>
          <w:tcPr>
            <w:tcW w:w="0" w:type="auto"/>
            <w:hideMark/>
          </w:tcPr>
          <w:p w14:paraId="451B4589" w14:textId="7878E63C" w:rsidR="00310AF6" w:rsidRPr="00323C34" w:rsidRDefault="00310AF6" w:rsidP="00310AF6">
            <w:pPr>
              <w:spacing w:after="160"/>
            </w:pPr>
            <w:r w:rsidRPr="00323C34">
              <w:t>M</w:t>
            </w:r>
            <w:r w:rsidR="00C7239C" w:rsidRPr="00323C34">
              <w:t>SI</w:t>
            </w:r>
            <w:r w:rsidRPr="00323C34">
              <w:t>G</w:t>
            </w:r>
            <w:r w:rsidR="00C25FCE" w:rsidRPr="00323C34">
              <w:t xml:space="preserve"> </w:t>
            </w:r>
            <w:r w:rsidRPr="00323C34">
              <w:t>Form Issued</w:t>
            </w:r>
            <w:r w:rsidR="007A3E6A" w:rsidRPr="00323C34">
              <w:rPr>
                <w:rFonts w:hint="eastAsia"/>
              </w:rPr>
              <w:t xml:space="preserve">, </w:t>
            </w:r>
          </w:p>
        </w:tc>
        <w:tc>
          <w:tcPr>
            <w:tcW w:w="0" w:type="auto"/>
            <w:hideMark/>
          </w:tcPr>
          <w:p w14:paraId="42477A8D" w14:textId="77777777" w:rsidR="00310AF6" w:rsidRPr="00323C34" w:rsidRDefault="00310AF6" w:rsidP="00310AF6">
            <w:pPr>
              <w:spacing w:after="160"/>
            </w:pPr>
            <w:r w:rsidRPr="00323C34">
              <w:t>Checkbox + Text</w:t>
            </w:r>
          </w:p>
        </w:tc>
        <w:tc>
          <w:tcPr>
            <w:tcW w:w="0" w:type="auto"/>
            <w:hideMark/>
          </w:tcPr>
          <w:p w14:paraId="4B354EA3" w14:textId="77777777" w:rsidR="00310AF6" w:rsidRPr="00323C34" w:rsidRDefault="00310AF6" w:rsidP="00310AF6">
            <w:pPr>
              <w:spacing w:after="160"/>
            </w:pPr>
            <w:r w:rsidRPr="00323C34">
              <w:t>No</w:t>
            </w:r>
          </w:p>
        </w:tc>
        <w:tc>
          <w:tcPr>
            <w:tcW w:w="0" w:type="auto"/>
            <w:hideMark/>
          </w:tcPr>
          <w:p w14:paraId="57168DC4" w14:textId="5B20CC94" w:rsidR="00310AF6" w:rsidRPr="00323C34" w:rsidRDefault="00310AF6" w:rsidP="00310AF6">
            <w:pPr>
              <w:spacing w:after="160"/>
            </w:pPr>
            <w:r w:rsidRPr="00323C34">
              <w:t xml:space="preserve">Indicates whether an </w:t>
            </w:r>
            <w:r w:rsidR="00996E6A" w:rsidRPr="00323C34">
              <w:rPr>
                <w:rFonts w:hint="eastAsia"/>
              </w:rPr>
              <w:t>MSIG</w:t>
            </w:r>
            <w:r w:rsidRPr="00323C34">
              <w:t xml:space="preserve"> form was issued. If yes, Serial Number field is surfaced</w:t>
            </w:r>
          </w:p>
        </w:tc>
      </w:tr>
      <w:tr w:rsidR="00C62A87" w:rsidRPr="00323C34" w14:paraId="38609F1B" w14:textId="77777777" w:rsidTr="00310AF6">
        <w:tc>
          <w:tcPr>
            <w:tcW w:w="0" w:type="auto"/>
            <w:hideMark/>
          </w:tcPr>
          <w:p w14:paraId="7BDED12B" w14:textId="77777777" w:rsidR="00310AF6" w:rsidRPr="00323C34" w:rsidRDefault="00310AF6" w:rsidP="00310AF6">
            <w:pPr>
              <w:spacing w:after="160"/>
            </w:pPr>
            <w:r w:rsidRPr="00323C34">
              <w:t>Under-16 Indicator</w:t>
            </w:r>
          </w:p>
        </w:tc>
        <w:tc>
          <w:tcPr>
            <w:tcW w:w="0" w:type="auto"/>
            <w:hideMark/>
          </w:tcPr>
          <w:p w14:paraId="2E0B5383" w14:textId="77777777" w:rsidR="00310AF6" w:rsidRPr="00323C34" w:rsidRDefault="00310AF6" w:rsidP="00310AF6">
            <w:pPr>
              <w:spacing w:after="160"/>
            </w:pPr>
            <w:r w:rsidRPr="00323C34">
              <w:t>Checkbox</w:t>
            </w:r>
          </w:p>
        </w:tc>
        <w:tc>
          <w:tcPr>
            <w:tcW w:w="0" w:type="auto"/>
            <w:hideMark/>
          </w:tcPr>
          <w:p w14:paraId="038F89DB" w14:textId="77777777" w:rsidR="00310AF6" w:rsidRPr="00323C34" w:rsidRDefault="00310AF6" w:rsidP="00310AF6">
            <w:pPr>
              <w:spacing w:after="160"/>
            </w:pPr>
            <w:r w:rsidRPr="00323C34">
              <w:t>No</w:t>
            </w:r>
          </w:p>
        </w:tc>
        <w:tc>
          <w:tcPr>
            <w:tcW w:w="0" w:type="auto"/>
            <w:hideMark/>
          </w:tcPr>
          <w:p w14:paraId="34A8520D" w14:textId="77777777" w:rsidR="00310AF6" w:rsidRPr="00323C34" w:rsidRDefault="00310AF6" w:rsidP="00310AF6">
            <w:pPr>
              <w:spacing w:after="160"/>
            </w:pPr>
            <w:r w:rsidRPr="00323C34">
              <w:t>If the injured person is aged 16 or below, a parental or guardian details sub-form is surfaced</w:t>
            </w:r>
          </w:p>
        </w:tc>
      </w:tr>
      <w:tr w:rsidR="00C62A87" w:rsidRPr="00323C34" w14:paraId="0F094D8C" w14:textId="77777777" w:rsidTr="00310AF6">
        <w:tc>
          <w:tcPr>
            <w:tcW w:w="0" w:type="auto"/>
            <w:hideMark/>
          </w:tcPr>
          <w:p w14:paraId="6DC4953D" w14:textId="77777777" w:rsidR="00310AF6" w:rsidRPr="00323C34" w:rsidRDefault="00310AF6" w:rsidP="00310AF6">
            <w:pPr>
              <w:spacing w:after="160"/>
            </w:pPr>
            <w:r w:rsidRPr="00323C34">
              <w:t>Parent or Guardian Name</w:t>
            </w:r>
          </w:p>
        </w:tc>
        <w:tc>
          <w:tcPr>
            <w:tcW w:w="0" w:type="auto"/>
            <w:hideMark/>
          </w:tcPr>
          <w:p w14:paraId="299E3B79" w14:textId="77777777" w:rsidR="00310AF6" w:rsidRPr="00323C34" w:rsidRDefault="00310AF6" w:rsidP="00310AF6">
            <w:pPr>
              <w:spacing w:after="160"/>
            </w:pPr>
            <w:r w:rsidRPr="00323C34">
              <w:t>Text</w:t>
            </w:r>
          </w:p>
        </w:tc>
        <w:tc>
          <w:tcPr>
            <w:tcW w:w="0" w:type="auto"/>
            <w:hideMark/>
          </w:tcPr>
          <w:p w14:paraId="365C639B" w14:textId="77777777" w:rsidR="00310AF6" w:rsidRPr="00323C34" w:rsidRDefault="00310AF6" w:rsidP="00310AF6">
            <w:pPr>
              <w:spacing w:after="160"/>
            </w:pPr>
            <w:r w:rsidRPr="00323C34">
              <w:t>No</w:t>
            </w:r>
          </w:p>
        </w:tc>
        <w:tc>
          <w:tcPr>
            <w:tcW w:w="0" w:type="auto"/>
            <w:hideMark/>
          </w:tcPr>
          <w:p w14:paraId="1165F233" w14:textId="77777777" w:rsidR="00310AF6" w:rsidRPr="00323C34" w:rsidRDefault="00310AF6" w:rsidP="00310AF6">
            <w:pPr>
              <w:spacing w:after="160"/>
            </w:pPr>
            <w:r w:rsidRPr="00323C34">
              <w:t>Surfaced conditionally when under-16 indicator is selected</w:t>
            </w:r>
          </w:p>
        </w:tc>
      </w:tr>
      <w:tr w:rsidR="00C62A87" w:rsidRPr="00323C34" w14:paraId="2EDF756A" w14:textId="77777777" w:rsidTr="00310AF6">
        <w:tc>
          <w:tcPr>
            <w:tcW w:w="0" w:type="auto"/>
            <w:hideMark/>
          </w:tcPr>
          <w:p w14:paraId="72F09E1E" w14:textId="77777777" w:rsidR="00310AF6" w:rsidRPr="00323C34" w:rsidRDefault="00310AF6" w:rsidP="00310AF6">
            <w:pPr>
              <w:spacing w:after="160"/>
            </w:pPr>
            <w:r w:rsidRPr="00323C34">
              <w:t>Parent or Guardian Contact</w:t>
            </w:r>
          </w:p>
        </w:tc>
        <w:tc>
          <w:tcPr>
            <w:tcW w:w="0" w:type="auto"/>
            <w:hideMark/>
          </w:tcPr>
          <w:p w14:paraId="13EECFD3" w14:textId="77777777" w:rsidR="00310AF6" w:rsidRPr="00323C34" w:rsidRDefault="00310AF6" w:rsidP="00310AF6">
            <w:pPr>
              <w:spacing w:after="160"/>
            </w:pPr>
            <w:r w:rsidRPr="00323C34">
              <w:t>Text</w:t>
            </w:r>
          </w:p>
        </w:tc>
        <w:tc>
          <w:tcPr>
            <w:tcW w:w="0" w:type="auto"/>
            <w:hideMark/>
          </w:tcPr>
          <w:p w14:paraId="4BA78CEC" w14:textId="77777777" w:rsidR="00310AF6" w:rsidRPr="00323C34" w:rsidRDefault="00310AF6" w:rsidP="00310AF6">
            <w:pPr>
              <w:spacing w:after="160"/>
            </w:pPr>
            <w:r w:rsidRPr="00323C34">
              <w:t>No</w:t>
            </w:r>
          </w:p>
        </w:tc>
        <w:tc>
          <w:tcPr>
            <w:tcW w:w="0" w:type="auto"/>
            <w:hideMark/>
          </w:tcPr>
          <w:p w14:paraId="75D60735" w14:textId="77777777" w:rsidR="00310AF6" w:rsidRPr="00323C34" w:rsidRDefault="00310AF6" w:rsidP="00310AF6">
            <w:pPr>
              <w:spacing w:after="160"/>
            </w:pPr>
            <w:r w:rsidRPr="00323C34">
              <w:t>Surfaced conditionally when under-16 indicator is selected</w:t>
            </w:r>
          </w:p>
        </w:tc>
      </w:tr>
    </w:tbl>
    <w:p w14:paraId="450C564F" w14:textId="1E52D766" w:rsidR="00F20601" w:rsidRPr="00323C34" w:rsidRDefault="00F20601" w:rsidP="006C258F">
      <w:pPr>
        <w:pStyle w:val="Heading3"/>
      </w:pPr>
      <w:bookmarkStart w:id="298" w:name="_Toc232496801"/>
      <w:r w:rsidRPr="00323C34">
        <w:t>Persons Involved</w:t>
      </w:r>
      <w:bookmarkEnd w:id="298"/>
    </w:p>
    <w:tbl>
      <w:tblPr>
        <w:tblStyle w:val="SJ"/>
        <w:tblW w:w="0" w:type="auto"/>
        <w:tblLook w:val="04A0" w:firstRow="1" w:lastRow="0" w:firstColumn="1" w:lastColumn="0" w:noHBand="0" w:noVBand="1"/>
      </w:tblPr>
      <w:tblGrid>
        <w:gridCol w:w="1859"/>
        <w:gridCol w:w="1219"/>
        <w:gridCol w:w="1329"/>
        <w:gridCol w:w="4609"/>
      </w:tblGrid>
      <w:tr w:rsidR="00C62A87" w:rsidRPr="00323C34" w14:paraId="05971B75" w14:textId="77777777" w:rsidTr="00F20601">
        <w:trPr>
          <w:cnfStyle w:val="100000000000" w:firstRow="1" w:lastRow="0" w:firstColumn="0" w:lastColumn="0" w:oddVBand="0" w:evenVBand="0" w:oddHBand="0" w:evenHBand="0" w:firstRowFirstColumn="0" w:firstRowLastColumn="0" w:lastRowFirstColumn="0" w:lastRowLastColumn="0"/>
        </w:trPr>
        <w:tc>
          <w:tcPr>
            <w:tcW w:w="0" w:type="auto"/>
            <w:hideMark/>
          </w:tcPr>
          <w:p w14:paraId="4BF5AC17" w14:textId="77777777" w:rsidR="00F20601" w:rsidRPr="00323C34" w:rsidRDefault="00F20601" w:rsidP="00F20601">
            <w:pPr>
              <w:spacing w:after="160"/>
              <w:rPr>
                <w:bCs/>
              </w:rPr>
            </w:pPr>
            <w:r w:rsidRPr="00323C34">
              <w:rPr>
                <w:bCs/>
              </w:rPr>
              <w:t>Field</w:t>
            </w:r>
          </w:p>
        </w:tc>
        <w:tc>
          <w:tcPr>
            <w:tcW w:w="0" w:type="auto"/>
            <w:hideMark/>
          </w:tcPr>
          <w:p w14:paraId="2AD7C4D3" w14:textId="77777777" w:rsidR="00F20601" w:rsidRPr="00323C34" w:rsidRDefault="00F20601" w:rsidP="00F20601">
            <w:pPr>
              <w:spacing w:after="160"/>
              <w:rPr>
                <w:bCs/>
              </w:rPr>
            </w:pPr>
            <w:r w:rsidRPr="00323C34">
              <w:rPr>
                <w:bCs/>
              </w:rPr>
              <w:t>Type</w:t>
            </w:r>
          </w:p>
        </w:tc>
        <w:tc>
          <w:tcPr>
            <w:tcW w:w="0" w:type="auto"/>
            <w:hideMark/>
          </w:tcPr>
          <w:p w14:paraId="32A69DA8" w14:textId="77777777" w:rsidR="00F20601" w:rsidRPr="00323C34" w:rsidRDefault="00F20601" w:rsidP="00F20601">
            <w:pPr>
              <w:spacing w:after="160"/>
              <w:rPr>
                <w:bCs/>
              </w:rPr>
            </w:pPr>
            <w:r w:rsidRPr="00323C34">
              <w:rPr>
                <w:bCs/>
              </w:rPr>
              <w:t>Mandatory</w:t>
            </w:r>
          </w:p>
        </w:tc>
        <w:tc>
          <w:tcPr>
            <w:tcW w:w="0" w:type="auto"/>
            <w:hideMark/>
          </w:tcPr>
          <w:p w14:paraId="3CFB090D" w14:textId="77777777" w:rsidR="00F20601" w:rsidRPr="00323C34" w:rsidRDefault="00F20601" w:rsidP="00F20601">
            <w:pPr>
              <w:spacing w:after="160"/>
              <w:rPr>
                <w:bCs/>
              </w:rPr>
            </w:pPr>
            <w:r w:rsidRPr="00323C34">
              <w:rPr>
                <w:bCs/>
              </w:rPr>
              <w:t>Notes</w:t>
            </w:r>
          </w:p>
        </w:tc>
      </w:tr>
      <w:tr w:rsidR="00C62A87" w:rsidRPr="00323C34" w14:paraId="4FB776F7" w14:textId="77777777" w:rsidTr="00F20601">
        <w:tc>
          <w:tcPr>
            <w:tcW w:w="0" w:type="auto"/>
            <w:hideMark/>
          </w:tcPr>
          <w:p w14:paraId="110501EB" w14:textId="421CB79E" w:rsidR="00F20601" w:rsidRPr="00323C34" w:rsidRDefault="00F20601" w:rsidP="00F20601">
            <w:pPr>
              <w:spacing w:after="160"/>
            </w:pPr>
            <w:r w:rsidRPr="00323C34">
              <w:t>Guest or non-Guest</w:t>
            </w:r>
          </w:p>
        </w:tc>
        <w:tc>
          <w:tcPr>
            <w:tcW w:w="0" w:type="auto"/>
            <w:hideMark/>
          </w:tcPr>
          <w:p w14:paraId="08274082" w14:textId="77777777" w:rsidR="00F20601" w:rsidRPr="00323C34" w:rsidRDefault="00F20601" w:rsidP="00F20601">
            <w:pPr>
              <w:spacing w:after="160"/>
            </w:pPr>
            <w:r w:rsidRPr="00323C34">
              <w:t>Dropdown</w:t>
            </w:r>
          </w:p>
        </w:tc>
        <w:tc>
          <w:tcPr>
            <w:tcW w:w="0" w:type="auto"/>
            <w:hideMark/>
          </w:tcPr>
          <w:p w14:paraId="64E26E2D" w14:textId="77777777" w:rsidR="00F20601" w:rsidRPr="00323C34" w:rsidRDefault="00F20601" w:rsidP="00F20601">
            <w:pPr>
              <w:spacing w:after="160"/>
            </w:pPr>
            <w:r w:rsidRPr="00323C34">
              <w:t>No</w:t>
            </w:r>
          </w:p>
        </w:tc>
        <w:tc>
          <w:tcPr>
            <w:tcW w:w="0" w:type="auto"/>
            <w:hideMark/>
          </w:tcPr>
          <w:p w14:paraId="5DA9A1F7" w14:textId="77777777" w:rsidR="00F20601" w:rsidRPr="00323C34" w:rsidRDefault="00F20601" w:rsidP="00F20601">
            <w:pPr>
              <w:spacing w:after="160"/>
            </w:pPr>
            <w:r w:rsidRPr="00323C34">
              <w:t>Indicates whether the person is a guest of the island or otherwise</w:t>
            </w:r>
          </w:p>
        </w:tc>
      </w:tr>
      <w:tr w:rsidR="00C62A87" w:rsidRPr="00323C34" w14:paraId="2141F395" w14:textId="77777777" w:rsidTr="00F20601">
        <w:tc>
          <w:tcPr>
            <w:tcW w:w="0" w:type="auto"/>
            <w:hideMark/>
          </w:tcPr>
          <w:p w14:paraId="4C5BD3B2" w14:textId="77777777" w:rsidR="00F20601" w:rsidRPr="00323C34" w:rsidRDefault="00F20601" w:rsidP="00F20601">
            <w:pPr>
              <w:spacing w:after="160"/>
            </w:pPr>
            <w:r w:rsidRPr="00323C34">
              <w:t>Type</w:t>
            </w:r>
          </w:p>
        </w:tc>
        <w:tc>
          <w:tcPr>
            <w:tcW w:w="0" w:type="auto"/>
            <w:hideMark/>
          </w:tcPr>
          <w:p w14:paraId="79D53811" w14:textId="77777777" w:rsidR="00F20601" w:rsidRPr="00323C34" w:rsidRDefault="00F20601" w:rsidP="00F20601">
            <w:pPr>
              <w:spacing w:after="160"/>
            </w:pPr>
            <w:r w:rsidRPr="00323C34">
              <w:t>Dropdown</w:t>
            </w:r>
          </w:p>
        </w:tc>
        <w:tc>
          <w:tcPr>
            <w:tcW w:w="0" w:type="auto"/>
            <w:hideMark/>
          </w:tcPr>
          <w:p w14:paraId="03D4CD4E" w14:textId="77777777" w:rsidR="00F20601" w:rsidRPr="00323C34" w:rsidRDefault="00F20601" w:rsidP="00F20601">
            <w:pPr>
              <w:spacing w:after="160"/>
            </w:pPr>
            <w:r w:rsidRPr="00323C34">
              <w:t>No</w:t>
            </w:r>
          </w:p>
        </w:tc>
        <w:tc>
          <w:tcPr>
            <w:tcW w:w="0" w:type="auto"/>
            <w:hideMark/>
          </w:tcPr>
          <w:p w14:paraId="15D4D6D2" w14:textId="77777777" w:rsidR="00F20601" w:rsidRPr="00323C34" w:rsidRDefault="00F20601" w:rsidP="00F20601">
            <w:pPr>
              <w:spacing w:after="160"/>
            </w:pPr>
            <w:r w:rsidRPr="00323C34">
              <w:t>Guest, Staff, Island Partner or Contractor, Resident, Others</w:t>
            </w:r>
          </w:p>
        </w:tc>
      </w:tr>
      <w:tr w:rsidR="00C62A87" w:rsidRPr="00323C34" w14:paraId="42998C34" w14:textId="77777777" w:rsidTr="00F20601">
        <w:tc>
          <w:tcPr>
            <w:tcW w:w="0" w:type="auto"/>
            <w:hideMark/>
          </w:tcPr>
          <w:p w14:paraId="7A2A64EE" w14:textId="77777777" w:rsidR="00F20601" w:rsidRPr="00323C34" w:rsidRDefault="00F20601" w:rsidP="00F20601">
            <w:pPr>
              <w:spacing w:after="160"/>
            </w:pPr>
            <w:r w:rsidRPr="00323C34">
              <w:lastRenderedPageBreak/>
              <w:t>Name</w:t>
            </w:r>
          </w:p>
        </w:tc>
        <w:tc>
          <w:tcPr>
            <w:tcW w:w="0" w:type="auto"/>
            <w:hideMark/>
          </w:tcPr>
          <w:p w14:paraId="476EFB71" w14:textId="77777777" w:rsidR="00F20601" w:rsidRPr="00323C34" w:rsidRDefault="00F20601" w:rsidP="00F20601">
            <w:pPr>
              <w:spacing w:after="160"/>
            </w:pPr>
            <w:r w:rsidRPr="00323C34">
              <w:t>Text</w:t>
            </w:r>
          </w:p>
        </w:tc>
        <w:tc>
          <w:tcPr>
            <w:tcW w:w="0" w:type="auto"/>
            <w:hideMark/>
          </w:tcPr>
          <w:p w14:paraId="07B0F6FF" w14:textId="77777777" w:rsidR="00F20601" w:rsidRPr="00323C34" w:rsidRDefault="00F20601" w:rsidP="00F20601">
            <w:pPr>
              <w:spacing w:after="160"/>
            </w:pPr>
            <w:r w:rsidRPr="00323C34">
              <w:t>No</w:t>
            </w:r>
          </w:p>
        </w:tc>
        <w:tc>
          <w:tcPr>
            <w:tcW w:w="0" w:type="auto"/>
            <w:hideMark/>
          </w:tcPr>
          <w:p w14:paraId="2B00390E" w14:textId="77777777" w:rsidR="00F20601" w:rsidRPr="00323C34" w:rsidRDefault="00F20601" w:rsidP="00F20601">
            <w:pPr>
              <w:spacing w:after="160"/>
            </w:pPr>
          </w:p>
        </w:tc>
      </w:tr>
      <w:tr w:rsidR="00C62A87" w:rsidRPr="00323C34" w14:paraId="0937C41C" w14:textId="77777777" w:rsidTr="00F20601">
        <w:tc>
          <w:tcPr>
            <w:tcW w:w="0" w:type="auto"/>
            <w:hideMark/>
          </w:tcPr>
          <w:p w14:paraId="17A4709F" w14:textId="77777777" w:rsidR="00F20601" w:rsidRPr="00323C34" w:rsidRDefault="00F20601" w:rsidP="00F20601">
            <w:pPr>
              <w:spacing w:after="160"/>
            </w:pPr>
            <w:r w:rsidRPr="00323C34">
              <w:t>Address</w:t>
            </w:r>
          </w:p>
        </w:tc>
        <w:tc>
          <w:tcPr>
            <w:tcW w:w="0" w:type="auto"/>
            <w:hideMark/>
          </w:tcPr>
          <w:p w14:paraId="1A81536A" w14:textId="77777777" w:rsidR="00F20601" w:rsidRPr="00323C34" w:rsidRDefault="00F20601" w:rsidP="00F20601">
            <w:pPr>
              <w:spacing w:after="160"/>
            </w:pPr>
            <w:r w:rsidRPr="00323C34">
              <w:t>Text</w:t>
            </w:r>
          </w:p>
        </w:tc>
        <w:tc>
          <w:tcPr>
            <w:tcW w:w="0" w:type="auto"/>
            <w:hideMark/>
          </w:tcPr>
          <w:p w14:paraId="6E69C034" w14:textId="77777777" w:rsidR="00F20601" w:rsidRPr="00323C34" w:rsidRDefault="00F20601" w:rsidP="00F20601">
            <w:pPr>
              <w:spacing w:after="160"/>
            </w:pPr>
            <w:r w:rsidRPr="00323C34">
              <w:t>No</w:t>
            </w:r>
          </w:p>
        </w:tc>
        <w:tc>
          <w:tcPr>
            <w:tcW w:w="0" w:type="auto"/>
            <w:hideMark/>
          </w:tcPr>
          <w:p w14:paraId="69FF7BA8" w14:textId="77777777" w:rsidR="00F20601" w:rsidRPr="00323C34" w:rsidRDefault="00F20601" w:rsidP="00F20601">
            <w:pPr>
              <w:spacing w:after="160"/>
            </w:pPr>
          </w:p>
        </w:tc>
      </w:tr>
      <w:tr w:rsidR="00C62A87" w:rsidRPr="00323C34" w14:paraId="47F6C0AD" w14:textId="77777777" w:rsidTr="00F20601">
        <w:tc>
          <w:tcPr>
            <w:tcW w:w="0" w:type="auto"/>
            <w:hideMark/>
          </w:tcPr>
          <w:p w14:paraId="3B6B251D" w14:textId="77777777" w:rsidR="00F20601" w:rsidRPr="00323C34" w:rsidRDefault="00F20601" w:rsidP="00F20601">
            <w:pPr>
              <w:spacing w:after="160"/>
            </w:pPr>
            <w:r w:rsidRPr="00323C34">
              <w:t>Age</w:t>
            </w:r>
          </w:p>
        </w:tc>
        <w:tc>
          <w:tcPr>
            <w:tcW w:w="0" w:type="auto"/>
            <w:hideMark/>
          </w:tcPr>
          <w:p w14:paraId="187B9331" w14:textId="77777777" w:rsidR="00F20601" w:rsidRPr="00323C34" w:rsidRDefault="00F20601" w:rsidP="00F20601">
            <w:pPr>
              <w:spacing w:after="160"/>
            </w:pPr>
            <w:r w:rsidRPr="00323C34">
              <w:t>Number</w:t>
            </w:r>
          </w:p>
        </w:tc>
        <w:tc>
          <w:tcPr>
            <w:tcW w:w="0" w:type="auto"/>
            <w:hideMark/>
          </w:tcPr>
          <w:p w14:paraId="57CA877B" w14:textId="77777777" w:rsidR="00F20601" w:rsidRPr="00323C34" w:rsidRDefault="00F20601" w:rsidP="00F20601">
            <w:pPr>
              <w:spacing w:after="160"/>
            </w:pPr>
            <w:r w:rsidRPr="00323C34">
              <w:t>No</w:t>
            </w:r>
          </w:p>
        </w:tc>
        <w:tc>
          <w:tcPr>
            <w:tcW w:w="0" w:type="auto"/>
            <w:hideMark/>
          </w:tcPr>
          <w:p w14:paraId="0FBC5ADE" w14:textId="77777777" w:rsidR="00F20601" w:rsidRPr="00323C34" w:rsidRDefault="00F20601" w:rsidP="00F20601">
            <w:pPr>
              <w:spacing w:after="160"/>
            </w:pPr>
          </w:p>
        </w:tc>
      </w:tr>
      <w:tr w:rsidR="00C62A87" w:rsidRPr="00323C34" w14:paraId="03A39F79" w14:textId="77777777" w:rsidTr="00F20601">
        <w:tc>
          <w:tcPr>
            <w:tcW w:w="0" w:type="auto"/>
            <w:hideMark/>
          </w:tcPr>
          <w:p w14:paraId="604A985E" w14:textId="77777777" w:rsidR="00F20601" w:rsidRPr="00323C34" w:rsidRDefault="00F20601" w:rsidP="00F20601">
            <w:pPr>
              <w:spacing w:after="160"/>
            </w:pPr>
            <w:r w:rsidRPr="00323C34">
              <w:t>Gender</w:t>
            </w:r>
          </w:p>
        </w:tc>
        <w:tc>
          <w:tcPr>
            <w:tcW w:w="0" w:type="auto"/>
            <w:hideMark/>
          </w:tcPr>
          <w:p w14:paraId="28C44117" w14:textId="77777777" w:rsidR="00F20601" w:rsidRPr="00323C34" w:rsidRDefault="00F20601" w:rsidP="00F20601">
            <w:pPr>
              <w:spacing w:after="160"/>
            </w:pPr>
            <w:r w:rsidRPr="00323C34">
              <w:t>Dropdown</w:t>
            </w:r>
          </w:p>
        </w:tc>
        <w:tc>
          <w:tcPr>
            <w:tcW w:w="0" w:type="auto"/>
            <w:hideMark/>
          </w:tcPr>
          <w:p w14:paraId="0C01DB43" w14:textId="77777777" w:rsidR="00F20601" w:rsidRPr="00323C34" w:rsidRDefault="00F20601" w:rsidP="00F20601">
            <w:pPr>
              <w:spacing w:after="160"/>
            </w:pPr>
            <w:r w:rsidRPr="00323C34">
              <w:t>No</w:t>
            </w:r>
          </w:p>
        </w:tc>
        <w:tc>
          <w:tcPr>
            <w:tcW w:w="0" w:type="auto"/>
            <w:hideMark/>
          </w:tcPr>
          <w:p w14:paraId="3E454CE4" w14:textId="77777777" w:rsidR="00F20601" w:rsidRPr="00323C34" w:rsidRDefault="00F20601" w:rsidP="00F20601">
            <w:pPr>
              <w:spacing w:after="160"/>
            </w:pPr>
          </w:p>
        </w:tc>
      </w:tr>
      <w:tr w:rsidR="00C62A87" w:rsidRPr="00323C34" w14:paraId="7EAB18E2" w14:textId="77777777" w:rsidTr="00F20601">
        <w:tc>
          <w:tcPr>
            <w:tcW w:w="0" w:type="auto"/>
            <w:hideMark/>
          </w:tcPr>
          <w:p w14:paraId="372993DD" w14:textId="77777777" w:rsidR="00F20601" w:rsidRPr="00323C34" w:rsidRDefault="00F20601" w:rsidP="00F20601">
            <w:pPr>
              <w:spacing w:after="160"/>
            </w:pPr>
            <w:r w:rsidRPr="00323C34">
              <w:t>Contact Number</w:t>
            </w:r>
          </w:p>
        </w:tc>
        <w:tc>
          <w:tcPr>
            <w:tcW w:w="0" w:type="auto"/>
            <w:hideMark/>
          </w:tcPr>
          <w:p w14:paraId="511A53E2" w14:textId="77777777" w:rsidR="00F20601" w:rsidRPr="00323C34" w:rsidRDefault="00F20601" w:rsidP="00F20601">
            <w:pPr>
              <w:spacing w:after="160"/>
            </w:pPr>
            <w:r w:rsidRPr="00323C34">
              <w:t>Text</w:t>
            </w:r>
          </w:p>
        </w:tc>
        <w:tc>
          <w:tcPr>
            <w:tcW w:w="0" w:type="auto"/>
            <w:hideMark/>
          </w:tcPr>
          <w:p w14:paraId="7A10F3B1" w14:textId="77777777" w:rsidR="00F20601" w:rsidRPr="00323C34" w:rsidRDefault="00F20601" w:rsidP="00F20601">
            <w:pPr>
              <w:spacing w:after="160"/>
            </w:pPr>
            <w:r w:rsidRPr="00323C34">
              <w:t>No</w:t>
            </w:r>
          </w:p>
        </w:tc>
        <w:tc>
          <w:tcPr>
            <w:tcW w:w="0" w:type="auto"/>
            <w:hideMark/>
          </w:tcPr>
          <w:p w14:paraId="7761D165" w14:textId="77777777" w:rsidR="00F20601" w:rsidRPr="00323C34" w:rsidRDefault="00F20601" w:rsidP="00F20601">
            <w:pPr>
              <w:spacing w:after="160"/>
            </w:pPr>
          </w:p>
        </w:tc>
      </w:tr>
      <w:tr w:rsidR="00C62A87" w:rsidRPr="00323C34" w14:paraId="2DE85C5B" w14:textId="77777777" w:rsidTr="00F20601">
        <w:tc>
          <w:tcPr>
            <w:tcW w:w="0" w:type="auto"/>
            <w:hideMark/>
          </w:tcPr>
          <w:p w14:paraId="04E6866C" w14:textId="77777777" w:rsidR="00F20601" w:rsidRPr="00323C34" w:rsidRDefault="00F20601" w:rsidP="00F20601">
            <w:pPr>
              <w:spacing w:after="160"/>
            </w:pPr>
            <w:r w:rsidRPr="00323C34">
              <w:t>Role or Involvement</w:t>
            </w:r>
          </w:p>
        </w:tc>
        <w:tc>
          <w:tcPr>
            <w:tcW w:w="0" w:type="auto"/>
            <w:hideMark/>
          </w:tcPr>
          <w:p w14:paraId="1ABF9B81" w14:textId="77777777" w:rsidR="00F20601" w:rsidRPr="00323C34" w:rsidRDefault="00F20601" w:rsidP="00F20601">
            <w:pPr>
              <w:spacing w:after="160"/>
            </w:pPr>
            <w:r w:rsidRPr="00323C34">
              <w:t>Text</w:t>
            </w:r>
          </w:p>
        </w:tc>
        <w:tc>
          <w:tcPr>
            <w:tcW w:w="0" w:type="auto"/>
            <w:hideMark/>
          </w:tcPr>
          <w:p w14:paraId="43BD552B" w14:textId="77777777" w:rsidR="00F20601" w:rsidRPr="00323C34" w:rsidRDefault="00F20601" w:rsidP="00F20601">
            <w:pPr>
              <w:spacing w:after="160"/>
            </w:pPr>
            <w:r w:rsidRPr="00323C34">
              <w:t>No</w:t>
            </w:r>
          </w:p>
        </w:tc>
        <w:tc>
          <w:tcPr>
            <w:tcW w:w="0" w:type="auto"/>
            <w:hideMark/>
          </w:tcPr>
          <w:p w14:paraId="51791A07" w14:textId="77777777" w:rsidR="00F20601" w:rsidRPr="00323C34" w:rsidRDefault="00F20601" w:rsidP="00F20601">
            <w:pPr>
              <w:spacing w:after="160"/>
            </w:pPr>
            <w:r w:rsidRPr="00323C34">
              <w:t>Free text describing the person's role, e.g. victim, witness, bystander</w:t>
            </w:r>
          </w:p>
        </w:tc>
      </w:tr>
      <w:tr w:rsidR="00C62A87" w:rsidRPr="00323C34" w14:paraId="702599C5" w14:textId="77777777" w:rsidTr="00F20601">
        <w:tc>
          <w:tcPr>
            <w:tcW w:w="0" w:type="auto"/>
            <w:hideMark/>
          </w:tcPr>
          <w:p w14:paraId="462BD26B" w14:textId="77777777" w:rsidR="00F20601" w:rsidRPr="00323C34" w:rsidRDefault="00F20601" w:rsidP="00F20601">
            <w:pPr>
              <w:spacing w:after="160"/>
            </w:pPr>
            <w:r w:rsidRPr="00323C34">
              <w:t>Injury Details</w:t>
            </w:r>
          </w:p>
        </w:tc>
        <w:tc>
          <w:tcPr>
            <w:tcW w:w="0" w:type="auto"/>
            <w:hideMark/>
          </w:tcPr>
          <w:p w14:paraId="1A343807" w14:textId="77777777" w:rsidR="00F20601" w:rsidRPr="00323C34" w:rsidRDefault="00F20601" w:rsidP="00F20601">
            <w:pPr>
              <w:spacing w:after="160"/>
            </w:pPr>
            <w:r w:rsidRPr="00323C34">
              <w:t>Text</w:t>
            </w:r>
          </w:p>
        </w:tc>
        <w:tc>
          <w:tcPr>
            <w:tcW w:w="0" w:type="auto"/>
            <w:hideMark/>
          </w:tcPr>
          <w:p w14:paraId="60562042" w14:textId="77777777" w:rsidR="00F20601" w:rsidRPr="00323C34" w:rsidRDefault="00F20601" w:rsidP="00F20601">
            <w:pPr>
              <w:spacing w:after="160"/>
            </w:pPr>
            <w:r w:rsidRPr="00323C34">
              <w:t>No</w:t>
            </w:r>
          </w:p>
        </w:tc>
        <w:tc>
          <w:tcPr>
            <w:tcW w:w="0" w:type="auto"/>
            <w:hideMark/>
          </w:tcPr>
          <w:p w14:paraId="63207B43" w14:textId="77777777" w:rsidR="00F20601" w:rsidRPr="00323C34" w:rsidRDefault="00F20601" w:rsidP="00F20601">
            <w:pPr>
              <w:spacing w:after="160"/>
            </w:pPr>
            <w:r w:rsidRPr="00323C34">
              <w:t>Surfaced if the person sustained an injury</w:t>
            </w:r>
          </w:p>
        </w:tc>
      </w:tr>
    </w:tbl>
    <w:p w14:paraId="0625E5B1" w14:textId="75C15644" w:rsidR="00F20601" w:rsidRPr="00323C34" w:rsidRDefault="00F20601" w:rsidP="006C258F">
      <w:pPr>
        <w:pStyle w:val="Heading3"/>
      </w:pPr>
      <w:bookmarkStart w:id="299" w:name="_Toc232496802"/>
      <w:r w:rsidRPr="00323C34">
        <w:t>CCTV and Body Wor</w:t>
      </w:r>
      <w:r w:rsidR="005E7399" w:rsidRPr="00323C34">
        <w:rPr>
          <w:rFonts w:hint="eastAsia"/>
        </w:rPr>
        <w:t>n</w:t>
      </w:r>
      <w:r w:rsidRPr="00323C34">
        <w:t xml:space="preserve"> Camera</w:t>
      </w:r>
      <w:bookmarkEnd w:id="299"/>
    </w:p>
    <w:p w14:paraId="7FA00920" w14:textId="29F98C56" w:rsidR="00630C3B" w:rsidRPr="00323C34" w:rsidRDefault="00630C3B" w:rsidP="00630C3B">
      <w:r w:rsidRPr="00323C34">
        <w:t xml:space="preserve">This section records references to CCTV footage and Body Worn Camera footage relevant to the incident. Multiple entries are supported for incidents spanning several locations or involving multiple officers. </w:t>
      </w:r>
    </w:p>
    <w:p w14:paraId="317A53B7" w14:textId="3FE642DE" w:rsidR="00630C3B" w:rsidRPr="00323C34" w:rsidRDefault="00630C3B" w:rsidP="00630C3B">
      <w:r w:rsidRPr="00323C34">
        <w:t>Footage retrieval is performed via the VMS and is not accessible directly from within the CMS.</w:t>
      </w:r>
    </w:p>
    <w:tbl>
      <w:tblPr>
        <w:tblStyle w:val="SJ"/>
        <w:tblW w:w="0" w:type="auto"/>
        <w:tblLook w:val="04A0" w:firstRow="1" w:lastRow="0" w:firstColumn="1" w:lastColumn="0" w:noHBand="0" w:noVBand="1"/>
      </w:tblPr>
      <w:tblGrid>
        <w:gridCol w:w="2550"/>
        <w:gridCol w:w="714"/>
        <w:gridCol w:w="1329"/>
        <w:gridCol w:w="4423"/>
      </w:tblGrid>
      <w:tr w:rsidR="00C62A87" w:rsidRPr="00323C34" w14:paraId="32051356" w14:textId="77777777" w:rsidTr="00630C3B">
        <w:trPr>
          <w:cnfStyle w:val="100000000000" w:firstRow="1" w:lastRow="0" w:firstColumn="0" w:lastColumn="0" w:oddVBand="0" w:evenVBand="0" w:oddHBand="0" w:evenHBand="0" w:firstRowFirstColumn="0" w:firstRowLastColumn="0" w:lastRowFirstColumn="0" w:lastRowLastColumn="0"/>
        </w:trPr>
        <w:tc>
          <w:tcPr>
            <w:tcW w:w="0" w:type="auto"/>
            <w:hideMark/>
          </w:tcPr>
          <w:p w14:paraId="37A85A66" w14:textId="77777777" w:rsidR="00630C3B" w:rsidRPr="00323C34" w:rsidRDefault="00630C3B" w:rsidP="00630C3B">
            <w:pPr>
              <w:spacing w:after="160"/>
              <w:rPr>
                <w:bCs/>
              </w:rPr>
            </w:pPr>
            <w:r w:rsidRPr="00323C34">
              <w:rPr>
                <w:bCs/>
              </w:rPr>
              <w:t>Field</w:t>
            </w:r>
          </w:p>
        </w:tc>
        <w:tc>
          <w:tcPr>
            <w:tcW w:w="0" w:type="auto"/>
            <w:hideMark/>
          </w:tcPr>
          <w:p w14:paraId="50A0CBC0" w14:textId="77777777" w:rsidR="00630C3B" w:rsidRPr="00323C34" w:rsidRDefault="00630C3B" w:rsidP="00630C3B">
            <w:pPr>
              <w:spacing w:after="160"/>
              <w:rPr>
                <w:bCs/>
              </w:rPr>
            </w:pPr>
            <w:r w:rsidRPr="00323C34">
              <w:rPr>
                <w:bCs/>
              </w:rPr>
              <w:t>Type</w:t>
            </w:r>
          </w:p>
        </w:tc>
        <w:tc>
          <w:tcPr>
            <w:tcW w:w="0" w:type="auto"/>
            <w:hideMark/>
          </w:tcPr>
          <w:p w14:paraId="43B576A4" w14:textId="77777777" w:rsidR="00630C3B" w:rsidRPr="00323C34" w:rsidRDefault="00630C3B" w:rsidP="00630C3B">
            <w:pPr>
              <w:spacing w:after="160"/>
              <w:rPr>
                <w:bCs/>
              </w:rPr>
            </w:pPr>
            <w:r w:rsidRPr="00323C34">
              <w:rPr>
                <w:bCs/>
              </w:rPr>
              <w:t>Mandatory</w:t>
            </w:r>
          </w:p>
        </w:tc>
        <w:tc>
          <w:tcPr>
            <w:tcW w:w="0" w:type="auto"/>
            <w:hideMark/>
          </w:tcPr>
          <w:p w14:paraId="23954F04" w14:textId="77777777" w:rsidR="00630C3B" w:rsidRPr="00323C34" w:rsidRDefault="00630C3B" w:rsidP="00630C3B">
            <w:pPr>
              <w:spacing w:after="160"/>
              <w:rPr>
                <w:bCs/>
              </w:rPr>
            </w:pPr>
            <w:r w:rsidRPr="00323C34">
              <w:rPr>
                <w:bCs/>
              </w:rPr>
              <w:t>Notes</w:t>
            </w:r>
          </w:p>
        </w:tc>
      </w:tr>
      <w:tr w:rsidR="00C62A87" w:rsidRPr="00323C34" w14:paraId="792C3CFA" w14:textId="77777777" w:rsidTr="00630C3B">
        <w:tc>
          <w:tcPr>
            <w:tcW w:w="0" w:type="auto"/>
            <w:hideMark/>
          </w:tcPr>
          <w:p w14:paraId="07C39DA4" w14:textId="77777777" w:rsidR="00630C3B" w:rsidRPr="00323C34" w:rsidRDefault="00630C3B" w:rsidP="00630C3B">
            <w:pPr>
              <w:spacing w:after="160"/>
            </w:pPr>
            <w:r w:rsidRPr="00323C34">
              <w:t>Camera Number</w:t>
            </w:r>
          </w:p>
        </w:tc>
        <w:tc>
          <w:tcPr>
            <w:tcW w:w="0" w:type="auto"/>
            <w:hideMark/>
          </w:tcPr>
          <w:p w14:paraId="7683566B" w14:textId="77777777" w:rsidR="00630C3B" w:rsidRPr="00323C34" w:rsidRDefault="00630C3B" w:rsidP="00630C3B">
            <w:pPr>
              <w:spacing w:after="160"/>
            </w:pPr>
            <w:r w:rsidRPr="00323C34">
              <w:t>Text</w:t>
            </w:r>
          </w:p>
        </w:tc>
        <w:tc>
          <w:tcPr>
            <w:tcW w:w="0" w:type="auto"/>
            <w:hideMark/>
          </w:tcPr>
          <w:p w14:paraId="27974FC4" w14:textId="77777777" w:rsidR="00630C3B" w:rsidRPr="00323C34" w:rsidRDefault="00630C3B" w:rsidP="00630C3B">
            <w:pPr>
              <w:spacing w:after="160"/>
            </w:pPr>
            <w:r w:rsidRPr="00323C34">
              <w:t>No</w:t>
            </w:r>
          </w:p>
        </w:tc>
        <w:tc>
          <w:tcPr>
            <w:tcW w:w="0" w:type="auto"/>
            <w:hideMark/>
          </w:tcPr>
          <w:p w14:paraId="72DBE6A5" w14:textId="77777777" w:rsidR="00630C3B" w:rsidRPr="00323C34" w:rsidRDefault="00630C3B" w:rsidP="00630C3B">
            <w:pPr>
              <w:spacing w:after="160"/>
            </w:pPr>
            <w:r w:rsidRPr="00323C34">
              <w:t>Multiple entries supported</w:t>
            </w:r>
          </w:p>
        </w:tc>
      </w:tr>
      <w:tr w:rsidR="00C62A87" w:rsidRPr="00323C34" w14:paraId="6B84F936" w14:textId="77777777" w:rsidTr="00630C3B">
        <w:tc>
          <w:tcPr>
            <w:tcW w:w="0" w:type="auto"/>
            <w:hideMark/>
          </w:tcPr>
          <w:p w14:paraId="312C3889" w14:textId="32914271" w:rsidR="00630C3B" w:rsidRPr="00323C34" w:rsidRDefault="00215503" w:rsidP="00630C3B">
            <w:pPr>
              <w:spacing w:after="160"/>
            </w:pPr>
            <w:r w:rsidRPr="00323C34">
              <w:t xml:space="preserve">VMS </w:t>
            </w:r>
            <w:r w:rsidR="00630C3B" w:rsidRPr="00323C34">
              <w:t>Timestamp</w:t>
            </w:r>
          </w:p>
        </w:tc>
        <w:tc>
          <w:tcPr>
            <w:tcW w:w="0" w:type="auto"/>
            <w:hideMark/>
          </w:tcPr>
          <w:p w14:paraId="0881A109" w14:textId="77777777" w:rsidR="00630C3B" w:rsidRPr="00323C34" w:rsidRDefault="00630C3B" w:rsidP="00630C3B">
            <w:pPr>
              <w:spacing w:after="160"/>
            </w:pPr>
            <w:r w:rsidRPr="00323C34">
              <w:t>Time</w:t>
            </w:r>
          </w:p>
        </w:tc>
        <w:tc>
          <w:tcPr>
            <w:tcW w:w="0" w:type="auto"/>
            <w:hideMark/>
          </w:tcPr>
          <w:p w14:paraId="700B91C3" w14:textId="77777777" w:rsidR="00630C3B" w:rsidRPr="00323C34" w:rsidRDefault="00630C3B" w:rsidP="00630C3B">
            <w:pPr>
              <w:spacing w:after="160"/>
            </w:pPr>
            <w:r w:rsidRPr="00323C34">
              <w:t>No</w:t>
            </w:r>
          </w:p>
        </w:tc>
        <w:tc>
          <w:tcPr>
            <w:tcW w:w="0" w:type="auto"/>
            <w:hideMark/>
          </w:tcPr>
          <w:p w14:paraId="06E3C839" w14:textId="77777777" w:rsidR="00630C3B" w:rsidRPr="00323C34" w:rsidRDefault="00630C3B" w:rsidP="00630C3B">
            <w:pPr>
              <w:spacing w:after="160"/>
            </w:pPr>
          </w:p>
        </w:tc>
      </w:tr>
      <w:tr w:rsidR="00C62A87" w:rsidRPr="00323C34" w14:paraId="38DDB492" w14:textId="77777777" w:rsidTr="00630C3B">
        <w:tc>
          <w:tcPr>
            <w:tcW w:w="0" w:type="auto"/>
            <w:hideMark/>
          </w:tcPr>
          <w:p w14:paraId="675989E5" w14:textId="287D235C" w:rsidR="00630C3B" w:rsidRPr="00323C34" w:rsidRDefault="00215503" w:rsidP="00630C3B">
            <w:pPr>
              <w:spacing w:after="160"/>
            </w:pPr>
            <w:r w:rsidRPr="00323C34">
              <w:t xml:space="preserve">VMS Footage </w:t>
            </w:r>
            <w:r w:rsidR="00630C3B" w:rsidRPr="00323C34">
              <w:t>Bookmark</w:t>
            </w:r>
          </w:p>
        </w:tc>
        <w:tc>
          <w:tcPr>
            <w:tcW w:w="0" w:type="auto"/>
            <w:hideMark/>
          </w:tcPr>
          <w:p w14:paraId="710C0B00" w14:textId="77777777" w:rsidR="00630C3B" w:rsidRPr="00323C34" w:rsidRDefault="00630C3B" w:rsidP="00630C3B">
            <w:pPr>
              <w:spacing w:after="160"/>
            </w:pPr>
            <w:r w:rsidRPr="00323C34">
              <w:t>Text</w:t>
            </w:r>
          </w:p>
        </w:tc>
        <w:tc>
          <w:tcPr>
            <w:tcW w:w="0" w:type="auto"/>
            <w:hideMark/>
          </w:tcPr>
          <w:p w14:paraId="760F0605" w14:textId="77777777" w:rsidR="00630C3B" w:rsidRPr="00323C34" w:rsidRDefault="00630C3B" w:rsidP="00630C3B">
            <w:pPr>
              <w:spacing w:after="160"/>
            </w:pPr>
            <w:r w:rsidRPr="00323C34">
              <w:t>No</w:t>
            </w:r>
          </w:p>
        </w:tc>
        <w:tc>
          <w:tcPr>
            <w:tcW w:w="0" w:type="auto"/>
            <w:hideMark/>
          </w:tcPr>
          <w:p w14:paraId="3966D3F2" w14:textId="77777777" w:rsidR="00630C3B" w:rsidRPr="00323C34" w:rsidRDefault="00630C3B" w:rsidP="00630C3B">
            <w:pPr>
              <w:spacing w:after="160"/>
            </w:pPr>
            <w:r w:rsidRPr="00323C34">
              <w:t>Reference bookmark within the VMS footage</w:t>
            </w:r>
          </w:p>
        </w:tc>
      </w:tr>
      <w:tr w:rsidR="00C62A87" w:rsidRPr="00323C34" w14:paraId="050E63E5" w14:textId="77777777" w:rsidTr="00630C3B">
        <w:tc>
          <w:tcPr>
            <w:tcW w:w="0" w:type="auto"/>
            <w:hideMark/>
          </w:tcPr>
          <w:p w14:paraId="2C650DB9" w14:textId="77777777" w:rsidR="00630C3B" w:rsidRPr="00323C34" w:rsidRDefault="00630C3B" w:rsidP="00630C3B">
            <w:pPr>
              <w:spacing w:after="160"/>
            </w:pPr>
            <w:r w:rsidRPr="00323C34">
              <w:t>BWC Number</w:t>
            </w:r>
          </w:p>
        </w:tc>
        <w:tc>
          <w:tcPr>
            <w:tcW w:w="0" w:type="auto"/>
            <w:hideMark/>
          </w:tcPr>
          <w:p w14:paraId="3BCC2D07" w14:textId="77777777" w:rsidR="00630C3B" w:rsidRPr="00323C34" w:rsidRDefault="00630C3B" w:rsidP="00630C3B">
            <w:pPr>
              <w:spacing w:after="160"/>
            </w:pPr>
            <w:r w:rsidRPr="00323C34">
              <w:t>Text</w:t>
            </w:r>
          </w:p>
        </w:tc>
        <w:tc>
          <w:tcPr>
            <w:tcW w:w="0" w:type="auto"/>
            <w:hideMark/>
          </w:tcPr>
          <w:p w14:paraId="22E82F93" w14:textId="77777777" w:rsidR="00630C3B" w:rsidRPr="00323C34" w:rsidRDefault="00630C3B" w:rsidP="00630C3B">
            <w:pPr>
              <w:spacing w:after="160"/>
            </w:pPr>
            <w:r w:rsidRPr="00323C34">
              <w:t>No</w:t>
            </w:r>
          </w:p>
        </w:tc>
        <w:tc>
          <w:tcPr>
            <w:tcW w:w="0" w:type="auto"/>
            <w:hideMark/>
          </w:tcPr>
          <w:p w14:paraId="4075DF90" w14:textId="77777777" w:rsidR="00630C3B" w:rsidRPr="00323C34" w:rsidRDefault="00630C3B" w:rsidP="00630C3B">
            <w:pPr>
              <w:spacing w:after="160"/>
            </w:pPr>
            <w:r w:rsidRPr="00323C34">
              <w:t>Body Worn Camera identifier</w:t>
            </w:r>
          </w:p>
        </w:tc>
      </w:tr>
      <w:tr w:rsidR="00C62A87" w:rsidRPr="00323C34" w14:paraId="67A117AB" w14:textId="77777777" w:rsidTr="00630C3B">
        <w:tc>
          <w:tcPr>
            <w:tcW w:w="0" w:type="auto"/>
            <w:hideMark/>
          </w:tcPr>
          <w:p w14:paraId="141AEDBC" w14:textId="77777777" w:rsidR="00630C3B" w:rsidRPr="00323C34" w:rsidRDefault="00630C3B" w:rsidP="00630C3B">
            <w:pPr>
              <w:spacing w:after="160"/>
            </w:pPr>
            <w:r w:rsidRPr="00323C34">
              <w:t>BWC Timestamp</w:t>
            </w:r>
          </w:p>
        </w:tc>
        <w:tc>
          <w:tcPr>
            <w:tcW w:w="0" w:type="auto"/>
            <w:hideMark/>
          </w:tcPr>
          <w:p w14:paraId="681EF8D8" w14:textId="77777777" w:rsidR="00630C3B" w:rsidRPr="00323C34" w:rsidRDefault="00630C3B" w:rsidP="00630C3B">
            <w:pPr>
              <w:spacing w:after="160"/>
            </w:pPr>
            <w:r w:rsidRPr="00323C34">
              <w:t>Time</w:t>
            </w:r>
          </w:p>
        </w:tc>
        <w:tc>
          <w:tcPr>
            <w:tcW w:w="0" w:type="auto"/>
            <w:hideMark/>
          </w:tcPr>
          <w:p w14:paraId="073D757A" w14:textId="77777777" w:rsidR="00630C3B" w:rsidRPr="00323C34" w:rsidRDefault="00630C3B" w:rsidP="00630C3B">
            <w:pPr>
              <w:spacing w:after="160"/>
            </w:pPr>
            <w:r w:rsidRPr="00323C34">
              <w:t>No</w:t>
            </w:r>
          </w:p>
        </w:tc>
        <w:tc>
          <w:tcPr>
            <w:tcW w:w="0" w:type="auto"/>
            <w:hideMark/>
          </w:tcPr>
          <w:p w14:paraId="5BD07839" w14:textId="77777777" w:rsidR="00630C3B" w:rsidRPr="00323C34" w:rsidRDefault="00630C3B" w:rsidP="00630C3B">
            <w:pPr>
              <w:spacing w:after="160"/>
            </w:pPr>
          </w:p>
        </w:tc>
      </w:tr>
    </w:tbl>
    <w:p w14:paraId="1C07B213" w14:textId="77777777" w:rsidR="00F20601" w:rsidRPr="00323C34" w:rsidRDefault="00F20601" w:rsidP="00F20601"/>
    <w:p w14:paraId="4EF13002" w14:textId="756F4C16" w:rsidR="00EC6926" w:rsidRPr="00323C34" w:rsidRDefault="00EC6926" w:rsidP="006C258F">
      <w:pPr>
        <w:pStyle w:val="Heading3"/>
      </w:pPr>
      <w:bookmarkStart w:id="300" w:name="_Toc232496803"/>
      <w:r w:rsidRPr="00323C34">
        <w:lastRenderedPageBreak/>
        <w:t>Attachments</w:t>
      </w:r>
      <w:bookmarkEnd w:id="300"/>
    </w:p>
    <w:tbl>
      <w:tblPr>
        <w:tblStyle w:val="SJ"/>
        <w:tblW w:w="0" w:type="auto"/>
        <w:tblLook w:val="04A0" w:firstRow="1" w:lastRow="0" w:firstColumn="1" w:lastColumn="0" w:noHBand="0" w:noVBand="1"/>
      </w:tblPr>
      <w:tblGrid>
        <w:gridCol w:w="1439"/>
        <w:gridCol w:w="1062"/>
        <w:gridCol w:w="1329"/>
        <w:gridCol w:w="5186"/>
      </w:tblGrid>
      <w:tr w:rsidR="00C62A87" w:rsidRPr="00323C34" w14:paraId="21E991D4" w14:textId="77777777" w:rsidTr="006C258F">
        <w:trPr>
          <w:cnfStyle w:val="100000000000" w:firstRow="1" w:lastRow="0" w:firstColumn="0" w:lastColumn="0" w:oddVBand="0" w:evenVBand="0" w:oddHBand="0" w:evenHBand="0" w:firstRowFirstColumn="0" w:firstRowLastColumn="0" w:lastRowFirstColumn="0" w:lastRowLastColumn="0"/>
        </w:trPr>
        <w:tc>
          <w:tcPr>
            <w:tcW w:w="0" w:type="auto"/>
            <w:hideMark/>
          </w:tcPr>
          <w:p w14:paraId="3DDD33AD" w14:textId="77777777" w:rsidR="006C258F" w:rsidRPr="00323C34" w:rsidRDefault="006C258F" w:rsidP="006C258F">
            <w:pPr>
              <w:spacing w:after="160"/>
              <w:rPr>
                <w:bCs/>
              </w:rPr>
            </w:pPr>
            <w:r w:rsidRPr="00323C34">
              <w:rPr>
                <w:bCs/>
              </w:rPr>
              <w:t>Field</w:t>
            </w:r>
          </w:p>
        </w:tc>
        <w:tc>
          <w:tcPr>
            <w:tcW w:w="0" w:type="auto"/>
            <w:hideMark/>
          </w:tcPr>
          <w:p w14:paraId="6A144285" w14:textId="77777777" w:rsidR="006C258F" w:rsidRPr="00323C34" w:rsidRDefault="006C258F" w:rsidP="006C258F">
            <w:pPr>
              <w:spacing w:after="160"/>
              <w:rPr>
                <w:bCs/>
              </w:rPr>
            </w:pPr>
            <w:r w:rsidRPr="00323C34">
              <w:rPr>
                <w:bCs/>
              </w:rPr>
              <w:t>Type</w:t>
            </w:r>
          </w:p>
        </w:tc>
        <w:tc>
          <w:tcPr>
            <w:tcW w:w="0" w:type="auto"/>
            <w:hideMark/>
          </w:tcPr>
          <w:p w14:paraId="2648DDE1" w14:textId="77777777" w:rsidR="006C258F" w:rsidRPr="00323C34" w:rsidRDefault="006C258F" w:rsidP="006C258F">
            <w:pPr>
              <w:spacing w:after="160"/>
              <w:rPr>
                <w:bCs/>
              </w:rPr>
            </w:pPr>
            <w:r w:rsidRPr="00323C34">
              <w:rPr>
                <w:bCs/>
              </w:rPr>
              <w:t>Mandatory</w:t>
            </w:r>
          </w:p>
        </w:tc>
        <w:tc>
          <w:tcPr>
            <w:tcW w:w="0" w:type="auto"/>
            <w:hideMark/>
          </w:tcPr>
          <w:p w14:paraId="5474DA5A" w14:textId="77777777" w:rsidR="006C258F" w:rsidRPr="00323C34" w:rsidRDefault="006C258F" w:rsidP="006C258F">
            <w:pPr>
              <w:spacing w:after="160"/>
              <w:rPr>
                <w:bCs/>
              </w:rPr>
            </w:pPr>
            <w:r w:rsidRPr="00323C34">
              <w:rPr>
                <w:bCs/>
              </w:rPr>
              <w:t>Notes</w:t>
            </w:r>
          </w:p>
        </w:tc>
      </w:tr>
      <w:tr w:rsidR="00C62A87" w:rsidRPr="00323C34" w14:paraId="6A7A603C" w14:textId="77777777" w:rsidTr="006C258F">
        <w:tc>
          <w:tcPr>
            <w:tcW w:w="0" w:type="auto"/>
            <w:hideMark/>
          </w:tcPr>
          <w:p w14:paraId="188C3168" w14:textId="77777777" w:rsidR="006C258F" w:rsidRPr="00323C34" w:rsidRDefault="006C258F" w:rsidP="006C258F">
            <w:pPr>
              <w:spacing w:after="160"/>
            </w:pPr>
            <w:r w:rsidRPr="00323C34">
              <w:t>Attachments</w:t>
            </w:r>
          </w:p>
        </w:tc>
        <w:tc>
          <w:tcPr>
            <w:tcW w:w="0" w:type="auto"/>
            <w:hideMark/>
          </w:tcPr>
          <w:p w14:paraId="55502FE2" w14:textId="77777777" w:rsidR="006C258F" w:rsidRPr="00323C34" w:rsidRDefault="006C258F" w:rsidP="006C258F">
            <w:pPr>
              <w:spacing w:after="160"/>
            </w:pPr>
            <w:r w:rsidRPr="00323C34">
              <w:t>File upload</w:t>
            </w:r>
          </w:p>
        </w:tc>
        <w:tc>
          <w:tcPr>
            <w:tcW w:w="0" w:type="auto"/>
            <w:hideMark/>
          </w:tcPr>
          <w:p w14:paraId="0049C76C" w14:textId="77777777" w:rsidR="006C258F" w:rsidRPr="00323C34" w:rsidRDefault="006C258F" w:rsidP="006C258F">
            <w:pPr>
              <w:spacing w:after="160"/>
            </w:pPr>
            <w:r w:rsidRPr="00323C34">
              <w:t>No</w:t>
            </w:r>
          </w:p>
        </w:tc>
        <w:tc>
          <w:tcPr>
            <w:tcW w:w="0" w:type="auto"/>
            <w:hideMark/>
          </w:tcPr>
          <w:p w14:paraId="2974374D" w14:textId="77777777" w:rsidR="006C258F" w:rsidRPr="00323C34" w:rsidRDefault="006C258F" w:rsidP="006C258F">
            <w:pPr>
              <w:spacing w:after="160"/>
            </w:pPr>
            <w:r w:rsidRPr="00323C34">
              <w:t>Accepted formats: photo, video, and document files. Police reports shall not be attached in this section</w:t>
            </w:r>
          </w:p>
        </w:tc>
      </w:tr>
    </w:tbl>
    <w:p w14:paraId="6DD2542D" w14:textId="432EB60F" w:rsidR="006C258F" w:rsidRPr="00323C34" w:rsidRDefault="006C258F" w:rsidP="006C258F">
      <w:pPr>
        <w:pStyle w:val="Heading3"/>
      </w:pPr>
      <w:bookmarkStart w:id="301" w:name="_Toc232496804"/>
      <w:r w:rsidRPr="00323C34">
        <w:rPr>
          <w:rFonts w:hint="eastAsia"/>
        </w:rPr>
        <w:t>Summary and Closure</w:t>
      </w:r>
      <w:bookmarkEnd w:id="301"/>
    </w:p>
    <w:tbl>
      <w:tblPr>
        <w:tblStyle w:val="SJ"/>
        <w:tblW w:w="0" w:type="auto"/>
        <w:tblLook w:val="04A0" w:firstRow="1" w:lastRow="0" w:firstColumn="1" w:lastColumn="0" w:noHBand="0" w:noVBand="1"/>
      </w:tblPr>
      <w:tblGrid>
        <w:gridCol w:w="1491"/>
        <w:gridCol w:w="1319"/>
        <w:gridCol w:w="1329"/>
        <w:gridCol w:w="4877"/>
      </w:tblGrid>
      <w:tr w:rsidR="00C62A87" w:rsidRPr="00323C34" w14:paraId="7821B234" w14:textId="77777777" w:rsidTr="006C258F">
        <w:trPr>
          <w:cnfStyle w:val="100000000000" w:firstRow="1" w:lastRow="0" w:firstColumn="0" w:lastColumn="0" w:oddVBand="0" w:evenVBand="0" w:oddHBand="0" w:evenHBand="0" w:firstRowFirstColumn="0" w:firstRowLastColumn="0" w:lastRowFirstColumn="0" w:lastRowLastColumn="0"/>
        </w:trPr>
        <w:tc>
          <w:tcPr>
            <w:tcW w:w="0" w:type="auto"/>
            <w:hideMark/>
          </w:tcPr>
          <w:p w14:paraId="2CC37DC9" w14:textId="77777777" w:rsidR="006C258F" w:rsidRPr="00323C34" w:rsidRDefault="006C258F" w:rsidP="006C258F">
            <w:pPr>
              <w:spacing w:after="160"/>
              <w:rPr>
                <w:bCs/>
              </w:rPr>
            </w:pPr>
            <w:r w:rsidRPr="00323C34">
              <w:rPr>
                <w:bCs/>
              </w:rPr>
              <w:t>Field</w:t>
            </w:r>
          </w:p>
        </w:tc>
        <w:tc>
          <w:tcPr>
            <w:tcW w:w="0" w:type="auto"/>
            <w:hideMark/>
          </w:tcPr>
          <w:p w14:paraId="62BD4F20" w14:textId="77777777" w:rsidR="006C258F" w:rsidRPr="00323C34" w:rsidRDefault="006C258F" w:rsidP="006C258F">
            <w:pPr>
              <w:spacing w:after="160"/>
              <w:rPr>
                <w:bCs/>
              </w:rPr>
            </w:pPr>
            <w:r w:rsidRPr="00323C34">
              <w:rPr>
                <w:bCs/>
              </w:rPr>
              <w:t>Type</w:t>
            </w:r>
          </w:p>
        </w:tc>
        <w:tc>
          <w:tcPr>
            <w:tcW w:w="0" w:type="auto"/>
            <w:hideMark/>
          </w:tcPr>
          <w:p w14:paraId="139166EE" w14:textId="77777777" w:rsidR="006C258F" w:rsidRPr="00323C34" w:rsidRDefault="006C258F" w:rsidP="006C258F">
            <w:pPr>
              <w:spacing w:after="160"/>
              <w:rPr>
                <w:bCs/>
              </w:rPr>
            </w:pPr>
            <w:r w:rsidRPr="00323C34">
              <w:rPr>
                <w:bCs/>
              </w:rPr>
              <w:t>Mandatory</w:t>
            </w:r>
          </w:p>
        </w:tc>
        <w:tc>
          <w:tcPr>
            <w:tcW w:w="0" w:type="auto"/>
            <w:hideMark/>
          </w:tcPr>
          <w:p w14:paraId="4C2665F1" w14:textId="77777777" w:rsidR="006C258F" w:rsidRPr="00323C34" w:rsidRDefault="006C258F" w:rsidP="006C258F">
            <w:pPr>
              <w:spacing w:after="160"/>
              <w:rPr>
                <w:bCs/>
              </w:rPr>
            </w:pPr>
            <w:r w:rsidRPr="00323C34">
              <w:rPr>
                <w:bCs/>
              </w:rPr>
              <w:t>Notes</w:t>
            </w:r>
          </w:p>
        </w:tc>
      </w:tr>
      <w:tr w:rsidR="00C62A87" w:rsidRPr="00323C34" w14:paraId="33C6D688" w14:textId="77777777" w:rsidTr="006C258F">
        <w:tc>
          <w:tcPr>
            <w:tcW w:w="0" w:type="auto"/>
            <w:hideMark/>
          </w:tcPr>
          <w:p w14:paraId="3FBE650F" w14:textId="77777777" w:rsidR="006C258F" w:rsidRPr="00323C34" w:rsidRDefault="006C258F" w:rsidP="006C258F">
            <w:pPr>
              <w:spacing w:after="160"/>
            </w:pPr>
            <w:r w:rsidRPr="00323C34">
              <w:t>Summary</w:t>
            </w:r>
          </w:p>
        </w:tc>
        <w:tc>
          <w:tcPr>
            <w:tcW w:w="0" w:type="auto"/>
            <w:hideMark/>
          </w:tcPr>
          <w:p w14:paraId="0637C725" w14:textId="77777777" w:rsidR="006C258F" w:rsidRPr="00323C34" w:rsidRDefault="006C258F" w:rsidP="006C258F">
            <w:pPr>
              <w:spacing w:after="160"/>
            </w:pPr>
            <w:r w:rsidRPr="00323C34">
              <w:t>Rich text</w:t>
            </w:r>
          </w:p>
        </w:tc>
        <w:tc>
          <w:tcPr>
            <w:tcW w:w="0" w:type="auto"/>
            <w:hideMark/>
          </w:tcPr>
          <w:p w14:paraId="24DF8FFD" w14:textId="77777777" w:rsidR="006C258F" w:rsidRPr="00323C34" w:rsidRDefault="006C258F" w:rsidP="006C258F">
            <w:pPr>
              <w:spacing w:after="160"/>
            </w:pPr>
            <w:r w:rsidRPr="00323C34">
              <w:t>No</w:t>
            </w:r>
          </w:p>
        </w:tc>
        <w:tc>
          <w:tcPr>
            <w:tcW w:w="0" w:type="auto"/>
            <w:hideMark/>
          </w:tcPr>
          <w:p w14:paraId="2FA3A392" w14:textId="77777777" w:rsidR="006C258F" w:rsidRPr="00323C34" w:rsidRDefault="006C258F" w:rsidP="006C258F">
            <w:pPr>
              <w:spacing w:after="160"/>
            </w:pPr>
            <w:r w:rsidRPr="00323C34">
              <w:t>Free-text summary field, relocated below the Personal Injuries section. Renamed from Remarks in the previous system</w:t>
            </w:r>
          </w:p>
        </w:tc>
      </w:tr>
      <w:tr w:rsidR="00C62A87" w:rsidRPr="00323C34" w14:paraId="344E9967" w14:textId="77777777" w:rsidTr="006C258F">
        <w:tc>
          <w:tcPr>
            <w:tcW w:w="0" w:type="auto"/>
            <w:hideMark/>
          </w:tcPr>
          <w:p w14:paraId="6E20E59D" w14:textId="77777777" w:rsidR="006C258F" w:rsidRPr="00323C34" w:rsidRDefault="006C258F" w:rsidP="006C258F">
            <w:pPr>
              <w:spacing w:after="160"/>
            </w:pPr>
            <w:r w:rsidRPr="00323C34">
              <w:t>Completion Remarks</w:t>
            </w:r>
          </w:p>
        </w:tc>
        <w:tc>
          <w:tcPr>
            <w:tcW w:w="0" w:type="auto"/>
            <w:hideMark/>
          </w:tcPr>
          <w:p w14:paraId="7F159970" w14:textId="77777777" w:rsidR="006C258F" w:rsidRPr="00323C34" w:rsidRDefault="006C258F" w:rsidP="006C258F">
            <w:pPr>
              <w:spacing w:after="160"/>
            </w:pPr>
            <w:r w:rsidRPr="00323C34">
              <w:t>Text</w:t>
            </w:r>
          </w:p>
        </w:tc>
        <w:tc>
          <w:tcPr>
            <w:tcW w:w="0" w:type="auto"/>
            <w:hideMark/>
          </w:tcPr>
          <w:p w14:paraId="0F0B7884" w14:textId="77777777" w:rsidR="00EE4FBD" w:rsidRDefault="00EE4FBD" w:rsidP="006C258F">
            <w:pPr>
              <w:spacing w:after="160"/>
            </w:pPr>
            <w:r>
              <w:t>Conditional</w:t>
            </w:r>
          </w:p>
          <w:p w14:paraId="7AAC62FB" w14:textId="6AE7437A" w:rsidR="006C258F" w:rsidRPr="00323C34" w:rsidRDefault="006C258F" w:rsidP="006C258F">
            <w:pPr>
              <w:spacing w:after="160"/>
            </w:pPr>
          </w:p>
        </w:tc>
        <w:tc>
          <w:tcPr>
            <w:tcW w:w="0" w:type="auto"/>
            <w:hideMark/>
          </w:tcPr>
          <w:p w14:paraId="614A1026" w14:textId="45149CAD" w:rsidR="00EE4FBD" w:rsidRDefault="00EE4FBD" w:rsidP="00EE4FBD">
            <w:pPr>
              <w:spacing w:after="160"/>
            </w:pPr>
          </w:p>
          <w:p w14:paraId="686557E7" w14:textId="77777777" w:rsidR="00EE4FBD" w:rsidRDefault="00EE4FBD" w:rsidP="00EE4FBD">
            <w:pPr>
              <w:spacing w:after="160"/>
            </w:pPr>
            <w:r>
              <w:t xml:space="preserve">Free text remarks field for the Duty Manager when reviewing an incident submitted for closure. Used to record approval notes or, where the record is being returned, to specify the revision required by the Controller. </w:t>
            </w:r>
          </w:p>
          <w:p w14:paraId="425E3CC8" w14:textId="79FDA4E1" w:rsidR="00EE4FBD" w:rsidRPr="00323C34" w:rsidRDefault="00EE4FBD" w:rsidP="00EE4FBD">
            <w:pPr>
              <w:spacing w:after="160"/>
            </w:pPr>
            <w:r>
              <w:t>Mandatory when the DM selects Return, optional when approving.</w:t>
            </w:r>
          </w:p>
        </w:tc>
      </w:tr>
      <w:tr w:rsidR="00C62A87" w:rsidRPr="00323C34" w14:paraId="44B22F04" w14:textId="77777777" w:rsidTr="006C258F">
        <w:tc>
          <w:tcPr>
            <w:tcW w:w="0" w:type="auto"/>
            <w:hideMark/>
          </w:tcPr>
          <w:p w14:paraId="465FC89A" w14:textId="77777777" w:rsidR="006C258F" w:rsidRPr="00323C34" w:rsidRDefault="006C258F" w:rsidP="006C258F">
            <w:pPr>
              <w:spacing w:after="160"/>
            </w:pPr>
            <w:r w:rsidRPr="00323C34">
              <w:t>Closed By</w:t>
            </w:r>
          </w:p>
        </w:tc>
        <w:tc>
          <w:tcPr>
            <w:tcW w:w="0" w:type="auto"/>
            <w:hideMark/>
          </w:tcPr>
          <w:p w14:paraId="639FA106" w14:textId="77777777" w:rsidR="006C258F" w:rsidRPr="00323C34" w:rsidRDefault="006C258F" w:rsidP="006C258F">
            <w:pPr>
              <w:spacing w:after="160"/>
            </w:pPr>
            <w:r w:rsidRPr="00323C34">
              <w:t>Auto</w:t>
            </w:r>
          </w:p>
        </w:tc>
        <w:tc>
          <w:tcPr>
            <w:tcW w:w="0" w:type="auto"/>
            <w:hideMark/>
          </w:tcPr>
          <w:p w14:paraId="7DF13E4A" w14:textId="5E7BD267" w:rsidR="006C258F" w:rsidRPr="00323C34" w:rsidRDefault="001D23BC" w:rsidP="006C258F">
            <w:pPr>
              <w:spacing w:after="160"/>
            </w:pPr>
            <w:r w:rsidRPr="00323C34">
              <w:rPr>
                <w:rFonts w:hint="eastAsia"/>
              </w:rPr>
              <w:t>-</w:t>
            </w:r>
          </w:p>
        </w:tc>
        <w:tc>
          <w:tcPr>
            <w:tcW w:w="0" w:type="auto"/>
            <w:hideMark/>
          </w:tcPr>
          <w:p w14:paraId="2AEF984B" w14:textId="77777777" w:rsidR="006C258F" w:rsidRPr="00323C34" w:rsidRDefault="006C258F" w:rsidP="006C258F">
            <w:pPr>
              <w:spacing w:after="160"/>
            </w:pPr>
            <w:r w:rsidRPr="00323C34">
              <w:t>Populated from the authenticated user account upon closure. Read-only</w:t>
            </w:r>
          </w:p>
        </w:tc>
      </w:tr>
      <w:tr w:rsidR="00C62A87" w:rsidRPr="00323C34" w14:paraId="37F4D095" w14:textId="77777777" w:rsidTr="006C258F">
        <w:tc>
          <w:tcPr>
            <w:tcW w:w="0" w:type="auto"/>
            <w:hideMark/>
          </w:tcPr>
          <w:p w14:paraId="02C28805" w14:textId="77777777" w:rsidR="006C258F" w:rsidRPr="00323C34" w:rsidRDefault="006C258F" w:rsidP="006C258F">
            <w:pPr>
              <w:spacing w:after="160"/>
            </w:pPr>
            <w:r w:rsidRPr="00323C34">
              <w:t>Closed At</w:t>
            </w:r>
          </w:p>
        </w:tc>
        <w:tc>
          <w:tcPr>
            <w:tcW w:w="0" w:type="auto"/>
            <w:hideMark/>
          </w:tcPr>
          <w:p w14:paraId="7BE8D9F1" w14:textId="77777777" w:rsidR="006C258F" w:rsidRPr="00323C34" w:rsidRDefault="006C258F" w:rsidP="006C258F">
            <w:pPr>
              <w:spacing w:after="160"/>
            </w:pPr>
            <w:r w:rsidRPr="00323C34">
              <w:t>Auto timestamp</w:t>
            </w:r>
          </w:p>
        </w:tc>
        <w:tc>
          <w:tcPr>
            <w:tcW w:w="0" w:type="auto"/>
            <w:hideMark/>
          </w:tcPr>
          <w:p w14:paraId="2EFDE040" w14:textId="6EBA198B" w:rsidR="006C258F" w:rsidRPr="00323C34" w:rsidRDefault="001D23BC" w:rsidP="006C258F">
            <w:pPr>
              <w:spacing w:after="160"/>
            </w:pPr>
            <w:r w:rsidRPr="00323C34">
              <w:rPr>
                <w:rFonts w:hint="eastAsia"/>
              </w:rPr>
              <w:t>-</w:t>
            </w:r>
          </w:p>
        </w:tc>
        <w:tc>
          <w:tcPr>
            <w:tcW w:w="0" w:type="auto"/>
            <w:hideMark/>
          </w:tcPr>
          <w:p w14:paraId="5C90BECE" w14:textId="77777777" w:rsidR="006C258F" w:rsidRPr="00323C34" w:rsidRDefault="006C258F" w:rsidP="006C258F">
            <w:pPr>
              <w:spacing w:after="160"/>
            </w:pPr>
            <w:r w:rsidRPr="00323C34">
              <w:t>System timestamp recorded at the point of closure. Read-only</w:t>
            </w:r>
          </w:p>
        </w:tc>
      </w:tr>
    </w:tbl>
    <w:p w14:paraId="3CFBC271" w14:textId="351E954E" w:rsidR="009D4D8E" w:rsidRPr="00323C34" w:rsidRDefault="009D4D8E" w:rsidP="00B82EB2">
      <w:pPr>
        <w:pStyle w:val="Heading2"/>
      </w:pPr>
      <w:bookmarkStart w:id="302" w:name="_Toc232496805"/>
      <w:r w:rsidRPr="00323C34">
        <w:rPr>
          <w:rFonts w:hint="eastAsia"/>
        </w:rPr>
        <w:t>Incident Lifecycle</w:t>
      </w:r>
      <w:bookmarkEnd w:id="302"/>
    </w:p>
    <w:p w14:paraId="5BC031E0" w14:textId="77777777" w:rsidR="00FE1E33" w:rsidRPr="00323C34" w:rsidRDefault="00FE1E33" w:rsidP="0011681F">
      <w:pPr>
        <w:pStyle w:val="ListParagraph"/>
        <w:numPr>
          <w:ilvl w:val="0"/>
          <w:numId w:val="13"/>
        </w:numPr>
      </w:pPr>
      <w:r w:rsidRPr="00323C34">
        <w:t>An Incident record shall be created either manually by a Controller or automatically triggered from a third-party source or the UCS.</w:t>
      </w:r>
    </w:p>
    <w:p w14:paraId="141FBEA0" w14:textId="77777777" w:rsidR="00FE1E33" w:rsidRPr="00323C34" w:rsidRDefault="00FE1E33" w:rsidP="0011681F">
      <w:pPr>
        <w:pStyle w:val="ListParagraph"/>
        <w:numPr>
          <w:ilvl w:val="0"/>
          <w:numId w:val="13"/>
        </w:numPr>
      </w:pPr>
      <w:r w:rsidRPr="00323C34">
        <w:t>Where a Case does not already exist, Case creation is triggered automatically before the Incident record is initialised.</w:t>
      </w:r>
    </w:p>
    <w:p w14:paraId="6FF78533" w14:textId="77777777" w:rsidR="00FE1E33" w:rsidRPr="00323C34" w:rsidRDefault="00FE1E33" w:rsidP="0011681F">
      <w:pPr>
        <w:pStyle w:val="ListParagraph"/>
        <w:numPr>
          <w:ilvl w:val="0"/>
          <w:numId w:val="13"/>
        </w:numPr>
      </w:pPr>
      <w:r w:rsidRPr="00323C34">
        <w:t>The Controller may assign one or more Responders to the Incident. Assignment is optional; an Incident may be managed without a Responder assigned.</w:t>
      </w:r>
    </w:p>
    <w:p w14:paraId="2FEF5410" w14:textId="77777777" w:rsidR="00FE1E33" w:rsidRPr="00323C34" w:rsidRDefault="00FE1E33" w:rsidP="0011681F">
      <w:pPr>
        <w:pStyle w:val="ListParagraph"/>
        <w:numPr>
          <w:ilvl w:val="0"/>
          <w:numId w:val="13"/>
        </w:numPr>
      </w:pPr>
      <w:r w:rsidRPr="00323C34">
        <w:t>The Incident progresses through defined statuses reflecting its operational state.</w:t>
      </w:r>
    </w:p>
    <w:p w14:paraId="4BE9F587" w14:textId="77777777" w:rsidR="00FE1E33" w:rsidRPr="00323C34" w:rsidRDefault="00FE1E33" w:rsidP="0011681F">
      <w:pPr>
        <w:pStyle w:val="ListParagraph"/>
        <w:numPr>
          <w:ilvl w:val="0"/>
          <w:numId w:val="13"/>
        </w:numPr>
      </w:pPr>
      <w:r w:rsidRPr="00323C34">
        <w:t>Upon closure, the system shall automatically record the identity of the closing user and the closure timestamp.</w:t>
      </w:r>
    </w:p>
    <w:p w14:paraId="63933496" w14:textId="6F708D4F" w:rsidR="00FE1E33" w:rsidRPr="00323C34" w:rsidRDefault="00FE1E33" w:rsidP="0011681F">
      <w:pPr>
        <w:pStyle w:val="ListParagraph"/>
        <w:numPr>
          <w:ilvl w:val="0"/>
          <w:numId w:val="13"/>
        </w:numPr>
      </w:pPr>
      <w:r w:rsidRPr="00323C34">
        <w:t>Closed Incident records are read-only. A System Administrator must revert the status to an active state before any edits can be made.</w:t>
      </w:r>
    </w:p>
    <w:p w14:paraId="2DF65641" w14:textId="32A61389" w:rsidR="00C417A1" w:rsidRPr="00323C34" w:rsidRDefault="00C417A1" w:rsidP="009D4D8E">
      <w:pPr>
        <w:pStyle w:val="Heading3"/>
      </w:pPr>
      <w:bookmarkStart w:id="303" w:name="_Toc232496806"/>
      <w:r w:rsidRPr="00323C34">
        <w:rPr>
          <w:rFonts w:hint="eastAsia"/>
        </w:rPr>
        <w:lastRenderedPageBreak/>
        <w:t>I</w:t>
      </w:r>
      <w:r w:rsidRPr="00323C34">
        <w:t>n</w:t>
      </w:r>
      <w:r w:rsidRPr="00323C34">
        <w:rPr>
          <w:rFonts w:hint="eastAsia"/>
        </w:rPr>
        <w:t>cident S</w:t>
      </w:r>
      <w:r w:rsidRPr="00323C34">
        <w:t>t</w:t>
      </w:r>
      <w:r w:rsidRPr="00323C34">
        <w:rPr>
          <w:rFonts w:hint="eastAsia"/>
        </w:rPr>
        <w:t>atus Definitions</w:t>
      </w:r>
      <w:bookmarkEnd w:id="303"/>
    </w:p>
    <w:tbl>
      <w:tblPr>
        <w:tblStyle w:val="SJ"/>
        <w:tblW w:w="0" w:type="auto"/>
        <w:tblLook w:val="04A0" w:firstRow="1" w:lastRow="0" w:firstColumn="1" w:lastColumn="0" w:noHBand="0" w:noVBand="1"/>
      </w:tblPr>
      <w:tblGrid>
        <w:gridCol w:w="1898"/>
        <w:gridCol w:w="4175"/>
        <w:gridCol w:w="2943"/>
      </w:tblGrid>
      <w:tr w:rsidR="00607D2E" w:rsidRPr="00323C34" w14:paraId="24288115" w14:textId="77777777" w:rsidTr="00E45C01">
        <w:trPr>
          <w:cnfStyle w:val="100000000000" w:firstRow="1" w:lastRow="0" w:firstColumn="0" w:lastColumn="0" w:oddVBand="0" w:evenVBand="0" w:oddHBand="0" w:evenHBand="0" w:firstRowFirstColumn="0" w:firstRowLastColumn="0" w:lastRowFirstColumn="0" w:lastRowLastColumn="0"/>
        </w:trPr>
        <w:tc>
          <w:tcPr>
            <w:tcW w:w="0" w:type="auto"/>
            <w:hideMark/>
          </w:tcPr>
          <w:p w14:paraId="7AF30039" w14:textId="77777777" w:rsidR="00E45C01" w:rsidRPr="00323C34" w:rsidRDefault="00E45C01" w:rsidP="00E45C01">
            <w:pPr>
              <w:rPr>
                <w:bCs/>
              </w:rPr>
            </w:pPr>
            <w:r w:rsidRPr="00323C34">
              <w:rPr>
                <w:bCs/>
              </w:rPr>
              <w:t>Status</w:t>
            </w:r>
          </w:p>
        </w:tc>
        <w:tc>
          <w:tcPr>
            <w:tcW w:w="0" w:type="auto"/>
            <w:hideMark/>
          </w:tcPr>
          <w:p w14:paraId="575C87FC" w14:textId="77777777" w:rsidR="00E45C01" w:rsidRPr="00323C34" w:rsidRDefault="00E45C01" w:rsidP="00E45C01">
            <w:pPr>
              <w:rPr>
                <w:bCs/>
              </w:rPr>
            </w:pPr>
            <w:r w:rsidRPr="00323C34">
              <w:rPr>
                <w:bCs/>
              </w:rPr>
              <w:t>Description</w:t>
            </w:r>
          </w:p>
        </w:tc>
        <w:tc>
          <w:tcPr>
            <w:tcW w:w="0" w:type="auto"/>
            <w:hideMark/>
          </w:tcPr>
          <w:p w14:paraId="13D9C35D" w14:textId="175681A7" w:rsidR="00E45C01" w:rsidRPr="00323C34" w:rsidRDefault="00E45C01" w:rsidP="00E45C01">
            <w:pPr>
              <w:rPr>
                <w:bCs/>
              </w:rPr>
            </w:pPr>
            <w:r w:rsidRPr="00323C34">
              <w:rPr>
                <w:bCs/>
              </w:rPr>
              <w:t>Permitted Actions</w:t>
            </w:r>
          </w:p>
        </w:tc>
      </w:tr>
      <w:tr w:rsidR="00607D2E" w:rsidRPr="00323C34" w14:paraId="7B9DA2F9" w14:textId="77777777" w:rsidTr="00E45C01">
        <w:tc>
          <w:tcPr>
            <w:tcW w:w="0" w:type="auto"/>
            <w:hideMark/>
          </w:tcPr>
          <w:p w14:paraId="40ECC23E" w14:textId="77777777" w:rsidR="00E45C01" w:rsidRPr="00323C34" w:rsidRDefault="00E45C01" w:rsidP="00E45C01">
            <w:r w:rsidRPr="00323C34">
              <w:t>Live</w:t>
            </w:r>
          </w:p>
        </w:tc>
        <w:tc>
          <w:tcPr>
            <w:tcW w:w="0" w:type="auto"/>
            <w:hideMark/>
          </w:tcPr>
          <w:p w14:paraId="55E4A687" w14:textId="2E62D445" w:rsidR="00E45C01" w:rsidRPr="00323C34" w:rsidRDefault="00E45C01" w:rsidP="00E45C01">
            <w:r w:rsidRPr="00323C34">
              <w:t xml:space="preserve">Incident created and active. No Responder </w:t>
            </w:r>
            <w:r w:rsidR="0087068C">
              <w:t>assigned</w:t>
            </w:r>
            <w:r w:rsidRPr="00323C34">
              <w:t>.</w:t>
            </w:r>
          </w:p>
        </w:tc>
        <w:tc>
          <w:tcPr>
            <w:tcW w:w="0" w:type="auto"/>
            <w:hideMark/>
          </w:tcPr>
          <w:p w14:paraId="38C85FAC" w14:textId="77777777" w:rsidR="001B4E13" w:rsidRPr="00323C34" w:rsidRDefault="00E45C01" w:rsidP="00E45C01">
            <w:r w:rsidRPr="00323C34">
              <w:t>Controller</w:t>
            </w:r>
          </w:p>
          <w:p w14:paraId="6068405B" w14:textId="77777777" w:rsidR="001B4E13" w:rsidRPr="00323C34" w:rsidRDefault="001B4E13" w:rsidP="001B4E13">
            <w:pPr>
              <w:pStyle w:val="ListBullet"/>
            </w:pPr>
            <w:r w:rsidRPr="00323C34">
              <w:rPr>
                <w:rFonts w:hint="eastAsia"/>
              </w:rPr>
              <w:t>E</w:t>
            </w:r>
            <w:r w:rsidR="00E45C01" w:rsidRPr="00323C34">
              <w:t>dit</w:t>
            </w:r>
          </w:p>
          <w:p w14:paraId="24494972" w14:textId="77777777" w:rsidR="001B4E13" w:rsidRPr="00323C34" w:rsidRDefault="001B4E13" w:rsidP="001B4E13">
            <w:pPr>
              <w:pStyle w:val="ListBullet"/>
            </w:pPr>
            <w:r w:rsidRPr="00323C34">
              <w:rPr>
                <w:rFonts w:hint="eastAsia"/>
              </w:rPr>
              <w:t>A</w:t>
            </w:r>
            <w:r w:rsidR="00E45C01" w:rsidRPr="00323C34">
              <w:t>ssign Responder</w:t>
            </w:r>
          </w:p>
          <w:p w14:paraId="3FD5795C" w14:textId="725828CA" w:rsidR="00E45C01" w:rsidRPr="00323C34" w:rsidRDefault="001B4E13" w:rsidP="0087068C">
            <w:pPr>
              <w:pStyle w:val="ListBullet"/>
            </w:pPr>
            <w:r w:rsidRPr="00323C34">
              <w:rPr>
                <w:rFonts w:hint="eastAsia"/>
              </w:rPr>
              <w:t>M</w:t>
            </w:r>
            <w:r w:rsidR="00E45C01" w:rsidRPr="00323C34">
              <w:t>ark false alarm</w:t>
            </w:r>
          </w:p>
        </w:tc>
      </w:tr>
      <w:tr w:rsidR="00830C57" w:rsidRPr="00323C34" w14:paraId="38665A16" w14:textId="77777777" w:rsidTr="00E45C01">
        <w:tc>
          <w:tcPr>
            <w:tcW w:w="0" w:type="auto"/>
          </w:tcPr>
          <w:p w14:paraId="23D11570" w14:textId="516D5DE2" w:rsidR="00830C57" w:rsidRPr="00323C34" w:rsidRDefault="00830C57" w:rsidP="00E45C01">
            <w:r>
              <w:t>Live (Assigned)</w:t>
            </w:r>
          </w:p>
        </w:tc>
        <w:tc>
          <w:tcPr>
            <w:tcW w:w="0" w:type="auto"/>
          </w:tcPr>
          <w:p w14:paraId="27301DB1" w14:textId="0972A998" w:rsidR="003871E9" w:rsidRPr="00323C34" w:rsidRDefault="00A4555A" w:rsidP="006571CB">
            <w:r>
              <w:t>Responder has been assigned by Controller</w:t>
            </w:r>
            <w:r w:rsidR="0087068C">
              <w:t>, a</w:t>
            </w:r>
            <w:r>
              <w:t>waiting Responder acknowledgement</w:t>
            </w:r>
          </w:p>
        </w:tc>
        <w:tc>
          <w:tcPr>
            <w:tcW w:w="0" w:type="auto"/>
          </w:tcPr>
          <w:p w14:paraId="3DC95DB5" w14:textId="77777777" w:rsidR="00830C57" w:rsidRDefault="00A4555A" w:rsidP="00113BA5">
            <w:r>
              <w:t>Controller</w:t>
            </w:r>
          </w:p>
          <w:p w14:paraId="30E0E207" w14:textId="77777777" w:rsidR="00A4555A" w:rsidRDefault="00A4555A" w:rsidP="00A4555A">
            <w:pPr>
              <w:pStyle w:val="ListBullet"/>
            </w:pPr>
            <w:r>
              <w:t>Edit</w:t>
            </w:r>
          </w:p>
          <w:p w14:paraId="6E0725EC" w14:textId="77777777" w:rsidR="00A4555A" w:rsidRDefault="00A4555A" w:rsidP="00610049">
            <w:pPr>
              <w:pStyle w:val="ListBullet"/>
            </w:pPr>
            <w:r>
              <w:t>Assign/Reassign Responder</w:t>
            </w:r>
          </w:p>
          <w:p w14:paraId="685548F5" w14:textId="77777777" w:rsidR="0087068C" w:rsidRDefault="0087068C" w:rsidP="0087068C">
            <w:pPr>
              <w:pStyle w:val="ListBullet"/>
              <w:numPr>
                <w:ilvl w:val="0"/>
                <w:numId w:val="0"/>
              </w:numPr>
            </w:pPr>
            <w:r>
              <w:t>Responder</w:t>
            </w:r>
          </w:p>
          <w:p w14:paraId="7BEFC505" w14:textId="3665C55F" w:rsidR="0087068C" w:rsidRPr="00323C34" w:rsidRDefault="0087068C" w:rsidP="0087068C">
            <w:pPr>
              <w:pStyle w:val="ListBullet"/>
            </w:pPr>
            <w:r>
              <w:t>Acknowledge assignment</w:t>
            </w:r>
          </w:p>
        </w:tc>
      </w:tr>
      <w:tr w:rsidR="00607D2E" w:rsidRPr="00323C34" w14:paraId="083F4A0F" w14:textId="77777777" w:rsidTr="00E45C01">
        <w:tc>
          <w:tcPr>
            <w:tcW w:w="0" w:type="auto"/>
            <w:hideMark/>
          </w:tcPr>
          <w:p w14:paraId="69822184" w14:textId="77777777" w:rsidR="00E45C01" w:rsidRPr="00323C34" w:rsidRDefault="00E45C01" w:rsidP="00E45C01">
            <w:r w:rsidRPr="00323C34">
              <w:t>Live (Acknowledged)</w:t>
            </w:r>
          </w:p>
        </w:tc>
        <w:tc>
          <w:tcPr>
            <w:tcW w:w="0" w:type="auto"/>
            <w:hideMark/>
          </w:tcPr>
          <w:p w14:paraId="404CB6EB" w14:textId="481C391E" w:rsidR="00E45C01" w:rsidRPr="00323C34" w:rsidRDefault="00E45C01" w:rsidP="00E45C01">
            <w:r w:rsidRPr="00323C34">
              <w:t>Assigned Responder has acknowledged</w:t>
            </w:r>
            <w:r w:rsidR="00822B3F">
              <w:t xml:space="preserve">. </w:t>
            </w:r>
          </w:p>
        </w:tc>
        <w:tc>
          <w:tcPr>
            <w:tcW w:w="0" w:type="auto"/>
            <w:hideMark/>
          </w:tcPr>
          <w:p w14:paraId="45F1A3B1" w14:textId="77777777" w:rsidR="00113BA5" w:rsidRPr="00323C34" w:rsidRDefault="00E45C01" w:rsidP="00113BA5">
            <w:r w:rsidRPr="00323C34">
              <w:t>Controller</w:t>
            </w:r>
            <w:r w:rsidR="00113BA5" w:rsidRPr="00323C34">
              <w:rPr>
                <w:rFonts w:hint="eastAsia"/>
              </w:rPr>
              <w:t>:</w:t>
            </w:r>
          </w:p>
          <w:p w14:paraId="4D399694" w14:textId="09B37DE6" w:rsidR="00113BA5" w:rsidRPr="00323C34" w:rsidRDefault="00113BA5" w:rsidP="00113BA5">
            <w:pPr>
              <w:pStyle w:val="ListBullet"/>
            </w:pPr>
            <w:r w:rsidRPr="00323C34">
              <w:rPr>
                <w:rFonts w:hint="eastAsia"/>
              </w:rPr>
              <w:t>E</w:t>
            </w:r>
            <w:r w:rsidR="00E45C01" w:rsidRPr="00323C34">
              <w:t>dit</w:t>
            </w:r>
          </w:p>
          <w:p w14:paraId="35006A15" w14:textId="46209FED" w:rsidR="00113BA5" w:rsidRDefault="00113BA5" w:rsidP="0011681F">
            <w:pPr>
              <w:pStyle w:val="ListBullet"/>
            </w:pPr>
            <w:r w:rsidRPr="00323C34">
              <w:rPr>
                <w:rFonts w:hint="eastAsia"/>
              </w:rPr>
              <w:t>R</w:t>
            </w:r>
            <w:r w:rsidR="00E45C01" w:rsidRPr="00323C34">
              <w:t>eassign</w:t>
            </w:r>
          </w:p>
          <w:p w14:paraId="6B68B406" w14:textId="54379811" w:rsidR="00822B3F" w:rsidRDefault="00DA3617" w:rsidP="0011681F">
            <w:pPr>
              <w:pStyle w:val="ListBullet"/>
            </w:pPr>
            <w:r>
              <w:t>Update to On-site</w:t>
            </w:r>
          </w:p>
          <w:p w14:paraId="0150144D" w14:textId="7FEF4B36" w:rsidR="00DA3617" w:rsidRPr="00323C34" w:rsidRDefault="00DA3617" w:rsidP="0011681F">
            <w:pPr>
              <w:pStyle w:val="ListBullet"/>
            </w:pPr>
            <w:r>
              <w:t>Log activity</w:t>
            </w:r>
          </w:p>
          <w:p w14:paraId="4EAEA741" w14:textId="0896472B" w:rsidR="00113BA5" w:rsidRPr="00323C34" w:rsidRDefault="00E45C01" w:rsidP="00113BA5">
            <w:r w:rsidRPr="00323C34">
              <w:t>Responder</w:t>
            </w:r>
            <w:r w:rsidR="00113BA5" w:rsidRPr="00323C34">
              <w:rPr>
                <w:rFonts w:hint="eastAsia"/>
              </w:rPr>
              <w:t>:</w:t>
            </w:r>
          </w:p>
          <w:p w14:paraId="20F44037" w14:textId="4D963AE1" w:rsidR="00113BA5" w:rsidRPr="00323C34" w:rsidRDefault="00113BA5" w:rsidP="00113BA5">
            <w:pPr>
              <w:pStyle w:val="ListBullet"/>
            </w:pPr>
            <w:r w:rsidRPr="00323C34">
              <w:rPr>
                <w:rFonts w:hint="eastAsia"/>
              </w:rPr>
              <w:t>U</w:t>
            </w:r>
            <w:r w:rsidR="00E45C01" w:rsidRPr="00323C34">
              <w:t>pdate to On-</w:t>
            </w:r>
            <w:r w:rsidR="00DA3617">
              <w:t>s</w:t>
            </w:r>
            <w:r w:rsidR="00E45C01" w:rsidRPr="00323C34">
              <w:t>ite</w:t>
            </w:r>
          </w:p>
          <w:p w14:paraId="5A1239C6" w14:textId="3E85A901" w:rsidR="00E45C01" w:rsidRPr="00323C34" w:rsidRDefault="00113BA5" w:rsidP="00113BA5">
            <w:pPr>
              <w:pStyle w:val="ListBullet"/>
            </w:pPr>
            <w:r w:rsidRPr="00323C34">
              <w:rPr>
                <w:rFonts w:hint="eastAsia"/>
              </w:rPr>
              <w:t>L</w:t>
            </w:r>
            <w:r w:rsidR="00E45C01" w:rsidRPr="00323C34">
              <w:t xml:space="preserve">og </w:t>
            </w:r>
            <w:r w:rsidR="0088552B">
              <w:t>incident</w:t>
            </w:r>
          </w:p>
        </w:tc>
      </w:tr>
      <w:tr w:rsidR="00607D2E" w:rsidRPr="00323C34" w14:paraId="47E70BAD" w14:textId="77777777" w:rsidTr="00E45C01">
        <w:tc>
          <w:tcPr>
            <w:tcW w:w="0" w:type="auto"/>
            <w:hideMark/>
          </w:tcPr>
          <w:p w14:paraId="7F08CEDA" w14:textId="77777777" w:rsidR="00E45C01" w:rsidRPr="00323C34" w:rsidRDefault="00E45C01" w:rsidP="00E45C01">
            <w:r w:rsidRPr="00323C34">
              <w:t>Live (On-Site)</w:t>
            </w:r>
          </w:p>
        </w:tc>
        <w:tc>
          <w:tcPr>
            <w:tcW w:w="0" w:type="auto"/>
            <w:hideMark/>
          </w:tcPr>
          <w:p w14:paraId="0FF48440" w14:textId="28EF60ED" w:rsidR="00E45C01" w:rsidRPr="00323C34" w:rsidRDefault="00E45C01" w:rsidP="00E45C01">
            <w:r w:rsidRPr="00323C34">
              <w:t xml:space="preserve">Responder </w:t>
            </w:r>
            <w:r w:rsidR="0002200A">
              <w:t>has confirmed arrival at the incident location</w:t>
            </w:r>
            <w:r w:rsidR="00A46B7C">
              <w:t xml:space="preserve"> and updated the Incident record</w:t>
            </w:r>
            <w:r w:rsidR="008C2FFB">
              <w:t>, including the incident log and relevant on-site information</w:t>
            </w:r>
          </w:p>
        </w:tc>
        <w:tc>
          <w:tcPr>
            <w:tcW w:w="0" w:type="auto"/>
            <w:hideMark/>
          </w:tcPr>
          <w:p w14:paraId="1FCC12A5" w14:textId="77777777" w:rsidR="00113BA5" w:rsidRPr="00323C34" w:rsidRDefault="00E45C01" w:rsidP="00E45C01">
            <w:r w:rsidRPr="00323C34">
              <w:t>Controller</w:t>
            </w:r>
            <w:r w:rsidR="00113BA5" w:rsidRPr="00323C34">
              <w:rPr>
                <w:rFonts w:hint="eastAsia"/>
              </w:rPr>
              <w:t>:</w:t>
            </w:r>
          </w:p>
          <w:p w14:paraId="5D35AAC3" w14:textId="29CFD7FB" w:rsidR="00113BA5" w:rsidRDefault="00A7364C" w:rsidP="00113BA5">
            <w:pPr>
              <w:pStyle w:val="ListBullet"/>
            </w:pPr>
            <w:r>
              <w:t>Edit</w:t>
            </w:r>
          </w:p>
          <w:p w14:paraId="28F4E1FC" w14:textId="7494963B" w:rsidR="00A7364C" w:rsidRPr="00323C34" w:rsidRDefault="00A7364C" w:rsidP="00113BA5">
            <w:pPr>
              <w:pStyle w:val="ListBullet"/>
            </w:pPr>
            <w:r w:rsidRPr="00323C34">
              <w:rPr>
                <w:rFonts w:hint="eastAsia"/>
              </w:rPr>
              <w:t>L</w:t>
            </w:r>
            <w:r w:rsidRPr="00323C34">
              <w:t xml:space="preserve">og </w:t>
            </w:r>
            <w:r w:rsidR="0088552B">
              <w:t>incident</w:t>
            </w:r>
          </w:p>
          <w:p w14:paraId="37A9A126" w14:textId="77777777" w:rsidR="00113BA5" w:rsidRPr="00323C34" w:rsidRDefault="00E45C01" w:rsidP="00E45C01">
            <w:r w:rsidRPr="00323C34">
              <w:t>Responder:</w:t>
            </w:r>
          </w:p>
          <w:p w14:paraId="328232E3" w14:textId="30488A90" w:rsidR="00E45C01" w:rsidRPr="00323C34" w:rsidRDefault="00113BA5" w:rsidP="00113BA5">
            <w:pPr>
              <w:pStyle w:val="ListBullet"/>
            </w:pPr>
            <w:r w:rsidRPr="00323C34">
              <w:rPr>
                <w:rFonts w:hint="eastAsia"/>
              </w:rPr>
              <w:t>L</w:t>
            </w:r>
            <w:r w:rsidR="00E45C01" w:rsidRPr="00323C34">
              <w:t xml:space="preserve">og </w:t>
            </w:r>
            <w:r w:rsidR="0088552B">
              <w:t>incident</w:t>
            </w:r>
          </w:p>
        </w:tc>
      </w:tr>
      <w:tr w:rsidR="00607D2E" w:rsidRPr="00323C34" w14:paraId="734F540E" w14:textId="77777777" w:rsidTr="002515E9">
        <w:tc>
          <w:tcPr>
            <w:tcW w:w="0" w:type="auto"/>
          </w:tcPr>
          <w:p w14:paraId="05B7C431" w14:textId="42CB6E57" w:rsidR="00E45C01" w:rsidRPr="00323C34" w:rsidRDefault="00E45C01" w:rsidP="00E45C01">
            <w:r w:rsidRPr="00323C34">
              <w:t>Live (</w:t>
            </w:r>
            <w:r w:rsidR="00A31B82">
              <w:rPr>
                <w:rFonts w:hint="eastAsia"/>
              </w:rPr>
              <w:t>Incomplete</w:t>
            </w:r>
            <w:r w:rsidRPr="00323C34">
              <w:t>)</w:t>
            </w:r>
          </w:p>
        </w:tc>
        <w:tc>
          <w:tcPr>
            <w:tcW w:w="0" w:type="auto"/>
          </w:tcPr>
          <w:p w14:paraId="75EE4531" w14:textId="4C563091" w:rsidR="00E45C01" w:rsidRPr="00323C34" w:rsidRDefault="006B5CA1" w:rsidP="00E45C01">
            <w:r>
              <w:t>Controller has reviewed all required Responder updates and determined that further information or amendments are required</w:t>
            </w:r>
          </w:p>
        </w:tc>
        <w:tc>
          <w:tcPr>
            <w:tcW w:w="0" w:type="auto"/>
          </w:tcPr>
          <w:p w14:paraId="7188E116" w14:textId="73A1523E" w:rsidR="00113BA5" w:rsidRPr="00323C34" w:rsidRDefault="00E45C01" w:rsidP="00E45C01">
            <w:r w:rsidRPr="00323C34">
              <w:t>Controller:</w:t>
            </w:r>
          </w:p>
          <w:p w14:paraId="5FCCC659" w14:textId="2F0CD891" w:rsidR="00113BA5" w:rsidRPr="00323C34" w:rsidRDefault="00113BA5" w:rsidP="00113BA5">
            <w:pPr>
              <w:pStyle w:val="ListBullet"/>
            </w:pPr>
            <w:r w:rsidRPr="00323C34">
              <w:rPr>
                <w:rFonts w:hint="eastAsia"/>
              </w:rPr>
              <w:t>E</w:t>
            </w:r>
            <w:r w:rsidR="00E45C01" w:rsidRPr="00323C34">
              <w:t>dit</w:t>
            </w:r>
          </w:p>
          <w:p w14:paraId="1901F4F8" w14:textId="54712AB6" w:rsidR="00113BA5" w:rsidRPr="00323C34" w:rsidRDefault="0088552B" w:rsidP="00113BA5">
            <w:pPr>
              <w:pStyle w:val="ListBullet"/>
            </w:pPr>
            <w:r>
              <w:t>Return to Responder</w:t>
            </w:r>
          </w:p>
          <w:p w14:paraId="72D3767D" w14:textId="03AC60AB" w:rsidR="00113BA5" w:rsidRPr="00323C34" w:rsidRDefault="00E45C01" w:rsidP="00E45C01">
            <w:r w:rsidRPr="00323C34">
              <w:t>Responder:</w:t>
            </w:r>
          </w:p>
          <w:p w14:paraId="57003277" w14:textId="77777777" w:rsidR="00E45C01" w:rsidRDefault="0088552B" w:rsidP="0088552B">
            <w:pPr>
              <w:pStyle w:val="ListBullet"/>
            </w:pPr>
            <w:r>
              <w:t>Update incident</w:t>
            </w:r>
          </w:p>
          <w:p w14:paraId="50E16E3F" w14:textId="146525AD" w:rsidR="0088552B" w:rsidRPr="00323C34" w:rsidRDefault="0088552B" w:rsidP="0088552B">
            <w:pPr>
              <w:pStyle w:val="ListBullet"/>
            </w:pPr>
            <w:r>
              <w:t>Sub</w:t>
            </w:r>
            <w:r w:rsidR="00555F90">
              <w:t xml:space="preserve">mit </w:t>
            </w:r>
            <w:r w:rsidR="00111EC0">
              <w:t>updates for Controller review</w:t>
            </w:r>
          </w:p>
        </w:tc>
      </w:tr>
      <w:tr w:rsidR="00607D2E" w:rsidRPr="00323C34" w14:paraId="396C09E7" w14:textId="77777777" w:rsidTr="00E45C01">
        <w:tc>
          <w:tcPr>
            <w:tcW w:w="0" w:type="auto"/>
            <w:hideMark/>
          </w:tcPr>
          <w:p w14:paraId="45588FE0" w14:textId="7D217148" w:rsidR="00E45C01" w:rsidRPr="00323C34" w:rsidRDefault="009B20AD" w:rsidP="00E45C01">
            <w:r w:rsidRPr="00323C34">
              <w:lastRenderedPageBreak/>
              <w:t xml:space="preserve"> </w:t>
            </w:r>
            <w:commentRangeStart w:id="304"/>
            <w:r w:rsidR="00E45C01" w:rsidRPr="00323C34">
              <w:t>Live (Completed</w:t>
            </w:r>
            <w:commentRangeEnd w:id="304"/>
            <w:r w:rsidR="00C2267E">
              <w:rPr>
                <w:rStyle w:val="CommentReference"/>
                <w:sz w:val="22"/>
                <w:szCs w:val="24"/>
              </w:rPr>
              <w:commentReference w:id="304"/>
            </w:r>
            <w:r w:rsidR="00A4555A">
              <w:t>)</w:t>
            </w:r>
          </w:p>
        </w:tc>
        <w:tc>
          <w:tcPr>
            <w:tcW w:w="0" w:type="auto"/>
            <w:hideMark/>
          </w:tcPr>
          <w:p w14:paraId="719468B4" w14:textId="567B8E9F" w:rsidR="00E45C01" w:rsidRPr="00323C34" w:rsidRDefault="002720AC" w:rsidP="00E45C01">
            <w:r>
              <w:t xml:space="preserve">Controller has reviewed all required Responder </w:t>
            </w:r>
            <w:r w:rsidR="00E91A86">
              <w:t xml:space="preserve">updates </w:t>
            </w:r>
            <w:r w:rsidR="006B5CA1">
              <w:t>and confirmed that the Incident record is complete</w:t>
            </w:r>
          </w:p>
        </w:tc>
        <w:tc>
          <w:tcPr>
            <w:tcW w:w="0" w:type="auto"/>
            <w:hideMark/>
          </w:tcPr>
          <w:p w14:paraId="061EEDBD" w14:textId="77777777" w:rsidR="004103BC" w:rsidRPr="00323C34" w:rsidRDefault="00E45C01" w:rsidP="004103BC">
            <w:r w:rsidRPr="00323C34">
              <w:t>Controller:</w:t>
            </w:r>
          </w:p>
          <w:p w14:paraId="4D1E791D" w14:textId="77777777" w:rsidR="00E45C01" w:rsidRDefault="004103BC" w:rsidP="004103BC">
            <w:pPr>
              <w:pStyle w:val="ListBullet"/>
            </w:pPr>
            <w:r w:rsidRPr="00323C34">
              <w:rPr>
                <w:rFonts w:hint="eastAsia"/>
              </w:rPr>
              <w:t>V</w:t>
            </w:r>
            <w:r w:rsidR="00E45C01" w:rsidRPr="00323C34">
              <w:t>iew only</w:t>
            </w:r>
          </w:p>
          <w:p w14:paraId="6581A38B" w14:textId="43C4F637" w:rsidR="00555F90" w:rsidRPr="00323C34" w:rsidRDefault="00555F90" w:rsidP="004103BC">
            <w:pPr>
              <w:pStyle w:val="ListBullet"/>
            </w:pPr>
            <w:r>
              <w:t>Submit for closure</w:t>
            </w:r>
          </w:p>
        </w:tc>
      </w:tr>
      <w:tr w:rsidR="00607D2E" w:rsidRPr="00323C34" w14:paraId="730ABB7A" w14:textId="77777777" w:rsidTr="00E45C01">
        <w:tc>
          <w:tcPr>
            <w:tcW w:w="0" w:type="auto"/>
            <w:hideMark/>
          </w:tcPr>
          <w:p w14:paraId="00C4A6CF" w14:textId="00998B68" w:rsidR="00E45C01" w:rsidRPr="00323C34" w:rsidRDefault="00C2267E" w:rsidP="00E45C01">
            <w:r>
              <w:t>Pending Endorsement</w:t>
            </w:r>
          </w:p>
        </w:tc>
        <w:tc>
          <w:tcPr>
            <w:tcW w:w="0" w:type="auto"/>
            <w:hideMark/>
          </w:tcPr>
          <w:p w14:paraId="133FF60B" w14:textId="5EE250AE" w:rsidR="00E45C01" w:rsidRPr="00323C34" w:rsidRDefault="00E45C01" w:rsidP="00E45C01">
            <w:r w:rsidRPr="00323C34">
              <w:t xml:space="preserve">Submitted for Duty Manager approval </w:t>
            </w:r>
            <w:r w:rsidR="00555F90">
              <w:t>to close incident</w:t>
            </w:r>
          </w:p>
        </w:tc>
        <w:tc>
          <w:tcPr>
            <w:tcW w:w="0" w:type="auto"/>
            <w:hideMark/>
          </w:tcPr>
          <w:p w14:paraId="6F41FA7B" w14:textId="77777777" w:rsidR="004D2DB5" w:rsidRPr="00323C34" w:rsidRDefault="00E45C01" w:rsidP="00E45C01">
            <w:r w:rsidRPr="00323C34">
              <w:t>Duty Manager:</w:t>
            </w:r>
          </w:p>
          <w:p w14:paraId="047F6320" w14:textId="49BED0ED" w:rsidR="004D2DB5" w:rsidRPr="00323C34" w:rsidRDefault="004D2DB5" w:rsidP="004D2DB5">
            <w:pPr>
              <w:pStyle w:val="ListBullet"/>
            </w:pPr>
            <w:r w:rsidRPr="00323C34">
              <w:rPr>
                <w:rFonts w:hint="eastAsia"/>
              </w:rPr>
              <w:t>A</w:t>
            </w:r>
            <w:r w:rsidR="00E45C01" w:rsidRPr="00323C34">
              <w:t xml:space="preserve">pprove closure or </w:t>
            </w:r>
            <w:commentRangeStart w:id="305"/>
            <w:r w:rsidR="00E45C01" w:rsidRPr="00323C34">
              <w:t>return</w:t>
            </w:r>
            <w:commentRangeEnd w:id="305"/>
            <w:r w:rsidR="00C2267E">
              <w:rPr>
                <w:rStyle w:val="CommentReference"/>
                <w:sz w:val="22"/>
                <w:szCs w:val="24"/>
              </w:rPr>
              <w:commentReference w:id="305"/>
            </w:r>
            <w:r w:rsidR="00555F90">
              <w:t xml:space="preserve"> to Controller</w:t>
            </w:r>
          </w:p>
          <w:p w14:paraId="2A80166C" w14:textId="77777777" w:rsidR="004D2DB5" w:rsidRPr="00323C34" w:rsidRDefault="00E45C01" w:rsidP="004D2DB5">
            <w:r w:rsidRPr="00323C34">
              <w:t>Controller:</w:t>
            </w:r>
          </w:p>
          <w:p w14:paraId="17CEC93C" w14:textId="69C78BE5" w:rsidR="00E45C01" w:rsidRPr="00323C34" w:rsidRDefault="004D2DB5" w:rsidP="004D2DB5">
            <w:pPr>
              <w:pStyle w:val="ListBullet"/>
            </w:pPr>
            <w:r w:rsidRPr="00323C34">
              <w:rPr>
                <w:rFonts w:hint="eastAsia"/>
              </w:rPr>
              <w:t>V</w:t>
            </w:r>
            <w:r w:rsidR="00E45C01" w:rsidRPr="00323C34">
              <w:t>iew only</w:t>
            </w:r>
          </w:p>
        </w:tc>
      </w:tr>
      <w:tr w:rsidR="00607D2E" w:rsidRPr="00323C34" w14:paraId="5AF9D4CE" w14:textId="77777777" w:rsidTr="00E45C01">
        <w:tc>
          <w:tcPr>
            <w:tcW w:w="0" w:type="auto"/>
            <w:hideMark/>
          </w:tcPr>
          <w:p w14:paraId="7DC7341C" w14:textId="77777777" w:rsidR="00E45C01" w:rsidRPr="00323C34" w:rsidRDefault="00E45C01" w:rsidP="00E45C01">
            <w:r w:rsidRPr="00323C34">
              <w:t>Returned</w:t>
            </w:r>
          </w:p>
        </w:tc>
        <w:tc>
          <w:tcPr>
            <w:tcW w:w="0" w:type="auto"/>
            <w:hideMark/>
          </w:tcPr>
          <w:p w14:paraId="5E271746" w14:textId="0EC50918" w:rsidR="00E45C01" w:rsidRPr="00323C34" w:rsidRDefault="00E45C01" w:rsidP="00E45C01">
            <w:r w:rsidRPr="00323C34">
              <w:t xml:space="preserve">Duty Manager </w:t>
            </w:r>
            <w:r w:rsidR="002720AC">
              <w:t>has retuned the incident to the Controller for amendment, with Completion Remarks specifying the required changes.</w:t>
            </w:r>
          </w:p>
        </w:tc>
        <w:tc>
          <w:tcPr>
            <w:tcW w:w="0" w:type="auto"/>
            <w:hideMark/>
          </w:tcPr>
          <w:p w14:paraId="15DA3CD2" w14:textId="77777777" w:rsidR="004D2DB5" w:rsidRPr="00323C34" w:rsidRDefault="00E45C01" w:rsidP="00E45C01">
            <w:r w:rsidRPr="00323C34">
              <w:t xml:space="preserve">Controller: </w:t>
            </w:r>
          </w:p>
          <w:p w14:paraId="21E40879" w14:textId="77777777" w:rsidR="004D2DB5" w:rsidRPr="00323C34" w:rsidRDefault="004D2DB5" w:rsidP="004D2DB5">
            <w:pPr>
              <w:pStyle w:val="ListBullet"/>
            </w:pPr>
            <w:r w:rsidRPr="00323C34">
              <w:rPr>
                <w:rFonts w:hint="eastAsia"/>
              </w:rPr>
              <w:t>E</w:t>
            </w:r>
            <w:r w:rsidR="00E45C01" w:rsidRPr="00323C34">
              <w:t>dit</w:t>
            </w:r>
          </w:p>
          <w:p w14:paraId="1CB4B113" w14:textId="14797056" w:rsidR="00E45C01" w:rsidRPr="00323C34" w:rsidRDefault="00555F90" w:rsidP="00FA5E8E">
            <w:pPr>
              <w:pStyle w:val="ListBullet"/>
            </w:pPr>
            <w:r>
              <w:t>Return to Responder</w:t>
            </w:r>
          </w:p>
        </w:tc>
      </w:tr>
      <w:tr w:rsidR="00607D2E" w:rsidRPr="00323C34" w14:paraId="4D117C61" w14:textId="77777777" w:rsidTr="00E45C01">
        <w:tc>
          <w:tcPr>
            <w:tcW w:w="0" w:type="auto"/>
            <w:hideMark/>
          </w:tcPr>
          <w:p w14:paraId="3D65D7CD" w14:textId="77777777" w:rsidR="00E45C01" w:rsidRPr="00323C34" w:rsidRDefault="00E45C01" w:rsidP="00E45C01">
            <w:r w:rsidRPr="00323C34">
              <w:t>Closed</w:t>
            </w:r>
          </w:p>
        </w:tc>
        <w:tc>
          <w:tcPr>
            <w:tcW w:w="0" w:type="auto"/>
            <w:hideMark/>
          </w:tcPr>
          <w:p w14:paraId="07149BB5" w14:textId="77777777" w:rsidR="00E45C01" w:rsidRPr="00323C34" w:rsidRDefault="00E45C01" w:rsidP="00E45C01">
            <w:r w:rsidRPr="00323C34">
              <w:t>Approved for closure. Record is read-only.</w:t>
            </w:r>
          </w:p>
        </w:tc>
        <w:tc>
          <w:tcPr>
            <w:tcW w:w="0" w:type="auto"/>
            <w:hideMark/>
          </w:tcPr>
          <w:p w14:paraId="30455845" w14:textId="77777777" w:rsidR="0043779D" w:rsidRPr="00323C34" w:rsidRDefault="00E45C01" w:rsidP="00E45C01">
            <w:r w:rsidRPr="00323C34">
              <w:t>System Administrator:</w:t>
            </w:r>
          </w:p>
          <w:p w14:paraId="00AE0610" w14:textId="77777777" w:rsidR="0043779D" w:rsidRPr="00323C34" w:rsidRDefault="0043779D" w:rsidP="0043779D">
            <w:pPr>
              <w:pStyle w:val="ListBullet"/>
            </w:pPr>
            <w:r w:rsidRPr="00323C34">
              <w:rPr>
                <w:rFonts w:hint="eastAsia"/>
              </w:rPr>
              <w:t>R</w:t>
            </w:r>
            <w:r w:rsidR="00E45C01" w:rsidRPr="00323C34">
              <w:t>evert status</w:t>
            </w:r>
          </w:p>
          <w:p w14:paraId="7A3CC28F" w14:textId="77777777" w:rsidR="0043779D" w:rsidRPr="00323C34" w:rsidRDefault="00E45C01" w:rsidP="0043779D">
            <w:r w:rsidRPr="00323C34">
              <w:t>All roles:</w:t>
            </w:r>
          </w:p>
          <w:p w14:paraId="3CA62620" w14:textId="22A523BE" w:rsidR="00E45C01" w:rsidRPr="00323C34" w:rsidRDefault="0043779D" w:rsidP="0043779D">
            <w:pPr>
              <w:pStyle w:val="ListBullet"/>
            </w:pPr>
            <w:r w:rsidRPr="00323C34">
              <w:rPr>
                <w:rFonts w:hint="eastAsia"/>
              </w:rPr>
              <w:t>R</w:t>
            </w:r>
            <w:r w:rsidR="00E45C01" w:rsidRPr="00323C34">
              <w:t>ead only</w:t>
            </w:r>
          </w:p>
        </w:tc>
      </w:tr>
    </w:tbl>
    <w:p w14:paraId="28134696" w14:textId="77777777" w:rsidR="00AC067B" w:rsidRDefault="00AC067B">
      <w:pPr>
        <w:spacing w:before="0" w:after="160" w:line="278" w:lineRule="auto"/>
      </w:pPr>
      <w:r>
        <w:br w:type="page"/>
      </w:r>
    </w:p>
    <w:p w14:paraId="5E769712" w14:textId="6650228E" w:rsidR="00B82EB2" w:rsidRPr="00323C34" w:rsidRDefault="00FE1E33" w:rsidP="009D4D8E">
      <w:pPr>
        <w:pStyle w:val="Heading3"/>
      </w:pPr>
      <w:bookmarkStart w:id="306" w:name="_Toc232496807"/>
      <w:r w:rsidRPr="00323C34">
        <w:rPr>
          <w:rFonts w:hint="eastAsia"/>
        </w:rPr>
        <w:lastRenderedPageBreak/>
        <w:t xml:space="preserve">High-Level </w:t>
      </w:r>
      <w:r w:rsidR="00B82EB2" w:rsidRPr="00323C34">
        <w:t xml:space="preserve">Incident </w:t>
      </w:r>
      <w:r w:rsidRPr="00323C34">
        <w:rPr>
          <w:rFonts w:hint="eastAsia"/>
        </w:rPr>
        <w:t>Process Flow</w:t>
      </w:r>
      <w:bookmarkEnd w:id="306"/>
    </w:p>
    <w:p w14:paraId="068E7B3D" w14:textId="77777777" w:rsidR="00B82EB2" w:rsidRPr="00323C34" w:rsidRDefault="00B82EB2" w:rsidP="00B82EB2">
      <w:r w:rsidRPr="00323C34">
        <w:t xml:space="preserve">The following </w:t>
      </w:r>
      <w:commentRangeStart w:id="307"/>
      <w:r w:rsidRPr="00323C34">
        <w:t xml:space="preserve">diagram </w:t>
      </w:r>
      <w:commentRangeEnd w:id="307"/>
      <w:r w:rsidR="00C700FF" w:rsidRPr="00323C34">
        <w:rPr>
          <w:rStyle w:val="CommentReference"/>
          <w:sz w:val="22"/>
          <w:szCs w:val="24"/>
        </w:rPr>
        <w:commentReference w:id="307"/>
      </w:r>
      <w:r w:rsidRPr="00323C34">
        <w:t>illustrates the end-to-end incident lifecycle from creation through to closure.</w:t>
      </w:r>
    </w:p>
    <w:p w14:paraId="231A83A4" w14:textId="1D85CD48" w:rsidR="00B82EB2" w:rsidRPr="00323C34" w:rsidRDefault="00CD4440" w:rsidP="00B82EB2">
      <w:pPr>
        <w:keepNext/>
      </w:pPr>
      <w:r>
        <w:rPr>
          <w:noProof/>
        </w:rPr>
        <w:drawing>
          <wp:inline distT="0" distB="0" distL="0" distR="0" wp14:anchorId="75DFEACC" wp14:editId="7908C100">
            <wp:extent cx="5729605" cy="1490345"/>
            <wp:effectExtent l="0" t="0" r="4445" b="0"/>
            <wp:docPr id="15075812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9605" cy="1490345"/>
                    </a:xfrm>
                    <a:prstGeom prst="rect">
                      <a:avLst/>
                    </a:prstGeom>
                    <a:noFill/>
                    <a:ln>
                      <a:noFill/>
                    </a:ln>
                  </pic:spPr>
                </pic:pic>
              </a:graphicData>
            </a:graphic>
          </wp:inline>
        </w:drawing>
      </w:r>
    </w:p>
    <w:p w14:paraId="4B38F20F" w14:textId="7355EE9F" w:rsidR="00B82EB2" w:rsidRDefault="00B82EB2" w:rsidP="00B82EB2">
      <w:pPr>
        <w:pStyle w:val="Caption"/>
      </w:pPr>
      <w:r w:rsidRPr="00323C34">
        <w:t xml:space="preserve">Figure </w:t>
      </w:r>
      <w:fldSimple w:instr=" STYLEREF 1 \s ">
        <w:r w:rsidR="00991375">
          <w:rPr>
            <w:noProof/>
          </w:rPr>
          <w:t>5</w:t>
        </w:r>
      </w:fldSimple>
      <w:r w:rsidR="00306DB2">
        <w:noBreakHyphen/>
      </w:r>
      <w:fldSimple w:instr=" SEQ Figure \* ARABIC \s 1 ">
        <w:r w:rsidR="00991375">
          <w:rPr>
            <w:noProof/>
          </w:rPr>
          <w:t>1</w:t>
        </w:r>
      </w:fldSimple>
      <w:r w:rsidRPr="00323C34">
        <w:t xml:space="preserve"> - Incident Creation and Assignment Workflow</w:t>
      </w:r>
    </w:p>
    <w:p w14:paraId="574C2456" w14:textId="0448FAC9" w:rsidR="00306DB2" w:rsidRDefault="00025D47" w:rsidP="00306DB2">
      <w:pPr>
        <w:keepNext/>
      </w:pPr>
      <w:r>
        <w:rPr>
          <w:noProof/>
        </w:rPr>
        <w:drawing>
          <wp:inline distT="0" distB="0" distL="0" distR="0" wp14:anchorId="45C4F373" wp14:editId="7685C0F9">
            <wp:extent cx="5727700" cy="2355215"/>
            <wp:effectExtent l="0" t="0" r="6350" b="6985"/>
            <wp:docPr id="81442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2355215"/>
                    </a:xfrm>
                    <a:prstGeom prst="rect">
                      <a:avLst/>
                    </a:prstGeom>
                    <a:noFill/>
                    <a:ln>
                      <a:noFill/>
                    </a:ln>
                  </pic:spPr>
                </pic:pic>
              </a:graphicData>
            </a:graphic>
          </wp:inline>
        </w:drawing>
      </w:r>
    </w:p>
    <w:p w14:paraId="7EA93A8A" w14:textId="79E0AEDF" w:rsidR="00306DB2" w:rsidRPr="00306DB2" w:rsidRDefault="00306DB2" w:rsidP="00306DB2">
      <w:pPr>
        <w:pStyle w:val="Caption"/>
      </w:pPr>
      <w:r>
        <w:t xml:space="preserve">Figure </w:t>
      </w:r>
      <w:fldSimple w:instr=" STYLEREF 1 \s ">
        <w:r w:rsidR="00991375">
          <w:rPr>
            <w:noProof/>
          </w:rPr>
          <w:t>5</w:t>
        </w:r>
      </w:fldSimple>
      <w:r>
        <w:noBreakHyphen/>
      </w:r>
      <w:fldSimple w:instr=" SEQ Figure \* ARABIC \s 1 ">
        <w:r w:rsidR="00991375">
          <w:rPr>
            <w:noProof/>
          </w:rPr>
          <w:t>2</w:t>
        </w:r>
      </w:fldSimple>
      <w:r>
        <w:t xml:space="preserve"> - Incident Review Process</w:t>
      </w:r>
    </w:p>
    <w:p w14:paraId="2D7A408C" w14:textId="2CFEEF8A" w:rsidR="007721D7" w:rsidRDefault="007721D7" w:rsidP="007721D7">
      <w:pPr>
        <w:pStyle w:val="Heading3"/>
      </w:pPr>
      <w:bookmarkStart w:id="308" w:name="_Toc232496808"/>
      <w:commentRangeStart w:id="309"/>
      <w:r>
        <w:t>Incident Ageing Alerts</w:t>
      </w:r>
      <w:bookmarkEnd w:id="308"/>
      <w:commentRangeEnd w:id="309"/>
      <w:r w:rsidR="007578E1">
        <w:rPr>
          <w:rStyle w:val="CommentReference"/>
          <w:sz w:val="24"/>
          <w:szCs w:val="28"/>
        </w:rPr>
        <w:commentReference w:id="309"/>
      </w:r>
    </w:p>
    <w:p w14:paraId="1D9A4F1A" w14:textId="77777777" w:rsidR="00DC6548" w:rsidRDefault="00DC6548" w:rsidP="00DC6548">
      <w:pPr>
        <w:rPr>
          <w:ins w:id="310" w:author="Shin Feng WONG" w:date="2026-06-16T03:48:00Z" w16du:dateUtc="2026-06-15T19:48:00Z"/>
        </w:rPr>
      </w:pPr>
      <w:ins w:id="311" w:author="Shin Feng WONG" w:date="2026-06-16T03:48:00Z" w16du:dateUtc="2026-06-15T19:48:00Z">
        <w:r>
          <w:t>Incident Ageing Alerts support Duty Manager and Controller review of long-running active Incidents.</w:t>
        </w:r>
      </w:ins>
    </w:p>
    <w:p w14:paraId="5D1807C2" w14:textId="77777777" w:rsidR="00DC6548" w:rsidRDefault="00DC6548" w:rsidP="00DC6548">
      <w:pPr>
        <w:pStyle w:val="ListParagraph"/>
        <w:numPr>
          <w:ilvl w:val="0"/>
          <w:numId w:val="67"/>
        </w:numPr>
        <w:rPr>
          <w:ins w:id="312" w:author="Shin Feng WONG" w:date="2026-06-16T03:48:00Z" w16du:dateUtc="2026-06-15T19:48:00Z"/>
        </w:rPr>
      </w:pPr>
      <w:ins w:id="313" w:author="Shin Feng WONG" w:date="2026-06-16T03:48:00Z" w16du:dateUtc="2026-06-15T19:48:00Z">
        <w:r>
          <w:t>Where an Incident remains in an active status for 12 consecutive days from the date of creation, an advance notification is generated to the assigned Controller and Duty Manager, prompting review of the Incident status.</w:t>
        </w:r>
      </w:ins>
    </w:p>
    <w:p w14:paraId="12FD37F1" w14:textId="77777777" w:rsidR="00DC6548" w:rsidRDefault="00DC6548" w:rsidP="00DC6548">
      <w:pPr>
        <w:pStyle w:val="ListParagraph"/>
        <w:numPr>
          <w:ilvl w:val="0"/>
          <w:numId w:val="67"/>
        </w:numPr>
        <w:rPr>
          <w:ins w:id="314" w:author="Shin Feng WONG" w:date="2026-06-16T03:48:00Z" w16du:dateUtc="2026-06-15T19:48:00Z"/>
        </w:rPr>
      </w:pPr>
      <w:ins w:id="315" w:author="Shin Feng WONG" w:date="2026-06-16T03:48:00Z" w16du:dateUtc="2026-06-15T19:48:00Z">
        <w:r>
          <w:t>Where an Incident remains in an active status for 14 consecutive days from the date of creation, a further notification is generated to the assigned Controller and Duty Manager, requiring action toward closure.</w:t>
        </w:r>
      </w:ins>
    </w:p>
    <w:p w14:paraId="259921F1" w14:textId="77777777" w:rsidR="00DC6548" w:rsidRDefault="00DC6548" w:rsidP="00DC6548">
      <w:pPr>
        <w:pStyle w:val="ListParagraph"/>
        <w:numPr>
          <w:ilvl w:val="0"/>
          <w:numId w:val="67"/>
        </w:numPr>
        <w:rPr>
          <w:ins w:id="316" w:author="Shin Feng WONG" w:date="2026-06-16T03:48:00Z" w16du:dateUtc="2026-06-15T19:48:00Z"/>
        </w:rPr>
      </w:pPr>
      <w:ins w:id="317" w:author="Shin Feng WONG" w:date="2026-06-16T03:48:00Z" w16du:dateUtc="2026-06-15T19:48:00Z">
        <w:r>
          <w:t>A daily Incident Ageing summary is generated for Duty Manager review 30 minutes after shift start.</w:t>
        </w:r>
      </w:ins>
    </w:p>
    <w:p w14:paraId="74339774" w14:textId="77777777" w:rsidR="00DC6548" w:rsidRDefault="00DC6548" w:rsidP="00DC6548">
      <w:pPr>
        <w:pStyle w:val="ListParagraph"/>
        <w:numPr>
          <w:ilvl w:val="0"/>
          <w:numId w:val="67"/>
        </w:numPr>
        <w:rPr>
          <w:ins w:id="318" w:author="Shin Feng WONG" w:date="2026-06-16T03:48:00Z" w16du:dateUtc="2026-06-15T19:48:00Z"/>
        </w:rPr>
      </w:pPr>
      <w:ins w:id="319" w:author="Shin Feng WONG" w:date="2026-06-16T03:48:00Z" w16du:dateUtc="2026-06-15T19:48:00Z">
        <w:r>
          <w:t>The summary lists active Incidents that have reached the 12-day or 14-day ageing threshold, including Incident ID, Incident Type, assigned Controller, current status and days open.</w:t>
        </w:r>
      </w:ins>
    </w:p>
    <w:p w14:paraId="2075D9FD" w14:textId="108565F3" w:rsidR="00E93A97" w:rsidRPr="00E93A97" w:rsidDel="00CC1F3F" w:rsidRDefault="00E93A97" w:rsidP="00DC6548">
      <w:pPr>
        <w:pStyle w:val="ListParagraph"/>
        <w:numPr>
          <w:ilvl w:val="0"/>
          <w:numId w:val="67"/>
        </w:numPr>
        <w:rPr>
          <w:del w:id="320" w:author="Shin Feng WONG" w:date="2026-06-16T03:49:00Z" w16du:dateUtc="2026-06-15T19:49:00Z"/>
        </w:rPr>
      </w:pPr>
    </w:p>
    <w:p w14:paraId="5B976275" w14:textId="2D343786" w:rsidR="0050570E" w:rsidRPr="00323C34" w:rsidRDefault="0050570E" w:rsidP="006C258F">
      <w:pPr>
        <w:pStyle w:val="Heading2"/>
      </w:pPr>
      <w:bookmarkStart w:id="321" w:name="_Toc232496809"/>
      <w:r w:rsidRPr="00323C34">
        <w:rPr>
          <w:rFonts w:hint="eastAsia"/>
        </w:rPr>
        <w:t>Incident Reporting Sources</w:t>
      </w:r>
      <w:bookmarkEnd w:id="321"/>
    </w:p>
    <w:p w14:paraId="2D27F0A6" w14:textId="694341E3" w:rsidR="000E725E" w:rsidRPr="00323C34" w:rsidRDefault="000E725E" w:rsidP="0011681F">
      <w:pPr>
        <w:pStyle w:val="ListParagraph"/>
        <w:numPr>
          <w:ilvl w:val="0"/>
          <w:numId w:val="14"/>
        </w:numPr>
      </w:pPr>
      <w:r w:rsidRPr="00323C34">
        <w:rPr>
          <w:rFonts w:hint="eastAsia"/>
        </w:rPr>
        <w:t>All Incident records</w:t>
      </w:r>
      <w:r w:rsidR="00D97E49" w:rsidRPr="00323C34">
        <w:rPr>
          <w:rFonts w:hint="eastAsia"/>
        </w:rPr>
        <w:t>, regardless of source, area created manually by a Controller within the CMS or from within the UCS.</w:t>
      </w:r>
    </w:p>
    <w:p w14:paraId="507473AD" w14:textId="77777777" w:rsidR="003F7217" w:rsidRPr="00323C34" w:rsidRDefault="003F7217" w:rsidP="0011681F">
      <w:pPr>
        <w:pStyle w:val="ListParagraph"/>
        <w:numPr>
          <w:ilvl w:val="0"/>
          <w:numId w:val="14"/>
        </w:numPr>
      </w:pPr>
      <w:r w:rsidRPr="00323C34">
        <w:rPr>
          <w:rFonts w:hint="eastAsia"/>
        </w:rPr>
        <w:t>The originating source shall be recorded as a field on the Incident record for audit and reporting purposes.</w:t>
      </w:r>
    </w:p>
    <w:p w14:paraId="4186EFD4" w14:textId="2890F130" w:rsidR="00D97E49" w:rsidRDefault="003F7217" w:rsidP="0011681F">
      <w:pPr>
        <w:pStyle w:val="ListParagraph"/>
        <w:numPr>
          <w:ilvl w:val="0"/>
          <w:numId w:val="14"/>
        </w:numPr>
      </w:pPr>
      <w:r w:rsidRPr="00323C34">
        <w:t>The VA system does not create incident records autonomously</w:t>
      </w:r>
      <w:r w:rsidR="00E010AF">
        <w:t xml:space="preserve">. </w:t>
      </w:r>
      <w:r w:rsidRPr="00323C34">
        <w:t>Controller</w:t>
      </w:r>
      <w:r w:rsidRPr="00323C34">
        <w:rPr>
          <w:rFonts w:hint="eastAsia"/>
        </w:rPr>
        <w:t>s</w:t>
      </w:r>
      <w:r w:rsidRPr="00323C34">
        <w:t xml:space="preserve"> review and confirm each alert before a record is created.</w:t>
      </w:r>
    </w:p>
    <w:p w14:paraId="475DCD35" w14:textId="4CBF6EC9" w:rsidR="00C374F9" w:rsidRPr="00323C34" w:rsidRDefault="00C374F9" w:rsidP="0011681F">
      <w:pPr>
        <w:pStyle w:val="ListParagraph"/>
        <w:numPr>
          <w:ilvl w:val="0"/>
          <w:numId w:val="14"/>
        </w:numPr>
      </w:pPr>
      <w:r>
        <w:t>The below table shows some examples of sources of incidents, but not limited to the following:</w:t>
      </w:r>
    </w:p>
    <w:tbl>
      <w:tblPr>
        <w:tblStyle w:val="SJ"/>
        <w:tblW w:w="0" w:type="auto"/>
        <w:tblLook w:val="04A0" w:firstRow="1" w:lastRow="0" w:firstColumn="1" w:lastColumn="0" w:noHBand="0" w:noVBand="1"/>
      </w:tblPr>
      <w:tblGrid>
        <w:gridCol w:w="1557"/>
        <w:gridCol w:w="2329"/>
        <w:gridCol w:w="5130"/>
      </w:tblGrid>
      <w:tr w:rsidR="00C62A87" w:rsidRPr="00323C34" w14:paraId="52770DD6" w14:textId="77777777" w:rsidTr="00CB1A1B">
        <w:trPr>
          <w:cnfStyle w:val="100000000000" w:firstRow="1" w:lastRow="0" w:firstColumn="0" w:lastColumn="0" w:oddVBand="0" w:evenVBand="0" w:oddHBand="0" w:evenHBand="0" w:firstRowFirstColumn="0" w:firstRowLastColumn="0" w:lastRowFirstColumn="0" w:lastRowLastColumn="0"/>
        </w:trPr>
        <w:tc>
          <w:tcPr>
            <w:tcW w:w="0" w:type="auto"/>
            <w:hideMark/>
          </w:tcPr>
          <w:p w14:paraId="37B1628F" w14:textId="77777777" w:rsidR="00CB1A1B" w:rsidRPr="00323C34" w:rsidRDefault="00CB1A1B" w:rsidP="00CB1A1B">
            <w:pPr>
              <w:spacing w:after="160"/>
              <w:rPr>
                <w:bCs/>
              </w:rPr>
            </w:pPr>
            <w:r w:rsidRPr="00323C34">
              <w:rPr>
                <w:bCs/>
              </w:rPr>
              <w:t>Source</w:t>
            </w:r>
          </w:p>
        </w:tc>
        <w:tc>
          <w:tcPr>
            <w:tcW w:w="0" w:type="auto"/>
            <w:hideMark/>
          </w:tcPr>
          <w:p w14:paraId="2B1EC6D1" w14:textId="77777777" w:rsidR="00CB1A1B" w:rsidRPr="00323C34" w:rsidRDefault="00CB1A1B" w:rsidP="00CB1A1B">
            <w:pPr>
              <w:spacing w:after="160"/>
              <w:rPr>
                <w:bCs/>
              </w:rPr>
            </w:pPr>
            <w:r w:rsidRPr="00323C34">
              <w:rPr>
                <w:bCs/>
              </w:rPr>
              <w:t>Channel</w:t>
            </w:r>
          </w:p>
        </w:tc>
        <w:tc>
          <w:tcPr>
            <w:tcW w:w="0" w:type="auto"/>
            <w:hideMark/>
          </w:tcPr>
          <w:p w14:paraId="56BE029C" w14:textId="77777777" w:rsidR="00CB1A1B" w:rsidRPr="00323C34" w:rsidRDefault="00CB1A1B" w:rsidP="00CB1A1B">
            <w:pPr>
              <w:spacing w:after="160"/>
              <w:rPr>
                <w:bCs/>
              </w:rPr>
            </w:pPr>
            <w:r w:rsidRPr="00323C34">
              <w:rPr>
                <w:bCs/>
              </w:rPr>
              <w:t>Logging Method</w:t>
            </w:r>
          </w:p>
        </w:tc>
      </w:tr>
      <w:tr w:rsidR="00C62A87" w:rsidRPr="00323C34" w14:paraId="2A0EFD85" w14:textId="77777777" w:rsidTr="00CB1A1B">
        <w:tc>
          <w:tcPr>
            <w:tcW w:w="0" w:type="auto"/>
            <w:hideMark/>
          </w:tcPr>
          <w:p w14:paraId="3C5AAB8D" w14:textId="77777777" w:rsidR="00CB1A1B" w:rsidRPr="00323C34" w:rsidRDefault="00CB1A1B" w:rsidP="00CB1A1B">
            <w:pPr>
              <w:spacing w:after="160"/>
            </w:pPr>
            <w:r w:rsidRPr="00323C34">
              <w:t>Guest or Member of Public</w:t>
            </w:r>
          </w:p>
        </w:tc>
        <w:tc>
          <w:tcPr>
            <w:tcW w:w="0" w:type="auto"/>
            <w:hideMark/>
          </w:tcPr>
          <w:p w14:paraId="7D740DC5" w14:textId="77777777" w:rsidR="00CB1A1B" w:rsidRPr="00323C34" w:rsidRDefault="00CB1A1B" w:rsidP="00CB1A1B">
            <w:pPr>
              <w:spacing w:after="160"/>
            </w:pPr>
            <w:r w:rsidRPr="00323C34">
              <w:t>1800 duty phone. Controller receives the call directly</w:t>
            </w:r>
          </w:p>
        </w:tc>
        <w:tc>
          <w:tcPr>
            <w:tcW w:w="0" w:type="auto"/>
            <w:hideMark/>
          </w:tcPr>
          <w:p w14:paraId="68413EB1" w14:textId="6709F85F" w:rsidR="00CB1A1B" w:rsidRPr="00323C34" w:rsidRDefault="00CB1A1B" w:rsidP="00CB1A1B">
            <w:pPr>
              <w:spacing w:after="160"/>
            </w:pPr>
            <w:r w:rsidRPr="00323C34">
              <w:t>Controller creates the incident record during or after the call</w:t>
            </w:r>
          </w:p>
        </w:tc>
      </w:tr>
      <w:tr w:rsidR="00C62A87" w:rsidRPr="00323C34" w14:paraId="3F9D2937" w14:textId="77777777" w:rsidTr="00CB1A1B">
        <w:tc>
          <w:tcPr>
            <w:tcW w:w="0" w:type="auto"/>
            <w:hideMark/>
          </w:tcPr>
          <w:p w14:paraId="1C209C67" w14:textId="77777777" w:rsidR="00CB1A1B" w:rsidRPr="00323C34" w:rsidRDefault="00CB1A1B" w:rsidP="00CB1A1B">
            <w:pPr>
              <w:spacing w:after="160"/>
            </w:pPr>
            <w:r w:rsidRPr="00323C34">
              <w:t>Guest or Member of Public</w:t>
            </w:r>
          </w:p>
        </w:tc>
        <w:tc>
          <w:tcPr>
            <w:tcW w:w="0" w:type="auto"/>
            <w:hideMark/>
          </w:tcPr>
          <w:p w14:paraId="2A1CE107" w14:textId="77777777" w:rsidR="00CB1A1B" w:rsidRPr="00323C34" w:rsidRDefault="00CB1A1B" w:rsidP="00CB1A1B">
            <w:pPr>
              <w:spacing w:after="160"/>
            </w:pPr>
            <w:r w:rsidRPr="00323C34">
              <w:t>Email to SDC's contact address</w:t>
            </w:r>
          </w:p>
        </w:tc>
        <w:tc>
          <w:tcPr>
            <w:tcW w:w="0" w:type="auto"/>
            <w:hideMark/>
          </w:tcPr>
          <w:p w14:paraId="30F19991" w14:textId="048A4F2C" w:rsidR="00CB1A1B" w:rsidRPr="00323C34" w:rsidRDefault="00CB1A1B" w:rsidP="00CB1A1B">
            <w:pPr>
              <w:spacing w:after="160"/>
            </w:pPr>
            <w:r w:rsidRPr="00323C34">
              <w:t>Controller creates the incident record upon reviewing the email</w:t>
            </w:r>
          </w:p>
        </w:tc>
      </w:tr>
      <w:tr w:rsidR="00C62A87" w:rsidRPr="00323C34" w14:paraId="0353F1FE" w14:textId="77777777" w:rsidTr="00CB1A1B">
        <w:tc>
          <w:tcPr>
            <w:tcW w:w="0" w:type="auto"/>
            <w:hideMark/>
          </w:tcPr>
          <w:p w14:paraId="0B42FF25" w14:textId="77777777" w:rsidR="00CB1A1B" w:rsidRPr="00323C34" w:rsidRDefault="00CB1A1B" w:rsidP="00CB1A1B">
            <w:pPr>
              <w:spacing w:after="160"/>
            </w:pPr>
            <w:r w:rsidRPr="00323C34">
              <w:t>Staff or First Responder</w:t>
            </w:r>
          </w:p>
        </w:tc>
        <w:tc>
          <w:tcPr>
            <w:tcW w:w="0" w:type="auto"/>
            <w:hideMark/>
          </w:tcPr>
          <w:p w14:paraId="2442F1F4" w14:textId="77777777" w:rsidR="00CB1A1B" w:rsidRPr="00323C34" w:rsidRDefault="00CB1A1B" w:rsidP="00CB1A1B">
            <w:pPr>
              <w:spacing w:after="160"/>
            </w:pPr>
            <w:r w:rsidRPr="00323C34">
              <w:t>Duty phone, direct call, or WhatsApp</w:t>
            </w:r>
          </w:p>
        </w:tc>
        <w:tc>
          <w:tcPr>
            <w:tcW w:w="0" w:type="auto"/>
            <w:hideMark/>
          </w:tcPr>
          <w:p w14:paraId="3748EA5E" w14:textId="490C0BB9" w:rsidR="00CB1A1B" w:rsidRPr="00323C34" w:rsidRDefault="00CB1A1B" w:rsidP="00CB1A1B">
            <w:pPr>
              <w:spacing w:after="160"/>
            </w:pPr>
            <w:r w:rsidRPr="00323C34">
              <w:t>Controller creates the incident record from details communicated by the staff member</w:t>
            </w:r>
          </w:p>
        </w:tc>
      </w:tr>
      <w:tr w:rsidR="00C62A87" w:rsidRPr="00323C34" w14:paraId="17CC218C" w14:textId="77777777" w:rsidTr="00CB1A1B">
        <w:tc>
          <w:tcPr>
            <w:tcW w:w="0" w:type="auto"/>
            <w:hideMark/>
          </w:tcPr>
          <w:p w14:paraId="46774895" w14:textId="77777777" w:rsidR="00CB1A1B" w:rsidRPr="00323C34" w:rsidRDefault="00CB1A1B" w:rsidP="00CB1A1B">
            <w:pPr>
              <w:spacing w:after="160"/>
            </w:pPr>
            <w:r w:rsidRPr="00323C34">
              <w:t>Video Analytics System</w:t>
            </w:r>
          </w:p>
        </w:tc>
        <w:tc>
          <w:tcPr>
            <w:tcW w:w="0" w:type="auto"/>
            <w:hideMark/>
          </w:tcPr>
          <w:p w14:paraId="69285585" w14:textId="77777777" w:rsidR="00CB1A1B" w:rsidRPr="00323C34" w:rsidRDefault="00CB1A1B" w:rsidP="00CB1A1B">
            <w:pPr>
              <w:spacing w:after="160"/>
            </w:pPr>
            <w:r w:rsidRPr="00323C34">
              <w:t>VA alert surfaced on the UCS. Controller reviews the alert and determines whether it is genuine</w:t>
            </w:r>
          </w:p>
        </w:tc>
        <w:tc>
          <w:tcPr>
            <w:tcW w:w="0" w:type="auto"/>
            <w:hideMark/>
          </w:tcPr>
          <w:p w14:paraId="62E4D39C" w14:textId="6E2A8FA5" w:rsidR="003F7217" w:rsidRPr="00323C34" w:rsidRDefault="00CB1A1B" w:rsidP="00CB1A1B">
            <w:pPr>
              <w:spacing w:after="160"/>
            </w:pPr>
            <w:r w:rsidRPr="00323C34">
              <w:t>Controller creates the incident record from within the UCS if the alert is confirmed genuine.</w:t>
            </w:r>
          </w:p>
          <w:p w14:paraId="4B65B48B" w14:textId="6803551B" w:rsidR="00CB1A1B" w:rsidRPr="00323C34" w:rsidRDefault="00CB1A1B" w:rsidP="00CB1A1B">
            <w:pPr>
              <w:spacing w:after="160"/>
            </w:pPr>
            <w:r w:rsidRPr="00323C34">
              <w:t>Where a Controller acknowledges the alert but is unable to complete the record, the incomplete item remains visible in the UCS open case list for pickup by another Controller</w:t>
            </w:r>
          </w:p>
        </w:tc>
      </w:tr>
      <w:tr w:rsidR="00C62A87" w:rsidRPr="00323C34" w14:paraId="709AA8E3" w14:textId="77777777" w:rsidTr="00CB1A1B">
        <w:tc>
          <w:tcPr>
            <w:tcW w:w="0" w:type="auto"/>
            <w:hideMark/>
          </w:tcPr>
          <w:p w14:paraId="0D2FC4AA" w14:textId="77777777" w:rsidR="00CB1A1B" w:rsidRPr="00323C34" w:rsidRDefault="00CB1A1B" w:rsidP="00CB1A1B">
            <w:pPr>
              <w:spacing w:after="160"/>
            </w:pPr>
            <w:r w:rsidRPr="00323C34">
              <w:t>Fire Alarm System</w:t>
            </w:r>
          </w:p>
        </w:tc>
        <w:tc>
          <w:tcPr>
            <w:tcW w:w="0" w:type="auto"/>
            <w:hideMark/>
          </w:tcPr>
          <w:p w14:paraId="7C986833" w14:textId="77777777" w:rsidR="00CB1A1B" w:rsidRPr="00323C34" w:rsidRDefault="00CB1A1B" w:rsidP="00CB1A1B">
            <w:pPr>
              <w:spacing w:after="160"/>
            </w:pPr>
            <w:r w:rsidRPr="00323C34">
              <w:t>Fire alarm alert triggered at the IIOC</w:t>
            </w:r>
          </w:p>
        </w:tc>
        <w:tc>
          <w:tcPr>
            <w:tcW w:w="0" w:type="auto"/>
            <w:hideMark/>
          </w:tcPr>
          <w:p w14:paraId="7DE26070" w14:textId="71D5AC2B" w:rsidR="00CB1A1B" w:rsidRPr="00323C34" w:rsidRDefault="00CB1A1B" w:rsidP="00CB1A1B">
            <w:pPr>
              <w:spacing w:after="160"/>
            </w:pPr>
            <w:r w:rsidRPr="00323C34">
              <w:t>Controller creates the incident record upon receiving the alert</w:t>
            </w:r>
          </w:p>
        </w:tc>
      </w:tr>
      <w:tr w:rsidR="00C62A87" w:rsidRPr="00323C34" w14:paraId="28A186CE" w14:textId="77777777" w:rsidTr="00CB1A1B">
        <w:tc>
          <w:tcPr>
            <w:tcW w:w="0" w:type="auto"/>
            <w:hideMark/>
          </w:tcPr>
          <w:p w14:paraId="784E0492" w14:textId="77777777" w:rsidR="00CB1A1B" w:rsidRPr="00323C34" w:rsidRDefault="00CB1A1B" w:rsidP="00CB1A1B">
            <w:pPr>
              <w:spacing w:after="160"/>
            </w:pPr>
            <w:r w:rsidRPr="00323C34">
              <w:t>Carpark Intercom</w:t>
            </w:r>
          </w:p>
        </w:tc>
        <w:tc>
          <w:tcPr>
            <w:tcW w:w="0" w:type="auto"/>
            <w:hideMark/>
          </w:tcPr>
          <w:p w14:paraId="64125BD5" w14:textId="77777777" w:rsidR="00CB1A1B" w:rsidRPr="00323C34" w:rsidRDefault="00CB1A1B" w:rsidP="00CB1A1B">
            <w:pPr>
              <w:spacing w:after="160"/>
            </w:pPr>
            <w:r w:rsidRPr="00323C34">
              <w:t>Two-way intercom between a driver at the carpark gantry and the IIOC</w:t>
            </w:r>
          </w:p>
        </w:tc>
        <w:tc>
          <w:tcPr>
            <w:tcW w:w="0" w:type="auto"/>
            <w:hideMark/>
          </w:tcPr>
          <w:p w14:paraId="2F59F1E4" w14:textId="2D3AD7F2" w:rsidR="00CB1A1B" w:rsidRPr="00323C34" w:rsidRDefault="00CB1A1B" w:rsidP="00CB1A1B">
            <w:pPr>
              <w:spacing w:after="160"/>
            </w:pPr>
            <w:r w:rsidRPr="00323C34">
              <w:t>Controller creates an incident record only where the interaction requires follow-up action, such as a barrier fault. Routine interactions that require no follow-up are not logged</w:t>
            </w:r>
          </w:p>
        </w:tc>
      </w:tr>
      <w:tr w:rsidR="00C62A87" w:rsidRPr="00323C34" w14:paraId="1F9E0BCD" w14:textId="77777777" w:rsidTr="00CB1A1B">
        <w:tc>
          <w:tcPr>
            <w:tcW w:w="0" w:type="auto"/>
            <w:hideMark/>
          </w:tcPr>
          <w:p w14:paraId="57BD518B" w14:textId="77777777" w:rsidR="00CB1A1B" w:rsidRPr="00323C34" w:rsidRDefault="00CB1A1B" w:rsidP="00CB1A1B">
            <w:pPr>
              <w:spacing w:after="160"/>
            </w:pPr>
            <w:r w:rsidRPr="00323C34">
              <w:lastRenderedPageBreak/>
              <w:t>State Agency (SCDF, SPF, MPA)</w:t>
            </w:r>
          </w:p>
        </w:tc>
        <w:tc>
          <w:tcPr>
            <w:tcW w:w="0" w:type="auto"/>
            <w:hideMark/>
          </w:tcPr>
          <w:p w14:paraId="14EE30FE" w14:textId="77777777" w:rsidR="00CB1A1B" w:rsidRPr="00323C34" w:rsidRDefault="00CB1A1B" w:rsidP="00CB1A1B">
            <w:pPr>
              <w:spacing w:after="160"/>
            </w:pPr>
            <w:r w:rsidRPr="00323C34">
              <w:t>State agency contacts the IIOC duty phone to notify of an incident</w:t>
            </w:r>
          </w:p>
        </w:tc>
        <w:tc>
          <w:tcPr>
            <w:tcW w:w="0" w:type="auto"/>
            <w:hideMark/>
          </w:tcPr>
          <w:p w14:paraId="10DA3E8B" w14:textId="457B2F2A" w:rsidR="00CB1A1B" w:rsidRPr="00323C34" w:rsidRDefault="00CB1A1B" w:rsidP="00CB1A1B">
            <w:pPr>
              <w:spacing w:after="160"/>
            </w:pPr>
            <w:r w:rsidRPr="00323C34">
              <w:t>Controller creates the incident record from the details communicated. Where the state agency notifies SDC of an incident that has already concluded, the Controller creates a backdated incident record and closes it immediately. No system integration exists between the CMS and any state agency</w:t>
            </w:r>
          </w:p>
        </w:tc>
      </w:tr>
    </w:tbl>
    <w:p w14:paraId="57F83517" w14:textId="42B0368F" w:rsidR="00CB1A1B" w:rsidRPr="00323C34" w:rsidRDefault="00463EFC" w:rsidP="00CB1A1B">
      <w:pPr>
        <w:pStyle w:val="Heading2"/>
      </w:pPr>
      <w:bookmarkStart w:id="322" w:name="_Toc232496810"/>
      <w:r>
        <w:t>Responder</w:t>
      </w:r>
      <w:r w:rsidRPr="00323C34">
        <w:rPr>
          <w:rFonts w:hint="eastAsia"/>
        </w:rPr>
        <w:t xml:space="preserve"> </w:t>
      </w:r>
      <w:r w:rsidR="00CB1A1B" w:rsidRPr="00323C34">
        <w:rPr>
          <w:rFonts w:hint="eastAsia"/>
        </w:rPr>
        <w:t>Assignment and Response Tracking</w:t>
      </w:r>
      <w:bookmarkEnd w:id="322"/>
    </w:p>
    <w:p w14:paraId="3CCB3BE3" w14:textId="77E6D9B8" w:rsidR="00CB1A1B" w:rsidRPr="00323C34" w:rsidRDefault="00CB1A1B" w:rsidP="00CB1A1B">
      <w:pPr>
        <w:pStyle w:val="Heading3"/>
      </w:pPr>
      <w:bookmarkStart w:id="323" w:name="_Toc232496811"/>
      <w:r w:rsidRPr="00323C34">
        <w:rPr>
          <w:rFonts w:hint="eastAsia"/>
        </w:rPr>
        <w:t>Assignment</w:t>
      </w:r>
      <w:bookmarkEnd w:id="323"/>
    </w:p>
    <w:p w14:paraId="23E7BC84" w14:textId="2E26B3E8" w:rsidR="00F30383" w:rsidRPr="00323C34" w:rsidRDefault="00F30383" w:rsidP="0011681F">
      <w:pPr>
        <w:pStyle w:val="ListParagraph"/>
        <w:numPr>
          <w:ilvl w:val="0"/>
          <w:numId w:val="15"/>
        </w:numPr>
      </w:pPr>
      <w:r w:rsidRPr="00323C34">
        <w:t xml:space="preserve">A Controller may assign one or more Rangers </w:t>
      </w:r>
      <w:r w:rsidR="00E010AF" w:rsidRPr="00323C34">
        <w:t xml:space="preserve">or </w:t>
      </w:r>
      <w:r w:rsidR="00E010AF">
        <w:t>SDC</w:t>
      </w:r>
      <w:r w:rsidRPr="00323C34">
        <w:t xml:space="preserve"> staff to an Incident as Responders.</w:t>
      </w:r>
    </w:p>
    <w:p w14:paraId="0C37E734" w14:textId="67CCEA18" w:rsidR="00F30383" w:rsidRPr="00323C34" w:rsidRDefault="00F30383" w:rsidP="0011681F">
      <w:pPr>
        <w:pStyle w:val="ListParagraph"/>
        <w:numPr>
          <w:ilvl w:val="0"/>
          <w:numId w:val="15"/>
        </w:numPr>
      </w:pPr>
      <w:r w:rsidRPr="00323C34">
        <w:t>Assignment may occur at creation or at any point while the Incident is in a Live status.</w:t>
      </w:r>
    </w:p>
    <w:p w14:paraId="4DEF6824" w14:textId="77777777" w:rsidR="00F30383" w:rsidRPr="00323C34" w:rsidRDefault="00F30383" w:rsidP="0011681F">
      <w:pPr>
        <w:pStyle w:val="ListParagraph"/>
        <w:numPr>
          <w:ilvl w:val="0"/>
          <w:numId w:val="15"/>
        </w:numPr>
      </w:pPr>
      <w:r w:rsidRPr="00323C34">
        <w:t>The system shall notify the assigned Responder upon assignment via the configured notification channel.</w:t>
      </w:r>
    </w:p>
    <w:p w14:paraId="3F3BAF8F" w14:textId="77777777" w:rsidR="00F30383" w:rsidRPr="00323C34" w:rsidRDefault="00F30383" w:rsidP="0011681F">
      <w:pPr>
        <w:pStyle w:val="ListParagraph"/>
        <w:numPr>
          <w:ilvl w:val="0"/>
          <w:numId w:val="15"/>
        </w:numPr>
      </w:pPr>
      <w:r w:rsidRPr="00323C34">
        <w:t>Multiple Responders may be assigned to a single Incident.</w:t>
      </w:r>
    </w:p>
    <w:p w14:paraId="786F61F7" w14:textId="51623297" w:rsidR="00CB1A1B" w:rsidRPr="00323C34" w:rsidRDefault="00F30383" w:rsidP="0011681F">
      <w:pPr>
        <w:pStyle w:val="ListParagraph"/>
        <w:numPr>
          <w:ilvl w:val="0"/>
          <w:numId w:val="15"/>
        </w:numPr>
      </w:pPr>
      <w:r w:rsidRPr="00323C34">
        <w:t>A Responder may be reassigned by a Controller while the Incident is active.</w:t>
      </w:r>
    </w:p>
    <w:p w14:paraId="2323A8C8" w14:textId="63B0865F" w:rsidR="00425CA3" w:rsidRPr="00323C34" w:rsidRDefault="00425CA3" w:rsidP="00425CA3">
      <w:pPr>
        <w:pStyle w:val="Heading3"/>
      </w:pPr>
      <w:bookmarkStart w:id="324" w:name="_Toc232496812"/>
      <w:commentRangeStart w:id="325"/>
      <w:r w:rsidRPr="00323C34">
        <w:rPr>
          <w:rFonts w:hint="eastAsia"/>
        </w:rPr>
        <w:t>Response</w:t>
      </w:r>
      <w:commentRangeEnd w:id="325"/>
      <w:r w:rsidR="00C2267E" w:rsidRPr="00323C34" w:rsidDel="00B80E59">
        <w:rPr>
          <w:rStyle w:val="CommentReference"/>
          <w:rFonts w:hint="eastAsia"/>
          <w:sz w:val="24"/>
          <w:szCs w:val="28"/>
        </w:rPr>
        <w:commentReference w:id="325"/>
      </w:r>
      <w:r w:rsidRPr="00323C34">
        <w:rPr>
          <w:rFonts w:hint="eastAsia"/>
        </w:rPr>
        <w:t xml:space="preserve"> Milestone Tracking</w:t>
      </w:r>
      <w:bookmarkEnd w:id="324"/>
    </w:p>
    <w:p w14:paraId="1ABA3C64" w14:textId="2E7D710A" w:rsidR="00056CE1" w:rsidRDefault="00FF295B" w:rsidP="00425CA3">
      <w:r>
        <w:t>The CMS records and timestamps each milestone in the incident response lifecycle, supporting real-time</w:t>
      </w:r>
      <w:r w:rsidR="00056CE1">
        <w:t xml:space="preserve"> operational </w:t>
      </w:r>
      <w:r>
        <w:t>monitoring, post-incident review and response time benchmarking.</w:t>
      </w:r>
    </w:p>
    <w:p w14:paraId="1E36B176" w14:textId="5052FCD4" w:rsidR="00425CA3" w:rsidRPr="00323C34" w:rsidRDefault="00425CA3" w:rsidP="00425CA3">
      <w:r w:rsidRPr="00323C34">
        <w:t>The system shall record the following response milestones against each assigned incident</w:t>
      </w:r>
      <w:r w:rsidR="002B5091" w:rsidRPr="00323C34">
        <w:rPr>
          <w:rFonts w:hint="eastAsia"/>
        </w:rPr>
        <w:t>:</w:t>
      </w:r>
    </w:p>
    <w:tbl>
      <w:tblPr>
        <w:tblStyle w:val="SJ"/>
        <w:tblW w:w="0" w:type="auto"/>
        <w:tblLook w:val="04A0" w:firstRow="1" w:lastRow="0" w:firstColumn="1" w:lastColumn="0" w:noHBand="0" w:noVBand="1"/>
      </w:tblPr>
      <w:tblGrid>
        <w:gridCol w:w="2014"/>
        <w:gridCol w:w="2432"/>
        <w:gridCol w:w="2394"/>
        <w:gridCol w:w="2176"/>
      </w:tblGrid>
      <w:tr w:rsidR="00610049" w:rsidRPr="00323C34" w14:paraId="3AA39F40" w14:textId="29D7D6FD" w:rsidTr="00610049">
        <w:trPr>
          <w:cnfStyle w:val="100000000000" w:firstRow="1" w:lastRow="0" w:firstColumn="0" w:lastColumn="0" w:oddVBand="0" w:evenVBand="0" w:oddHBand="0" w:evenHBand="0" w:firstRowFirstColumn="0" w:firstRowLastColumn="0" w:lastRowFirstColumn="0" w:lastRowLastColumn="0"/>
        </w:trPr>
        <w:tc>
          <w:tcPr>
            <w:tcW w:w="0" w:type="auto"/>
            <w:hideMark/>
          </w:tcPr>
          <w:p w14:paraId="458B38D4" w14:textId="1B68A68B" w:rsidR="00610049" w:rsidRPr="00323C34" w:rsidRDefault="00610049" w:rsidP="00425CA3">
            <w:pPr>
              <w:spacing w:after="160"/>
              <w:rPr>
                <w:bCs/>
              </w:rPr>
            </w:pPr>
            <w:r w:rsidRPr="00323C34">
              <w:rPr>
                <w:bCs/>
              </w:rPr>
              <w:t>Milestone</w:t>
            </w:r>
          </w:p>
        </w:tc>
        <w:tc>
          <w:tcPr>
            <w:tcW w:w="0" w:type="auto"/>
            <w:hideMark/>
          </w:tcPr>
          <w:p w14:paraId="090FFF7A" w14:textId="15447F0D" w:rsidR="00610049" w:rsidRPr="00323C34" w:rsidRDefault="00610049" w:rsidP="00425CA3">
            <w:pPr>
              <w:spacing w:after="160"/>
              <w:rPr>
                <w:bCs/>
              </w:rPr>
            </w:pPr>
            <w:r w:rsidRPr="00323C34">
              <w:rPr>
                <w:bCs/>
              </w:rPr>
              <w:t>Status Transition</w:t>
            </w:r>
          </w:p>
        </w:tc>
        <w:tc>
          <w:tcPr>
            <w:tcW w:w="0" w:type="auto"/>
            <w:hideMark/>
          </w:tcPr>
          <w:p w14:paraId="45C8925C" w14:textId="21AF5A0A" w:rsidR="00610049" w:rsidRPr="00323C34" w:rsidRDefault="00610049" w:rsidP="00425CA3">
            <w:pPr>
              <w:spacing w:after="160"/>
              <w:rPr>
                <w:bCs/>
              </w:rPr>
            </w:pPr>
            <w:r w:rsidRPr="00323C34">
              <w:rPr>
                <w:bCs/>
              </w:rPr>
              <w:t>Recorded By</w:t>
            </w:r>
          </w:p>
        </w:tc>
        <w:tc>
          <w:tcPr>
            <w:tcW w:w="0" w:type="auto"/>
          </w:tcPr>
          <w:p w14:paraId="585F73E3" w14:textId="03DECF89" w:rsidR="00610049" w:rsidRPr="00323C34" w:rsidRDefault="00610049" w:rsidP="00425CA3">
            <w:pPr>
              <w:spacing w:after="160"/>
              <w:rPr>
                <w:bCs/>
              </w:rPr>
            </w:pPr>
            <w:r>
              <w:rPr>
                <w:bCs/>
              </w:rPr>
              <w:t xml:space="preserve">Status </w:t>
            </w:r>
            <w:r w:rsidR="00820CB9">
              <w:rPr>
                <w:bCs/>
              </w:rPr>
              <w:t>Update</w:t>
            </w:r>
          </w:p>
        </w:tc>
      </w:tr>
      <w:tr w:rsidR="00610049" w:rsidRPr="00323C34" w14:paraId="150D6566" w14:textId="3C82CED7" w:rsidTr="00610049">
        <w:tc>
          <w:tcPr>
            <w:tcW w:w="0" w:type="auto"/>
            <w:hideMark/>
          </w:tcPr>
          <w:p w14:paraId="32212D32" w14:textId="5A685794" w:rsidR="00610049" w:rsidRPr="00323C34" w:rsidRDefault="00610049" w:rsidP="00425CA3">
            <w:pPr>
              <w:spacing w:after="160"/>
            </w:pPr>
            <w:r w:rsidRPr="00323C34">
              <w:t>Dispatch</w:t>
            </w:r>
          </w:p>
        </w:tc>
        <w:tc>
          <w:tcPr>
            <w:tcW w:w="0" w:type="auto"/>
            <w:hideMark/>
          </w:tcPr>
          <w:p w14:paraId="3DCFB3ED" w14:textId="49E5D920" w:rsidR="00610049" w:rsidRPr="00323C34" w:rsidRDefault="00610049" w:rsidP="00425CA3">
            <w:pPr>
              <w:spacing w:after="160"/>
            </w:pPr>
            <w:r w:rsidRPr="00323C34">
              <w:t>Incident assigned by Controller</w:t>
            </w:r>
            <w:r>
              <w:t xml:space="preserve"> to Responder</w:t>
            </w:r>
          </w:p>
        </w:tc>
        <w:tc>
          <w:tcPr>
            <w:tcW w:w="0" w:type="auto"/>
            <w:hideMark/>
          </w:tcPr>
          <w:p w14:paraId="64365FFD" w14:textId="6FD97785" w:rsidR="00610049" w:rsidRPr="00323C34" w:rsidRDefault="00610049" w:rsidP="00425CA3">
            <w:pPr>
              <w:spacing w:after="160"/>
            </w:pPr>
            <w:r w:rsidRPr="00323C34">
              <w:t>Controller</w:t>
            </w:r>
          </w:p>
        </w:tc>
        <w:tc>
          <w:tcPr>
            <w:tcW w:w="0" w:type="auto"/>
          </w:tcPr>
          <w:p w14:paraId="0145D930" w14:textId="6BE4662C" w:rsidR="00610049" w:rsidRPr="00323C34" w:rsidRDefault="00610049" w:rsidP="00425CA3">
            <w:pPr>
              <w:spacing w:after="160"/>
            </w:pPr>
          </w:p>
        </w:tc>
      </w:tr>
      <w:tr w:rsidR="00610049" w:rsidRPr="00323C34" w14:paraId="769A675D" w14:textId="747C26EB" w:rsidTr="00610049">
        <w:tc>
          <w:tcPr>
            <w:tcW w:w="0" w:type="auto"/>
            <w:hideMark/>
          </w:tcPr>
          <w:p w14:paraId="3DF7B087" w14:textId="30AC9201" w:rsidR="00610049" w:rsidRPr="00323C34" w:rsidRDefault="00610049" w:rsidP="00425CA3">
            <w:pPr>
              <w:spacing w:after="160"/>
            </w:pPr>
            <w:r w:rsidRPr="00323C34">
              <w:t>Acknowledgement</w:t>
            </w:r>
          </w:p>
        </w:tc>
        <w:tc>
          <w:tcPr>
            <w:tcW w:w="0" w:type="auto"/>
            <w:hideMark/>
          </w:tcPr>
          <w:p w14:paraId="623C06E7" w14:textId="11C78110" w:rsidR="00610049" w:rsidRPr="00323C34" w:rsidRDefault="00610049" w:rsidP="00425CA3">
            <w:pPr>
              <w:spacing w:after="160"/>
            </w:pPr>
            <w:r>
              <w:t>Responder</w:t>
            </w:r>
            <w:r w:rsidRPr="00323C34">
              <w:t xml:space="preserve"> confirms receipt of assignment</w:t>
            </w:r>
          </w:p>
        </w:tc>
        <w:tc>
          <w:tcPr>
            <w:tcW w:w="0" w:type="auto"/>
            <w:hideMark/>
          </w:tcPr>
          <w:p w14:paraId="33E1C048" w14:textId="2DAEED86" w:rsidR="00610049" w:rsidRPr="00323C34" w:rsidRDefault="00610049" w:rsidP="00425CA3">
            <w:pPr>
              <w:spacing w:after="160"/>
            </w:pPr>
            <w:r w:rsidRPr="00323C34">
              <w:t>Responder</w:t>
            </w:r>
            <w:r>
              <w:t xml:space="preserve"> or Controller</w:t>
            </w:r>
            <w:r w:rsidRPr="00323C34">
              <w:t xml:space="preserve">. </w:t>
            </w:r>
          </w:p>
        </w:tc>
        <w:tc>
          <w:tcPr>
            <w:tcW w:w="0" w:type="auto"/>
          </w:tcPr>
          <w:p w14:paraId="59EDF9A9" w14:textId="34308897" w:rsidR="00610049" w:rsidRPr="00323C34" w:rsidRDefault="00610049" w:rsidP="00425CA3">
            <w:pPr>
              <w:spacing w:after="160"/>
            </w:pPr>
            <w:r w:rsidRPr="00323C34">
              <w:t>Status changes to Live (Acknowledged)</w:t>
            </w:r>
          </w:p>
        </w:tc>
      </w:tr>
      <w:tr w:rsidR="00610049" w:rsidRPr="00323C34" w14:paraId="1287D061" w14:textId="7BF15F3A" w:rsidTr="00610049">
        <w:tc>
          <w:tcPr>
            <w:tcW w:w="0" w:type="auto"/>
            <w:hideMark/>
          </w:tcPr>
          <w:p w14:paraId="1C7C597E" w14:textId="47B01A38" w:rsidR="00610049" w:rsidRPr="00323C34" w:rsidRDefault="00610049" w:rsidP="00425CA3">
            <w:pPr>
              <w:spacing w:after="160"/>
            </w:pPr>
            <w:r w:rsidRPr="00323C34">
              <w:t>Arrival on Site</w:t>
            </w:r>
          </w:p>
        </w:tc>
        <w:tc>
          <w:tcPr>
            <w:tcW w:w="0" w:type="auto"/>
            <w:hideMark/>
          </w:tcPr>
          <w:p w14:paraId="6981F03E" w14:textId="2ADAF5B0" w:rsidR="00610049" w:rsidRPr="00323C34" w:rsidRDefault="00610049" w:rsidP="00425CA3">
            <w:pPr>
              <w:spacing w:after="160"/>
            </w:pPr>
            <w:r>
              <w:t>Responder</w:t>
            </w:r>
            <w:r w:rsidRPr="00323C34">
              <w:t xml:space="preserve"> confirms arrival at the incident location</w:t>
            </w:r>
          </w:p>
        </w:tc>
        <w:tc>
          <w:tcPr>
            <w:tcW w:w="0" w:type="auto"/>
            <w:hideMark/>
          </w:tcPr>
          <w:p w14:paraId="38EA6094" w14:textId="2D1029C5" w:rsidR="00610049" w:rsidRPr="00323C34" w:rsidRDefault="00610049" w:rsidP="00425CA3">
            <w:pPr>
              <w:spacing w:after="160"/>
            </w:pPr>
            <w:r w:rsidRPr="00323C34">
              <w:t>Responder</w:t>
            </w:r>
            <w:r>
              <w:t xml:space="preserve"> or Controller</w:t>
            </w:r>
            <w:r w:rsidRPr="00323C34">
              <w:t xml:space="preserve">. </w:t>
            </w:r>
          </w:p>
        </w:tc>
        <w:tc>
          <w:tcPr>
            <w:tcW w:w="0" w:type="auto"/>
          </w:tcPr>
          <w:p w14:paraId="75DF3D09" w14:textId="366C6A4E" w:rsidR="00610049" w:rsidRPr="00323C34" w:rsidRDefault="00610049" w:rsidP="00425CA3">
            <w:pPr>
              <w:spacing w:after="160"/>
            </w:pPr>
            <w:r w:rsidRPr="00323C34">
              <w:t>Status changes to Live (On-Site)</w:t>
            </w:r>
          </w:p>
        </w:tc>
      </w:tr>
      <w:tr w:rsidR="00610049" w:rsidRPr="00323C34" w14:paraId="3195D4BA" w14:textId="63F5788F" w:rsidTr="00610049">
        <w:tc>
          <w:tcPr>
            <w:tcW w:w="0" w:type="auto"/>
            <w:hideMark/>
          </w:tcPr>
          <w:p w14:paraId="7F51DF11" w14:textId="4CA5BCC8" w:rsidR="00610049" w:rsidRPr="00323C34" w:rsidRDefault="00610049" w:rsidP="00425CA3">
            <w:pPr>
              <w:spacing w:after="160"/>
            </w:pPr>
            <w:r w:rsidRPr="00323C34">
              <w:lastRenderedPageBreak/>
              <w:t>Activity Updates</w:t>
            </w:r>
          </w:p>
        </w:tc>
        <w:tc>
          <w:tcPr>
            <w:tcW w:w="0" w:type="auto"/>
            <w:hideMark/>
          </w:tcPr>
          <w:p w14:paraId="02E79A79" w14:textId="601F3352" w:rsidR="00610049" w:rsidRPr="00323C34" w:rsidRDefault="00610049" w:rsidP="00425CA3">
            <w:pPr>
              <w:spacing w:after="160"/>
            </w:pPr>
            <w:r>
              <w:t>Responder</w:t>
            </w:r>
            <w:r w:rsidRPr="00323C34">
              <w:t xml:space="preserve"> logs actions taken at scene</w:t>
            </w:r>
          </w:p>
        </w:tc>
        <w:tc>
          <w:tcPr>
            <w:tcW w:w="0" w:type="auto"/>
            <w:hideMark/>
          </w:tcPr>
          <w:p w14:paraId="0A1DBAD9" w14:textId="41802DB0" w:rsidR="00610049" w:rsidRPr="00323C34" w:rsidRDefault="00610049" w:rsidP="00425CA3">
            <w:pPr>
              <w:spacing w:after="160"/>
            </w:pPr>
            <w:r w:rsidRPr="00323C34">
              <w:t>Responder</w:t>
            </w:r>
            <w:r>
              <w:t xml:space="preserve"> or Controller</w:t>
            </w:r>
            <w:r w:rsidRPr="00323C34">
              <w:t>. Free text entries within the Responder activity section</w:t>
            </w:r>
          </w:p>
        </w:tc>
        <w:tc>
          <w:tcPr>
            <w:tcW w:w="0" w:type="auto"/>
          </w:tcPr>
          <w:p w14:paraId="5B1EFE0F" w14:textId="77777777" w:rsidR="00610049" w:rsidRPr="00323C34" w:rsidRDefault="00610049" w:rsidP="00425CA3">
            <w:pPr>
              <w:spacing w:after="160"/>
            </w:pPr>
          </w:p>
        </w:tc>
      </w:tr>
      <w:tr w:rsidR="00610049" w:rsidRPr="00323C34" w14:paraId="049B3403" w14:textId="5C89FC76" w:rsidTr="00610049">
        <w:tc>
          <w:tcPr>
            <w:tcW w:w="0" w:type="auto"/>
            <w:hideMark/>
          </w:tcPr>
          <w:p w14:paraId="5C0EAF63" w14:textId="326CFFDE" w:rsidR="00610049" w:rsidRPr="00323C34" w:rsidRDefault="00610049" w:rsidP="00425CA3">
            <w:pPr>
              <w:spacing w:after="160"/>
            </w:pPr>
            <w:r w:rsidRPr="00323C34">
              <w:t>Completion</w:t>
            </w:r>
          </w:p>
        </w:tc>
        <w:tc>
          <w:tcPr>
            <w:tcW w:w="0" w:type="auto"/>
            <w:hideMark/>
          </w:tcPr>
          <w:p w14:paraId="3A6B5307" w14:textId="2800B8F1" w:rsidR="00610049" w:rsidRPr="00323C34" w:rsidRDefault="00610049" w:rsidP="00425CA3">
            <w:pPr>
              <w:spacing w:after="160"/>
            </w:pPr>
            <w:r>
              <w:t>Responder</w:t>
            </w:r>
            <w:r w:rsidRPr="00323C34">
              <w:t xml:space="preserve"> notifies completion of ground activities</w:t>
            </w:r>
            <w:r>
              <w:t xml:space="preserve"> and logging of actions taken</w:t>
            </w:r>
          </w:p>
        </w:tc>
        <w:tc>
          <w:tcPr>
            <w:tcW w:w="0" w:type="auto"/>
            <w:hideMark/>
          </w:tcPr>
          <w:p w14:paraId="425CFE79" w14:textId="3EC3BB76" w:rsidR="00610049" w:rsidRPr="00323C34" w:rsidRDefault="00610049" w:rsidP="00425CA3">
            <w:pPr>
              <w:spacing w:after="160"/>
            </w:pPr>
            <w:r w:rsidRPr="00323C34">
              <w:t>Responder</w:t>
            </w:r>
            <w:r>
              <w:t xml:space="preserve"> or Controller</w:t>
            </w:r>
            <w:r w:rsidRPr="00323C34">
              <w:t xml:space="preserve">. </w:t>
            </w:r>
          </w:p>
        </w:tc>
        <w:tc>
          <w:tcPr>
            <w:tcW w:w="0" w:type="auto"/>
          </w:tcPr>
          <w:p w14:paraId="34A729B0" w14:textId="00140E0B" w:rsidR="00610049" w:rsidRPr="00323C34" w:rsidRDefault="00610049" w:rsidP="00425CA3">
            <w:pPr>
              <w:spacing w:after="160"/>
            </w:pPr>
            <w:r w:rsidRPr="00323C34">
              <w:t>Status changes to Live (Completed)</w:t>
            </w:r>
          </w:p>
        </w:tc>
      </w:tr>
    </w:tbl>
    <w:p w14:paraId="4FAED223" w14:textId="48212F79" w:rsidR="00BF7C97" w:rsidRPr="00323C34" w:rsidRDefault="00610049" w:rsidP="00BF7C97">
      <w:pPr>
        <w:pStyle w:val="Heading3"/>
      </w:pPr>
      <w:bookmarkStart w:id="326" w:name="_Toc232496813"/>
      <w:r>
        <w:t>Incident</w:t>
      </w:r>
      <w:r w:rsidRPr="00323C34">
        <w:rPr>
          <w:rFonts w:hint="eastAsia"/>
        </w:rPr>
        <w:t xml:space="preserve"> </w:t>
      </w:r>
      <w:r w:rsidR="00BF7C97" w:rsidRPr="00323C34">
        <w:rPr>
          <w:rFonts w:hint="eastAsia"/>
        </w:rPr>
        <w:t>Logging</w:t>
      </w:r>
      <w:bookmarkEnd w:id="326"/>
    </w:p>
    <w:p w14:paraId="373A6FBC" w14:textId="684B0E10" w:rsidR="002B5091" w:rsidRDefault="009579C8" w:rsidP="0093246A">
      <w:r w:rsidRPr="00323C34">
        <w:t xml:space="preserve">The </w:t>
      </w:r>
      <w:r w:rsidR="00610049">
        <w:t>Incident</w:t>
      </w:r>
      <w:r w:rsidR="00610049" w:rsidRPr="00323C34">
        <w:t xml:space="preserve"> </w:t>
      </w:r>
      <w:r w:rsidR="00610049">
        <w:t xml:space="preserve">Log </w:t>
      </w:r>
      <w:r w:rsidRPr="00323C34">
        <w:t>section is a dedicated segment within the incident record</w:t>
      </w:r>
      <w:r w:rsidR="00610049">
        <w:t>.</w:t>
      </w:r>
      <w:r w:rsidRPr="00323C34">
        <w:t xml:space="preserve"> section. It is accessible to the assigned Responder</w:t>
      </w:r>
      <w:r w:rsidR="00610049">
        <w:t xml:space="preserve"> and </w:t>
      </w:r>
      <w:r w:rsidR="00E010AF">
        <w:t>Controllers and</w:t>
      </w:r>
      <w:r w:rsidRPr="00323C34">
        <w:t xml:space="preserve"> is used to log the actions taken during the ground response</w:t>
      </w:r>
      <w:r w:rsidRPr="00323C34">
        <w:rPr>
          <w:rFonts w:hint="eastAsia"/>
        </w:rPr>
        <w:t>.</w:t>
      </w:r>
    </w:p>
    <w:p w14:paraId="5DF54490" w14:textId="7303BD62" w:rsidR="00610049" w:rsidRPr="00323C34" w:rsidRDefault="00610049" w:rsidP="0093246A">
      <w:r>
        <w:t xml:space="preserve">The Incident Record refers to the whole Incident within the Case, while the Incident Log refers to the </w:t>
      </w:r>
      <w:r w:rsidRPr="00610049">
        <w:t>chronological, row-by-row account of the incident as it unfolds</w:t>
      </w:r>
      <w:r>
        <w:t>.</w:t>
      </w:r>
    </w:p>
    <w:p w14:paraId="7F52C976" w14:textId="7B06FBF5" w:rsidR="00930D43" w:rsidRPr="00323C34" w:rsidRDefault="00930D43" w:rsidP="0011681F">
      <w:pPr>
        <w:pStyle w:val="ListBullet"/>
        <w:numPr>
          <w:ilvl w:val="0"/>
          <w:numId w:val="16"/>
        </w:numPr>
      </w:pPr>
      <w:r w:rsidRPr="00323C34">
        <w:t>Responders</w:t>
      </w:r>
      <w:r w:rsidR="008E0B2D">
        <w:t xml:space="preserve"> and Controllers</w:t>
      </w:r>
      <w:r w:rsidRPr="00323C34">
        <w:t xml:space="preserve"> shall be able to log activity updates against an Incident</w:t>
      </w:r>
    </w:p>
    <w:p w14:paraId="188344B5" w14:textId="77777777" w:rsidR="0093246A" w:rsidRPr="00323C34" w:rsidRDefault="0093246A" w:rsidP="0011681F">
      <w:pPr>
        <w:pStyle w:val="ListBullet"/>
        <w:numPr>
          <w:ilvl w:val="0"/>
          <w:numId w:val="16"/>
        </w:numPr>
      </w:pPr>
      <w:r w:rsidRPr="00323C34">
        <w:rPr>
          <w:rFonts w:hint="eastAsia"/>
        </w:rPr>
        <w:t>Selection of activity list should support typing for free-text, but also support auto-complete from a</w:t>
      </w:r>
      <w:r w:rsidRPr="00323C34">
        <w:t xml:space="preserve"> predefined activity list to guide Responders</w:t>
      </w:r>
      <w:r w:rsidRPr="00323C34">
        <w:rPr>
          <w:rFonts w:hint="eastAsia"/>
        </w:rPr>
        <w:t xml:space="preserve"> to quick-fill</w:t>
      </w:r>
    </w:p>
    <w:p w14:paraId="2607BD36" w14:textId="2B57366F" w:rsidR="00930D43" w:rsidRPr="00323C34" w:rsidRDefault="00610049" w:rsidP="0011681F">
      <w:pPr>
        <w:pStyle w:val="ListBullet"/>
        <w:numPr>
          <w:ilvl w:val="0"/>
          <w:numId w:val="16"/>
        </w:numPr>
      </w:pPr>
      <w:r>
        <w:t>Incident</w:t>
      </w:r>
      <w:r w:rsidRPr="00323C34">
        <w:rPr>
          <w:rFonts w:hint="eastAsia"/>
        </w:rPr>
        <w:t xml:space="preserve"> </w:t>
      </w:r>
      <w:r w:rsidR="00930D43" w:rsidRPr="00323C34">
        <w:t>log entries are timestamped and attributed to the logging user</w:t>
      </w:r>
      <w:r w:rsidR="008A70F8">
        <w:t xml:space="preserve"> or by System</w:t>
      </w:r>
      <w:r w:rsidR="00930D43" w:rsidRPr="00323C34">
        <w:t>.</w:t>
      </w:r>
    </w:p>
    <w:p w14:paraId="11F29883" w14:textId="162AE209" w:rsidR="00930D43" w:rsidRPr="00323C34" w:rsidRDefault="00610049" w:rsidP="0011681F">
      <w:pPr>
        <w:pStyle w:val="ListBullet"/>
        <w:numPr>
          <w:ilvl w:val="0"/>
          <w:numId w:val="16"/>
        </w:numPr>
      </w:pPr>
      <w:r>
        <w:t>Incident</w:t>
      </w:r>
      <w:r w:rsidRPr="00323C34">
        <w:rPr>
          <w:rFonts w:hint="eastAsia"/>
        </w:rPr>
        <w:t xml:space="preserve"> </w:t>
      </w:r>
      <w:r w:rsidR="00930D43" w:rsidRPr="00323C34">
        <w:t xml:space="preserve">logs are </w:t>
      </w:r>
      <w:r w:rsidR="00411356">
        <w:t>editable even after submission, until the Controller submits the Incident to the Duty Manager for closure review.</w:t>
      </w:r>
    </w:p>
    <w:p w14:paraId="44BD81CE" w14:textId="062E306A" w:rsidR="002B5091" w:rsidRDefault="00610049" w:rsidP="0011681F">
      <w:pPr>
        <w:pStyle w:val="ListBullet"/>
        <w:numPr>
          <w:ilvl w:val="0"/>
          <w:numId w:val="16"/>
        </w:numPr>
      </w:pPr>
      <w:r>
        <w:t>Incident</w:t>
      </w:r>
      <w:r w:rsidRPr="00323C34">
        <w:rPr>
          <w:rFonts w:hint="eastAsia"/>
        </w:rPr>
        <w:t xml:space="preserve"> </w:t>
      </w:r>
      <w:r w:rsidR="00930D43" w:rsidRPr="00323C34">
        <w:t>log entries are visible to Controllers and Duty Managers in the Incident record view.</w:t>
      </w:r>
    </w:p>
    <w:p w14:paraId="736652B8" w14:textId="2D3E564A" w:rsidR="00411356" w:rsidRPr="00323C34" w:rsidRDefault="00411356" w:rsidP="0011681F">
      <w:pPr>
        <w:pStyle w:val="ListBullet"/>
        <w:numPr>
          <w:ilvl w:val="0"/>
          <w:numId w:val="16"/>
        </w:numPr>
      </w:pPr>
      <w:r w:rsidRPr="00411356">
        <w:t xml:space="preserve">Upon closure, the assigned Responder(s) retain read-only access to the incident record for 12 hours from the closure timestamp. After 12 hours, the incident record will </w:t>
      </w:r>
      <w:r w:rsidR="008E0B2D" w:rsidRPr="00411356">
        <w:t>no longer</w:t>
      </w:r>
      <w:r w:rsidRPr="00411356">
        <w:t xml:space="preserve"> be visible to the Responder.</w:t>
      </w:r>
    </w:p>
    <w:p w14:paraId="3230CCE0" w14:textId="4B0EE0DB" w:rsidR="002C0607" w:rsidRPr="00323C34" w:rsidRDefault="002C0607" w:rsidP="006C258F">
      <w:pPr>
        <w:pStyle w:val="Heading2"/>
      </w:pPr>
      <w:bookmarkStart w:id="327" w:name="_Toc232496814"/>
      <w:r w:rsidRPr="00323C34">
        <w:t xml:space="preserve">Duplicate Incident </w:t>
      </w:r>
      <w:r w:rsidR="0065250B" w:rsidRPr="00323C34">
        <w:rPr>
          <w:rFonts w:hint="eastAsia"/>
        </w:rPr>
        <w:t xml:space="preserve">Detection and </w:t>
      </w:r>
      <w:r w:rsidRPr="00323C34">
        <w:t>Handling</w:t>
      </w:r>
      <w:bookmarkEnd w:id="327"/>
    </w:p>
    <w:p w14:paraId="18E30092" w14:textId="7A95DD22" w:rsidR="00F94920" w:rsidRPr="00323C34" w:rsidRDefault="00F94920" w:rsidP="00F94920">
      <w:r w:rsidRPr="00323C34">
        <w:t xml:space="preserve">Multiple reports of the same incident may be received concurrently from different sources, </w:t>
      </w:r>
      <w:r w:rsidR="003664D0" w:rsidRPr="00323C34">
        <w:rPr>
          <w:rFonts w:hint="eastAsia"/>
        </w:rPr>
        <w:t>e.g.</w:t>
      </w:r>
      <w:r w:rsidRPr="00323C34">
        <w:t xml:space="preserve"> several guests calling the 1800 hotline about the same event within a short period.</w:t>
      </w:r>
    </w:p>
    <w:p w14:paraId="1597825F" w14:textId="77777777" w:rsidR="00D70D29" w:rsidRPr="00323C34" w:rsidRDefault="00F94920" w:rsidP="0011681F">
      <w:pPr>
        <w:pStyle w:val="ListParagraph"/>
        <w:numPr>
          <w:ilvl w:val="0"/>
          <w:numId w:val="17"/>
        </w:numPr>
      </w:pPr>
      <w:r w:rsidRPr="00323C34">
        <w:t>The system shall</w:t>
      </w:r>
      <w:r w:rsidR="00D70D29" w:rsidRPr="00323C34">
        <w:rPr>
          <w:rFonts w:hint="eastAsia"/>
        </w:rPr>
        <w:t xml:space="preserve"> flag</w:t>
      </w:r>
      <w:r w:rsidRPr="00323C34">
        <w:t xml:space="preserve"> the Controller when a potential duplicate incident is detected during manual creation, based on matching criteria including date, time, incident type, and sub-type.</w:t>
      </w:r>
    </w:p>
    <w:p w14:paraId="146B0E88" w14:textId="77777777" w:rsidR="00F40A20" w:rsidRPr="00323C34" w:rsidRDefault="00F94920" w:rsidP="0011681F">
      <w:pPr>
        <w:pStyle w:val="ListParagraph"/>
        <w:numPr>
          <w:ilvl w:val="0"/>
          <w:numId w:val="17"/>
        </w:numPr>
      </w:pPr>
      <w:r w:rsidRPr="00323C34">
        <w:t>The Controller retains the option to proceed with creating a new record</w:t>
      </w:r>
      <w:r w:rsidR="00F40A20" w:rsidRPr="00323C34">
        <w:rPr>
          <w:rFonts w:hint="eastAsia"/>
        </w:rPr>
        <w:t>, override the duplicate flag, or link the new record to an existing incident</w:t>
      </w:r>
    </w:p>
    <w:p w14:paraId="1EAB48EE" w14:textId="77777777" w:rsidR="00BB68F5" w:rsidRPr="00323C34" w:rsidRDefault="00F40A20" w:rsidP="0011681F">
      <w:pPr>
        <w:pStyle w:val="ListParagraph"/>
        <w:numPr>
          <w:ilvl w:val="0"/>
          <w:numId w:val="17"/>
        </w:numPr>
      </w:pPr>
      <w:r w:rsidRPr="00323C34">
        <w:rPr>
          <w:rFonts w:hint="eastAsia"/>
        </w:rPr>
        <w:t>Where a record is confirmed as a duplicate, it shall be marked as a linked duplicate and not treated</w:t>
      </w:r>
      <w:r w:rsidR="00BB68F5" w:rsidRPr="00323C34">
        <w:rPr>
          <w:rFonts w:hint="eastAsia"/>
        </w:rPr>
        <w:t xml:space="preserve"> as an independent active Incident</w:t>
      </w:r>
    </w:p>
    <w:p w14:paraId="2176956C" w14:textId="50237CD3" w:rsidR="00BB68F5" w:rsidRPr="00323C34" w:rsidRDefault="00BB68F5" w:rsidP="0011681F">
      <w:pPr>
        <w:pStyle w:val="ListParagraph"/>
        <w:numPr>
          <w:ilvl w:val="0"/>
          <w:numId w:val="17"/>
        </w:numPr>
      </w:pPr>
      <w:r w:rsidRPr="00323C34">
        <w:rPr>
          <w:rFonts w:hint="eastAsia"/>
        </w:rPr>
        <w:lastRenderedPageBreak/>
        <w:t>Linked duplicates shall not generate independent response workflows or separate broadcast triggers</w:t>
      </w:r>
    </w:p>
    <w:p w14:paraId="154C1169" w14:textId="56192B9F" w:rsidR="003664D0" w:rsidRPr="00323C34" w:rsidRDefault="00F94920" w:rsidP="0011681F">
      <w:pPr>
        <w:pStyle w:val="ListParagraph"/>
        <w:numPr>
          <w:ilvl w:val="0"/>
          <w:numId w:val="17"/>
        </w:numPr>
      </w:pPr>
      <w:r w:rsidRPr="00323C34">
        <w:t xml:space="preserve">Closing the Master Incident shall automatically close all linked duplicate records. </w:t>
      </w:r>
    </w:p>
    <w:p w14:paraId="39C82587" w14:textId="6C204D04" w:rsidR="00624C20" w:rsidRPr="00323C34" w:rsidRDefault="00624C20" w:rsidP="006C258F">
      <w:pPr>
        <w:pStyle w:val="Heading2"/>
      </w:pPr>
      <w:bookmarkStart w:id="328" w:name="_Toc232496815"/>
      <w:r w:rsidRPr="00323C34">
        <w:rPr>
          <w:rFonts w:hint="eastAsia"/>
        </w:rPr>
        <w:t>Incident Record Sav</w:t>
      </w:r>
      <w:r w:rsidR="00BB68F5" w:rsidRPr="00323C34">
        <w:rPr>
          <w:rFonts w:hint="eastAsia"/>
        </w:rPr>
        <w:t>e</w:t>
      </w:r>
      <w:r w:rsidRPr="00323C34">
        <w:rPr>
          <w:rFonts w:hint="eastAsia"/>
        </w:rPr>
        <w:t xml:space="preserve"> and Concurrent Editing</w:t>
      </w:r>
      <w:bookmarkEnd w:id="328"/>
    </w:p>
    <w:p w14:paraId="035D3ADB" w14:textId="3E6A21AB" w:rsidR="00624C20" w:rsidRPr="00323C34" w:rsidRDefault="00624C20" w:rsidP="007C7DA5">
      <w:pPr>
        <w:pStyle w:val="Heading3"/>
      </w:pPr>
      <w:bookmarkStart w:id="329" w:name="_Toc232496816"/>
      <w:r w:rsidRPr="00323C34">
        <w:rPr>
          <w:rFonts w:hint="eastAsia"/>
        </w:rPr>
        <w:t>Save Mechanism</w:t>
      </w:r>
      <w:bookmarkEnd w:id="329"/>
    </w:p>
    <w:p w14:paraId="668F13A0" w14:textId="77777777" w:rsidR="00BB68F5" w:rsidRPr="00323C34" w:rsidRDefault="00B22530" w:rsidP="0011681F">
      <w:pPr>
        <w:pStyle w:val="ListParagraph"/>
        <w:numPr>
          <w:ilvl w:val="0"/>
          <w:numId w:val="18"/>
        </w:numPr>
      </w:pPr>
      <w:r w:rsidRPr="00323C34">
        <w:t>The system shall auto-save all form input at regular intervals while an incident record is being edited, to minimise data loss in the event of session timeout or interruption.</w:t>
      </w:r>
    </w:p>
    <w:p w14:paraId="25DB9A74" w14:textId="77777777" w:rsidR="00C2307C" w:rsidRPr="00323C34" w:rsidRDefault="00B22530" w:rsidP="0011681F">
      <w:pPr>
        <w:pStyle w:val="ListParagraph"/>
        <w:numPr>
          <w:ilvl w:val="0"/>
          <w:numId w:val="18"/>
        </w:numPr>
      </w:pPr>
      <w:r w:rsidRPr="00323C34">
        <w:t>A manual save action shall also be available to the user at any point during editing.</w:t>
      </w:r>
    </w:p>
    <w:p w14:paraId="66B31498" w14:textId="33E24050" w:rsidR="00C2307C" w:rsidRPr="00323C34" w:rsidRDefault="00C2307C" w:rsidP="0011681F">
      <w:pPr>
        <w:pStyle w:val="ListParagraph"/>
        <w:numPr>
          <w:ilvl w:val="0"/>
          <w:numId w:val="18"/>
        </w:numPr>
      </w:pPr>
      <w:r w:rsidRPr="00323C34">
        <w:rPr>
          <w:rFonts w:hint="eastAsia"/>
        </w:rPr>
        <w:t>A record in an unsaved state shall display a visible indicator to the user.</w:t>
      </w:r>
    </w:p>
    <w:p w14:paraId="764FECCD" w14:textId="02E55B0A" w:rsidR="00C2307C" w:rsidRPr="00323C34" w:rsidRDefault="00C2307C" w:rsidP="0011681F">
      <w:pPr>
        <w:pStyle w:val="ListParagraph"/>
        <w:numPr>
          <w:ilvl w:val="0"/>
          <w:numId w:val="18"/>
        </w:numPr>
      </w:pPr>
      <w:r w:rsidRPr="00323C34">
        <w:rPr>
          <w:rFonts w:hint="eastAsia"/>
        </w:rPr>
        <w:t>Unsaved changes shall not be discarded without user confirmation.</w:t>
      </w:r>
    </w:p>
    <w:p w14:paraId="249A083B" w14:textId="09CA00F4" w:rsidR="00B22530" w:rsidRPr="00323C34" w:rsidRDefault="00B22530" w:rsidP="0011681F">
      <w:pPr>
        <w:pStyle w:val="ListParagraph"/>
        <w:numPr>
          <w:ilvl w:val="0"/>
          <w:numId w:val="18"/>
        </w:numPr>
      </w:pPr>
      <w:r w:rsidRPr="00323C34">
        <w:t xml:space="preserve">The auto-save interval shall be </w:t>
      </w:r>
      <w:r w:rsidR="00C2307C" w:rsidRPr="00323C34">
        <w:rPr>
          <w:rFonts w:hint="eastAsia"/>
        </w:rPr>
        <w:t>configurable by the System Administrator.</w:t>
      </w:r>
    </w:p>
    <w:p w14:paraId="296DC60F" w14:textId="2E62E97D" w:rsidR="00624C20" w:rsidRPr="00323C34" w:rsidRDefault="00624C20" w:rsidP="007C7DA5">
      <w:pPr>
        <w:pStyle w:val="Heading3"/>
      </w:pPr>
      <w:bookmarkStart w:id="330" w:name="_Toc232496817"/>
      <w:r w:rsidRPr="00323C34">
        <w:rPr>
          <w:rFonts w:hint="eastAsia"/>
        </w:rPr>
        <w:t>Concurrent Editing</w:t>
      </w:r>
      <w:bookmarkEnd w:id="330"/>
    </w:p>
    <w:p w14:paraId="6C39537E" w14:textId="4B7B5D15" w:rsidR="00624C20" w:rsidRPr="00323C34" w:rsidRDefault="00353E60" w:rsidP="0011681F">
      <w:pPr>
        <w:pStyle w:val="ListParagraph"/>
        <w:numPr>
          <w:ilvl w:val="0"/>
          <w:numId w:val="19"/>
        </w:numPr>
      </w:pPr>
      <w:r w:rsidRPr="00323C34">
        <w:t xml:space="preserve">Where two Controllers access and edit the same incident record simultaneously, the system shall manage the conflict to prevent one Controller's saved input from silently overwriting the </w:t>
      </w:r>
      <w:r w:rsidR="00D60A55" w:rsidRPr="00323C34">
        <w:t>others</w:t>
      </w:r>
      <w:r w:rsidRPr="00323C34">
        <w:t xml:space="preserve"> without notification. </w:t>
      </w:r>
    </w:p>
    <w:tbl>
      <w:tblPr>
        <w:tblStyle w:val="SJ"/>
        <w:tblW w:w="0" w:type="auto"/>
        <w:tblLook w:val="04A0" w:firstRow="1" w:lastRow="0" w:firstColumn="1" w:lastColumn="0" w:noHBand="0" w:noVBand="1"/>
      </w:tblPr>
      <w:tblGrid>
        <w:gridCol w:w="2572"/>
        <w:gridCol w:w="6444"/>
      </w:tblGrid>
      <w:tr w:rsidR="00C62A87" w:rsidRPr="00323C34" w14:paraId="46E46784" w14:textId="77777777" w:rsidTr="00353E60">
        <w:trPr>
          <w:cnfStyle w:val="100000000000" w:firstRow="1" w:lastRow="0" w:firstColumn="0" w:lastColumn="0" w:oddVBand="0" w:evenVBand="0" w:oddHBand="0" w:evenHBand="0" w:firstRowFirstColumn="0" w:firstRowLastColumn="0" w:lastRowFirstColumn="0" w:lastRowLastColumn="0"/>
        </w:trPr>
        <w:tc>
          <w:tcPr>
            <w:tcW w:w="0" w:type="auto"/>
            <w:hideMark/>
          </w:tcPr>
          <w:p w14:paraId="630AF3A8" w14:textId="77777777" w:rsidR="00353E60" w:rsidRPr="00323C34" w:rsidRDefault="00353E60" w:rsidP="00353E60">
            <w:pPr>
              <w:spacing w:after="160"/>
              <w:rPr>
                <w:bCs/>
              </w:rPr>
            </w:pPr>
            <w:r w:rsidRPr="00323C34">
              <w:rPr>
                <w:bCs/>
              </w:rPr>
              <w:t>Scenario</w:t>
            </w:r>
          </w:p>
        </w:tc>
        <w:tc>
          <w:tcPr>
            <w:tcW w:w="0" w:type="auto"/>
            <w:hideMark/>
          </w:tcPr>
          <w:p w14:paraId="3632689F" w14:textId="77777777" w:rsidR="00353E60" w:rsidRPr="00323C34" w:rsidRDefault="00353E60" w:rsidP="00353E60">
            <w:pPr>
              <w:spacing w:after="160"/>
              <w:rPr>
                <w:bCs/>
              </w:rPr>
            </w:pPr>
            <w:r w:rsidRPr="00323C34">
              <w:rPr>
                <w:bCs/>
              </w:rPr>
              <w:t>Required Behaviour</w:t>
            </w:r>
          </w:p>
        </w:tc>
      </w:tr>
      <w:tr w:rsidR="00C62A87" w:rsidRPr="00323C34" w14:paraId="6E66F17C" w14:textId="77777777" w:rsidTr="00353E60">
        <w:tc>
          <w:tcPr>
            <w:tcW w:w="0" w:type="auto"/>
            <w:hideMark/>
          </w:tcPr>
          <w:p w14:paraId="4363FEEE" w14:textId="03B4B721" w:rsidR="00353E60" w:rsidRPr="00323C34" w:rsidRDefault="00353E60" w:rsidP="00353E60">
            <w:pPr>
              <w:spacing w:after="160"/>
            </w:pPr>
            <w:r w:rsidRPr="00323C34">
              <w:t>Second</w:t>
            </w:r>
            <w:r w:rsidRPr="00323C34">
              <w:rPr>
                <w:rFonts w:hint="eastAsia"/>
              </w:rPr>
              <w:t xml:space="preserve"> user</w:t>
            </w:r>
            <w:r w:rsidRPr="00323C34">
              <w:t xml:space="preserve"> opens a record already being edited</w:t>
            </w:r>
          </w:p>
        </w:tc>
        <w:tc>
          <w:tcPr>
            <w:tcW w:w="0" w:type="auto"/>
            <w:hideMark/>
          </w:tcPr>
          <w:p w14:paraId="6E37D157" w14:textId="77777777" w:rsidR="00353E60" w:rsidRPr="00323C34" w:rsidRDefault="00353E60" w:rsidP="00353E60">
            <w:pPr>
              <w:spacing w:after="160"/>
            </w:pPr>
            <w:r w:rsidRPr="00323C34">
              <w:t>The system shall notify the second user that the record is currently being edited by another user</w:t>
            </w:r>
          </w:p>
        </w:tc>
      </w:tr>
      <w:tr w:rsidR="00C62A87" w:rsidRPr="00323C34" w14:paraId="25776732" w14:textId="77777777" w:rsidTr="00353E60">
        <w:tc>
          <w:tcPr>
            <w:tcW w:w="0" w:type="auto"/>
            <w:hideMark/>
          </w:tcPr>
          <w:p w14:paraId="7E4B1E0D" w14:textId="77777777" w:rsidR="00353E60" w:rsidRPr="00323C34" w:rsidRDefault="00353E60" w:rsidP="00353E60">
            <w:pPr>
              <w:spacing w:after="160"/>
            </w:pPr>
            <w:r w:rsidRPr="00323C34">
              <w:t>Both users save changes to the same record</w:t>
            </w:r>
          </w:p>
        </w:tc>
        <w:tc>
          <w:tcPr>
            <w:tcW w:w="0" w:type="auto"/>
            <w:hideMark/>
          </w:tcPr>
          <w:p w14:paraId="22CCCA3E" w14:textId="77777777" w:rsidR="00353E60" w:rsidRPr="00323C34" w:rsidRDefault="00353E60" w:rsidP="00353E60">
            <w:pPr>
              <w:spacing w:after="160"/>
            </w:pPr>
            <w:r w:rsidRPr="00323C34">
              <w:t>The system shall not silently discard either user's input. A conflict resolution mechanism shall be applied to surface the discrepancy and prompt resolution</w:t>
            </w:r>
          </w:p>
        </w:tc>
      </w:tr>
    </w:tbl>
    <w:p w14:paraId="00F8F789" w14:textId="39D69584" w:rsidR="005162C3" w:rsidRPr="00323C34" w:rsidRDefault="00994378" w:rsidP="00BD4005">
      <w:pPr>
        <w:pStyle w:val="Heading2"/>
      </w:pPr>
      <w:bookmarkStart w:id="331" w:name="_Toc232496818"/>
      <w:r w:rsidRPr="00323C34">
        <w:rPr>
          <w:rFonts w:hint="eastAsia"/>
        </w:rPr>
        <w:t>Linked Fault Creation</w:t>
      </w:r>
      <w:bookmarkEnd w:id="331"/>
    </w:p>
    <w:p w14:paraId="7E7D9E39" w14:textId="129FB8FF" w:rsidR="00BD4005" w:rsidRPr="00323C34" w:rsidRDefault="00BD4005" w:rsidP="00BD4005">
      <w:r w:rsidRPr="00323C34">
        <w:t>Where an incident reveals an underlying infrastructure defect, a Fault Report may be created directly from the incident record.</w:t>
      </w:r>
    </w:p>
    <w:p w14:paraId="67CDE8C7" w14:textId="42B9311D" w:rsidR="002B03FE" w:rsidRPr="00323C34" w:rsidRDefault="00BD4005" w:rsidP="0011681F">
      <w:pPr>
        <w:pStyle w:val="ListParagraph"/>
        <w:numPr>
          <w:ilvl w:val="0"/>
          <w:numId w:val="20"/>
        </w:numPr>
      </w:pPr>
      <w:r w:rsidRPr="00323C34">
        <w:t xml:space="preserve">A </w:t>
      </w:r>
      <w:r w:rsidR="002B03FE" w:rsidRPr="00323C34">
        <w:rPr>
          <w:rFonts w:hint="eastAsia"/>
        </w:rPr>
        <w:t xml:space="preserve">Controller may raise a </w:t>
      </w:r>
      <w:r w:rsidRPr="00323C34">
        <w:t>fault</w:t>
      </w:r>
      <w:r w:rsidR="002B03FE" w:rsidRPr="00323C34">
        <w:rPr>
          <w:rFonts w:hint="eastAsia"/>
        </w:rPr>
        <w:t xml:space="preserve"> record from within an active Incident where physical defect is identified as part of or resulting from the incident.</w:t>
      </w:r>
    </w:p>
    <w:p w14:paraId="0F041ADA" w14:textId="77777777" w:rsidR="000C5541" w:rsidRPr="00323C34" w:rsidRDefault="00BB5E85" w:rsidP="0011681F">
      <w:pPr>
        <w:pStyle w:val="ListParagraph"/>
        <w:numPr>
          <w:ilvl w:val="0"/>
          <w:numId w:val="20"/>
        </w:numPr>
      </w:pPr>
      <w:r w:rsidRPr="00323C34">
        <w:rPr>
          <w:rFonts w:hint="eastAsia"/>
        </w:rPr>
        <w:t>Fault creation from an Incident record shall initiate the CMMS ticket creation workflow</w:t>
      </w:r>
    </w:p>
    <w:p w14:paraId="4ED0E821" w14:textId="77777777" w:rsidR="000C5541" w:rsidRPr="00323C34" w:rsidRDefault="00BD4005" w:rsidP="0011681F">
      <w:pPr>
        <w:pStyle w:val="ListParagraph"/>
        <w:numPr>
          <w:ilvl w:val="0"/>
          <w:numId w:val="20"/>
        </w:numPr>
      </w:pPr>
      <w:r w:rsidRPr="00323C34">
        <w:t>The fault record shall be linked to the originating incident and shall be visible from both the incident and fault detail views.</w:t>
      </w:r>
    </w:p>
    <w:p w14:paraId="6CB999F6" w14:textId="77777777" w:rsidR="00C374F9" w:rsidRDefault="00BD4005" w:rsidP="00C374F9">
      <w:pPr>
        <w:pStyle w:val="ListParagraph"/>
        <w:numPr>
          <w:ilvl w:val="0"/>
          <w:numId w:val="20"/>
        </w:numPr>
      </w:pPr>
      <w:r w:rsidRPr="00323C34">
        <w:t>The incident and fault are managed independently once created. Either may be closed before the other.</w:t>
      </w:r>
    </w:p>
    <w:p w14:paraId="593C16BA" w14:textId="626F8E79" w:rsidR="00BD4005" w:rsidRPr="00323C34" w:rsidRDefault="000C5541" w:rsidP="00C374F9">
      <w:pPr>
        <w:pStyle w:val="ListParagraph"/>
        <w:numPr>
          <w:ilvl w:val="0"/>
          <w:numId w:val="20"/>
        </w:numPr>
      </w:pPr>
      <w:r w:rsidRPr="00323C34">
        <w:rPr>
          <w:rFonts w:hint="eastAsia"/>
        </w:rPr>
        <w:t>I</w:t>
      </w:r>
      <w:r w:rsidR="00BD4005" w:rsidRPr="00323C34">
        <w:t>ncident may be closed after the immediate situation is resolved while the fault record remains open as the infrastructure repair and investigation continue.</w:t>
      </w:r>
    </w:p>
    <w:p w14:paraId="16A95F82" w14:textId="1704968E" w:rsidR="00CC27CF" w:rsidRPr="00323C34" w:rsidRDefault="00CC27CF" w:rsidP="00CC27CF">
      <w:pPr>
        <w:pStyle w:val="Heading2"/>
      </w:pPr>
      <w:bookmarkStart w:id="332" w:name="_Toc232496819"/>
      <w:r w:rsidRPr="00323C34">
        <w:rPr>
          <w:rFonts w:hint="eastAsia"/>
        </w:rPr>
        <w:lastRenderedPageBreak/>
        <w:t>False Alarm Handling</w:t>
      </w:r>
      <w:bookmarkEnd w:id="332"/>
    </w:p>
    <w:p w14:paraId="582B1B3C" w14:textId="77777777" w:rsidR="008F7E7F" w:rsidRPr="00323C34" w:rsidRDefault="00D72263" w:rsidP="0011681F">
      <w:pPr>
        <w:pStyle w:val="ListParagraph"/>
        <w:numPr>
          <w:ilvl w:val="0"/>
          <w:numId w:val="21"/>
        </w:numPr>
      </w:pPr>
      <w:r w:rsidRPr="00323C34">
        <w:t>Where an incoming report or VA alert is reviewed by the Controller and determined to require no action, the Controller may log the record and mark it as a false alarm.</w:t>
      </w:r>
    </w:p>
    <w:p w14:paraId="0759E884" w14:textId="55DFFB25" w:rsidR="00B31733" w:rsidRPr="00323C34" w:rsidRDefault="00D72263" w:rsidP="0011681F">
      <w:pPr>
        <w:pStyle w:val="ListParagraph"/>
        <w:numPr>
          <w:ilvl w:val="0"/>
          <w:numId w:val="21"/>
        </w:numPr>
      </w:pPr>
      <w:r w:rsidRPr="00323C34">
        <w:t>A false alarm record</w:t>
      </w:r>
      <w:r w:rsidR="008F7E7F" w:rsidRPr="00323C34">
        <w:rPr>
          <w:rFonts w:hint="eastAsia"/>
        </w:rPr>
        <w:t>, including the identity of the closing user,</w:t>
      </w:r>
      <w:r w:rsidRPr="00323C34">
        <w:t xml:space="preserve"> shall be retained in the system as a closed record for audit and reporting purposes</w:t>
      </w:r>
      <w:r w:rsidR="00B31733" w:rsidRPr="00323C34">
        <w:rPr>
          <w:rFonts w:hint="eastAsia"/>
        </w:rPr>
        <w:t>.</w:t>
      </w:r>
    </w:p>
    <w:p w14:paraId="603AD568" w14:textId="580A9B7E" w:rsidR="00CC27CF" w:rsidRPr="00323C34" w:rsidRDefault="00CC27CF" w:rsidP="00CC27CF">
      <w:pPr>
        <w:pStyle w:val="Heading2"/>
      </w:pPr>
      <w:bookmarkStart w:id="333" w:name="_Toc232496820"/>
      <w:r w:rsidRPr="00323C34">
        <w:rPr>
          <w:rFonts w:hint="eastAsia"/>
        </w:rPr>
        <w:t>Incident Closure and Reopening</w:t>
      </w:r>
      <w:bookmarkEnd w:id="333"/>
    </w:p>
    <w:p w14:paraId="48377632" w14:textId="2695A7D7" w:rsidR="001F4F72" w:rsidRPr="00323C34" w:rsidRDefault="001F4F72" w:rsidP="0011681F">
      <w:pPr>
        <w:pStyle w:val="ListParagraph"/>
        <w:numPr>
          <w:ilvl w:val="0"/>
          <w:numId w:val="22"/>
        </w:numPr>
      </w:pPr>
      <w:r w:rsidRPr="00323C34">
        <w:rPr>
          <w:rFonts w:hint="eastAsia"/>
        </w:rPr>
        <w:t>Incident closure requires Duty Manager or designated in-charge approval, except for false alarm closures</w:t>
      </w:r>
    </w:p>
    <w:p w14:paraId="5728E5EE" w14:textId="35040E60" w:rsidR="00682EB6" w:rsidRPr="00323C34" w:rsidRDefault="00682EB6" w:rsidP="0011681F">
      <w:pPr>
        <w:pStyle w:val="ListParagraph"/>
        <w:numPr>
          <w:ilvl w:val="0"/>
          <w:numId w:val="22"/>
        </w:numPr>
      </w:pPr>
      <w:r w:rsidRPr="00323C34">
        <w:rPr>
          <w:rFonts w:hint="eastAsia"/>
        </w:rPr>
        <w:t xml:space="preserve">A Controller shall submit an Incident for closure by transitioning it to </w:t>
      </w:r>
      <w:r w:rsidR="00C2267E">
        <w:rPr>
          <w:rFonts w:hint="eastAsia"/>
        </w:rPr>
        <w:t>Pending Endorsement</w:t>
      </w:r>
      <w:r w:rsidRPr="00323C34">
        <w:rPr>
          <w:rFonts w:hint="eastAsia"/>
        </w:rPr>
        <w:t xml:space="preserve"> status</w:t>
      </w:r>
    </w:p>
    <w:p w14:paraId="6CFAAEAA" w14:textId="77777777" w:rsidR="0087158E" w:rsidRPr="00323C34" w:rsidRDefault="00682EB6" w:rsidP="0011681F">
      <w:pPr>
        <w:pStyle w:val="ListParagraph"/>
        <w:numPr>
          <w:ilvl w:val="0"/>
          <w:numId w:val="22"/>
        </w:numPr>
      </w:pPr>
      <w:r w:rsidRPr="00323C34">
        <w:rPr>
          <w:rFonts w:hint="eastAsia"/>
        </w:rPr>
        <w:t>The Duty Manager shall review the record and either approve closure or return it with comments</w:t>
      </w:r>
      <w:r w:rsidR="0087158E" w:rsidRPr="00323C34">
        <w:rPr>
          <w:rFonts w:hint="eastAsia"/>
        </w:rPr>
        <w:t>.</w:t>
      </w:r>
    </w:p>
    <w:p w14:paraId="1B221012" w14:textId="3603A76C" w:rsidR="00167A89" w:rsidRPr="00323C34" w:rsidRDefault="0087158E" w:rsidP="0011681F">
      <w:pPr>
        <w:pStyle w:val="ListParagraph"/>
        <w:numPr>
          <w:ilvl w:val="0"/>
          <w:numId w:val="22"/>
        </w:numPr>
      </w:pPr>
      <w:r w:rsidRPr="00323C34">
        <w:rPr>
          <w:rFonts w:hint="eastAsia"/>
        </w:rPr>
        <w:t>Upon approval, the Incident status changes to Closed and the Case closure process is triggered if all linked records are resolve.</w:t>
      </w:r>
    </w:p>
    <w:p w14:paraId="7568313E" w14:textId="6DBE7E68" w:rsidR="00163330" w:rsidRPr="00323C34" w:rsidRDefault="00167A89" w:rsidP="00411356">
      <w:pPr>
        <w:pStyle w:val="ListParagraph"/>
        <w:numPr>
          <w:ilvl w:val="0"/>
          <w:numId w:val="22"/>
        </w:numPr>
      </w:pPr>
      <w:r w:rsidRPr="00323C34">
        <w:t>To reopen a closed incident, a System Administrator must revert the status from Closed to the appropriate active status</w:t>
      </w:r>
      <w:r w:rsidR="00C344A9" w:rsidRPr="00323C34">
        <w:rPr>
          <w:rFonts w:hint="eastAsia"/>
        </w:rPr>
        <w:t>.</w:t>
      </w:r>
    </w:p>
    <w:p w14:paraId="24D979D7" w14:textId="0B9B5CC8" w:rsidR="00163330" w:rsidRPr="00323C34" w:rsidRDefault="00C344A9" w:rsidP="00163330">
      <w:pPr>
        <w:pStyle w:val="ListParagraph"/>
        <w:numPr>
          <w:ilvl w:val="0"/>
          <w:numId w:val="22"/>
        </w:numPr>
      </w:pPr>
      <w:commentRangeStart w:id="334"/>
      <w:commentRangeStart w:id="335"/>
      <w:r w:rsidRPr="00323C34">
        <w:rPr>
          <w:rFonts w:hint="eastAsia"/>
        </w:rPr>
        <w:t xml:space="preserve">Upon closure, the system shall </w:t>
      </w:r>
      <w:commentRangeStart w:id="336"/>
      <w:r w:rsidRPr="00323C34">
        <w:rPr>
          <w:rFonts w:hint="eastAsia"/>
        </w:rPr>
        <w:t>automatically</w:t>
      </w:r>
      <w:commentRangeEnd w:id="336"/>
      <w:r w:rsidR="009663D4" w:rsidRPr="00323C34">
        <w:rPr>
          <w:rStyle w:val="CommentReference"/>
          <w:rFonts w:hint="eastAsia"/>
          <w:sz w:val="22"/>
          <w:szCs w:val="24"/>
        </w:rPr>
        <w:commentReference w:id="336"/>
      </w:r>
      <w:r w:rsidRPr="00323C34">
        <w:rPr>
          <w:rFonts w:hint="eastAsia"/>
        </w:rPr>
        <w:t xml:space="preserve"> trigger </w:t>
      </w:r>
      <w:r w:rsidR="00411356">
        <w:t xml:space="preserve">a notification to the Controller to perform </w:t>
      </w:r>
      <w:r w:rsidRPr="00323C34">
        <w:rPr>
          <w:rFonts w:hint="eastAsia"/>
        </w:rPr>
        <w:t>a closure broadcast.</w:t>
      </w:r>
      <w:commentRangeEnd w:id="334"/>
      <w:r w:rsidR="00F46C56" w:rsidRPr="00323C34">
        <w:rPr>
          <w:rStyle w:val="CommentReference"/>
          <w:sz w:val="22"/>
          <w:szCs w:val="24"/>
        </w:rPr>
        <w:commentReference w:id="334"/>
      </w:r>
      <w:commentRangeEnd w:id="335"/>
      <w:r w:rsidR="00C03799" w:rsidRPr="00323C34">
        <w:rPr>
          <w:rStyle w:val="CommentReference"/>
          <w:sz w:val="22"/>
          <w:szCs w:val="24"/>
        </w:rPr>
        <w:commentReference w:id="335"/>
      </w:r>
    </w:p>
    <w:p w14:paraId="470ECC77" w14:textId="540480E2" w:rsidR="00C949BC" w:rsidRPr="00323C34" w:rsidRDefault="00C949BC" w:rsidP="006C258F">
      <w:pPr>
        <w:pStyle w:val="Heading2"/>
      </w:pPr>
      <w:bookmarkStart w:id="337" w:name="_Toc232496821"/>
      <w:r w:rsidRPr="00323C34">
        <w:rPr>
          <w:rFonts w:hint="eastAsia"/>
        </w:rPr>
        <w:t>Broadcasting</w:t>
      </w:r>
      <w:r w:rsidR="00C334D0" w:rsidRPr="00323C34">
        <w:rPr>
          <w:rFonts w:hint="eastAsia"/>
        </w:rPr>
        <w:t xml:space="preserve"> Triggers</w:t>
      </w:r>
      <w:bookmarkEnd w:id="337"/>
    </w:p>
    <w:p w14:paraId="5B98D5CE" w14:textId="0E7D58E2" w:rsidR="0082739E" w:rsidRPr="00323C34" w:rsidRDefault="0043296D" w:rsidP="00C07951">
      <w:r w:rsidRPr="00323C34">
        <w:t>Broadcast specifications including delivery channels, templates, recipient group management, crisis level classification, and the routing matrix are defined in Section 10: Broadcast and Notification Framework.</w:t>
      </w:r>
    </w:p>
    <w:p w14:paraId="0D15CE38" w14:textId="77777777" w:rsidR="0043296D" w:rsidRPr="00323C34" w:rsidRDefault="0043296D" w:rsidP="00C334D0">
      <w:pPr>
        <w:pStyle w:val="Heading3"/>
      </w:pPr>
      <w:bookmarkStart w:id="338" w:name="_Toc232496822"/>
      <w:r w:rsidRPr="00323C34">
        <w:t>Closure Broadcast</w:t>
      </w:r>
      <w:bookmarkEnd w:id="338"/>
    </w:p>
    <w:p w14:paraId="5AC985C9" w14:textId="420E6E3F" w:rsidR="00C334D0" w:rsidRPr="00323C34" w:rsidRDefault="00C334D0" w:rsidP="0011681F">
      <w:pPr>
        <w:pStyle w:val="ListParagraph"/>
        <w:numPr>
          <w:ilvl w:val="0"/>
          <w:numId w:val="23"/>
        </w:numPr>
      </w:pPr>
      <w:r w:rsidRPr="00323C34">
        <w:rPr>
          <w:rFonts w:hint="eastAsia"/>
        </w:rPr>
        <w:t xml:space="preserve">The system shall </w:t>
      </w:r>
      <w:r w:rsidR="0043296D" w:rsidRPr="00323C34">
        <w:t>automatically trigger</w:t>
      </w:r>
      <w:r w:rsidRPr="00323C34">
        <w:rPr>
          <w:rFonts w:hint="eastAsia"/>
        </w:rPr>
        <w:t xml:space="preserve"> a closure broadcast </w:t>
      </w:r>
      <w:r w:rsidR="00EC4DB3">
        <w:t xml:space="preserve">notification </w:t>
      </w:r>
      <w:r w:rsidR="004D5A4D">
        <w:t xml:space="preserve">to the Controller </w:t>
      </w:r>
      <w:r w:rsidR="0043296D" w:rsidRPr="00323C34">
        <w:t>when the Duty Manager or designated In-charge approves incident closure.</w:t>
      </w:r>
    </w:p>
    <w:p w14:paraId="62D8DEDB" w14:textId="77777777" w:rsidR="00DE2C2C" w:rsidRPr="00323C34" w:rsidRDefault="0043296D" w:rsidP="0011681F">
      <w:pPr>
        <w:pStyle w:val="ListParagraph"/>
        <w:numPr>
          <w:ilvl w:val="0"/>
          <w:numId w:val="23"/>
        </w:numPr>
      </w:pPr>
      <w:r w:rsidRPr="00323C34">
        <w:t>The system shall dispatch the broadcast to the configured recipient group without requiring a separate manual send action from the Controller.</w:t>
      </w:r>
    </w:p>
    <w:p w14:paraId="1894E940" w14:textId="1CF3BFB6" w:rsidR="0043296D" w:rsidRPr="00323C34" w:rsidRDefault="0043296D" w:rsidP="0011681F">
      <w:pPr>
        <w:pStyle w:val="ListParagraph"/>
        <w:numPr>
          <w:ilvl w:val="0"/>
          <w:numId w:val="23"/>
        </w:numPr>
      </w:pPr>
      <w:r w:rsidRPr="00323C34">
        <w:t>One closure broadcast shall be issued per incident.</w:t>
      </w:r>
    </w:p>
    <w:p w14:paraId="23C50ADA" w14:textId="77777777" w:rsidR="0043296D" w:rsidRPr="00323C34" w:rsidRDefault="0043296D" w:rsidP="00C334D0">
      <w:pPr>
        <w:pStyle w:val="Heading3"/>
      </w:pPr>
      <w:bookmarkStart w:id="339" w:name="_Toc232496823"/>
      <w:r w:rsidRPr="00323C34">
        <w:t xml:space="preserve">End-of-Day </w:t>
      </w:r>
      <w:commentRangeStart w:id="340"/>
      <w:r w:rsidRPr="00323C34">
        <w:t>Interim</w:t>
      </w:r>
      <w:commentRangeEnd w:id="340"/>
      <w:r w:rsidR="00C2267E" w:rsidRPr="00323C34">
        <w:rPr>
          <w:rStyle w:val="CommentReference"/>
          <w:sz w:val="24"/>
          <w:szCs w:val="28"/>
        </w:rPr>
        <w:commentReference w:id="340"/>
      </w:r>
      <w:r w:rsidRPr="00323C34">
        <w:t xml:space="preserve"> Broadcast</w:t>
      </w:r>
      <w:bookmarkEnd w:id="339"/>
    </w:p>
    <w:p w14:paraId="6AD00A1D" w14:textId="7D88B165" w:rsidR="0011681F" w:rsidRPr="00323C34" w:rsidRDefault="0043296D" w:rsidP="0011681F">
      <w:pPr>
        <w:pStyle w:val="ListParagraph"/>
        <w:numPr>
          <w:ilvl w:val="0"/>
          <w:numId w:val="24"/>
        </w:numPr>
        <w:rPr>
          <w:rFonts w:eastAsiaTheme="majorEastAsia" w:cstheme="majorBidi"/>
          <w:b/>
          <w:bCs/>
          <w:color w:val="0F4761" w:themeColor="accent1" w:themeShade="BF"/>
          <w:sz w:val="32"/>
          <w:szCs w:val="28"/>
        </w:rPr>
      </w:pPr>
      <w:r w:rsidRPr="00323C34">
        <w:t>For incidents</w:t>
      </w:r>
      <w:r w:rsidR="0011681F" w:rsidRPr="00323C34">
        <w:rPr>
          <w:rFonts w:hint="eastAsia"/>
        </w:rPr>
        <w:t xml:space="preserve"> that remain active at the end of the operational day</w:t>
      </w:r>
      <w:r w:rsidRPr="00323C34">
        <w:t>, the system shall flag open incidents for inclusion in the end-of-day batch review queue.</w:t>
      </w:r>
    </w:p>
    <w:p w14:paraId="7EF69045" w14:textId="7249DB0F" w:rsidR="00694A83" w:rsidRPr="00323C34" w:rsidRDefault="0043296D" w:rsidP="0011681F">
      <w:pPr>
        <w:pStyle w:val="ListParagraph"/>
        <w:numPr>
          <w:ilvl w:val="0"/>
          <w:numId w:val="24"/>
        </w:numPr>
        <w:rPr>
          <w:rFonts w:eastAsiaTheme="majorEastAsia" w:cstheme="majorBidi"/>
          <w:b/>
          <w:bCs/>
          <w:color w:val="0F4761" w:themeColor="accent1" w:themeShade="BF"/>
          <w:sz w:val="32"/>
          <w:szCs w:val="28"/>
        </w:rPr>
      </w:pPr>
      <w:r w:rsidRPr="00323C34">
        <w:t>The Duty Manager reviews and approves dispatch for each flagged incident</w:t>
      </w:r>
      <w:r w:rsidR="00694A83" w:rsidRPr="00323C34">
        <w:br w:type="page"/>
      </w:r>
    </w:p>
    <w:p w14:paraId="53AD143B" w14:textId="681CA4C2" w:rsidR="00694A83" w:rsidRPr="00323C34" w:rsidRDefault="00694A83" w:rsidP="00694A83">
      <w:pPr>
        <w:pStyle w:val="Heading1"/>
        <w:pBdr>
          <w:bottom w:val="single" w:sz="4" w:space="1" w:color="auto"/>
        </w:pBdr>
      </w:pPr>
      <w:bookmarkStart w:id="341" w:name="_Toc232496824"/>
      <w:r w:rsidRPr="00323C34">
        <w:rPr>
          <w:rFonts w:hint="eastAsia"/>
        </w:rPr>
        <w:lastRenderedPageBreak/>
        <w:t>Fault Reporting</w:t>
      </w:r>
      <w:r w:rsidR="00154B85" w:rsidRPr="00323C34">
        <w:rPr>
          <w:rFonts w:hint="eastAsia"/>
        </w:rPr>
        <w:t xml:space="preserve"> Module</w:t>
      </w:r>
      <w:bookmarkEnd w:id="341"/>
    </w:p>
    <w:p w14:paraId="5B327F4A" w14:textId="22372526" w:rsidR="006106F0" w:rsidRPr="00323C34" w:rsidRDefault="006106F0" w:rsidP="006106F0">
      <w:r w:rsidRPr="00323C34">
        <w:t xml:space="preserve">The Fault Reporting module </w:t>
      </w:r>
      <w:r w:rsidR="001A163E" w:rsidRPr="00323C34">
        <w:rPr>
          <w:rFonts w:hint="eastAsia"/>
        </w:rPr>
        <w:t xml:space="preserve">is the single point of entry </w:t>
      </w:r>
      <w:r w:rsidR="001A163E" w:rsidRPr="00323C34">
        <w:t>within</w:t>
      </w:r>
      <w:r w:rsidR="001A163E" w:rsidRPr="00323C34">
        <w:rPr>
          <w:rFonts w:hint="eastAsia"/>
        </w:rPr>
        <w:t xml:space="preserve"> </w:t>
      </w:r>
      <w:r w:rsidR="001A163E" w:rsidRPr="00323C34">
        <w:t>the</w:t>
      </w:r>
      <w:r w:rsidR="001A163E" w:rsidRPr="00323C34">
        <w:rPr>
          <w:rFonts w:hint="eastAsia"/>
        </w:rPr>
        <w:t xml:space="preserve"> CMS for </w:t>
      </w:r>
      <w:r w:rsidR="001A163E" w:rsidRPr="00323C34">
        <w:t>logging</w:t>
      </w:r>
      <w:r w:rsidR="001A163E" w:rsidRPr="00323C34">
        <w:rPr>
          <w:rFonts w:hint="eastAsia"/>
        </w:rPr>
        <w:t xml:space="preserve"> fault records and initiating ticket creation in the IFM CMMS.</w:t>
      </w:r>
    </w:p>
    <w:p w14:paraId="5F72B4D9" w14:textId="19321D8A" w:rsidR="003B12CD" w:rsidRPr="00323C34" w:rsidRDefault="00DA402A" w:rsidP="003B12CD">
      <w:pPr>
        <w:pStyle w:val="ListParagraph"/>
        <w:numPr>
          <w:ilvl w:val="0"/>
          <w:numId w:val="25"/>
        </w:numPr>
      </w:pPr>
      <w:r w:rsidRPr="00323C34">
        <w:rPr>
          <w:rFonts w:hint="eastAsia"/>
        </w:rPr>
        <w:t>Triage, routing and severity classification of faults are handled by the IFM on the CMMS. T</w:t>
      </w:r>
      <w:r w:rsidRPr="00323C34">
        <w:t>h</w:t>
      </w:r>
      <w:r w:rsidRPr="00323C34">
        <w:rPr>
          <w:rFonts w:hint="eastAsia"/>
        </w:rPr>
        <w:t>e CMS does not replicate or manage any part of the fault or work order lifecycle</w:t>
      </w:r>
    </w:p>
    <w:p w14:paraId="09FAA4F4" w14:textId="066D869E" w:rsidR="00DA402A" w:rsidRPr="00323C34" w:rsidRDefault="00DA402A" w:rsidP="003B12CD">
      <w:pPr>
        <w:pStyle w:val="ListParagraph"/>
        <w:numPr>
          <w:ilvl w:val="0"/>
          <w:numId w:val="25"/>
        </w:numPr>
      </w:pPr>
      <w:r w:rsidRPr="00323C34">
        <w:rPr>
          <w:rFonts w:hint="eastAsia"/>
        </w:rPr>
        <w:t xml:space="preserve">The CMS role </w:t>
      </w:r>
      <w:r w:rsidR="00B642ED" w:rsidRPr="00323C34">
        <w:rPr>
          <w:rFonts w:hint="eastAsia"/>
        </w:rPr>
        <w:t>includes:</w:t>
      </w:r>
    </w:p>
    <w:p w14:paraId="3E56B802" w14:textId="699881F5" w:rsidR="00B642ED" w:rsidRPr="00323C34" w:rsidRDefault="00A74A1E" w:rsidP="00B642ED">
      <w:pPr>
        <w:pStyle w:val="ListBullet"/>
        <w:tabs>
          <w:tab w:val="clear" w:pos="360"/>
          <w:tab w:val="num" w:pos="720"/>
        </w:tabs>
        <w:ind w:left="1080"/>
      </w:pPr>
      <w:r w:rsidRPr="00323C34">
        <w:rPr>
          <w:rFonts w:hint="eastAsia"/>
        </w:rPr>
        <w:t>Data Capture at point of fault submission</w:t>
      </w:r>
    </w:p>
    <w:p w14:paraId="18B50C62" w14:textId="6300DC8B" w:rsidR="00A74A1E" w:rsidRPr="00323C34" w:rsidRDefault="00A74A1E" w:rsidP="00B642ED">
      <w:pPr>
        <w:pStyle w:val="ListBullet"/>
        <w:tabs>
          <w:tab w:val="clear" w:pos="360"/>
          <w:tab w:val="num" w:pos="720"/>
        </w:tabs>
        <w:ind w:left="1080"/>
      </w:pPr>
      <w:r w:rsidRPr="00323C34">
        <w:rPr>
          <w:rFonts w:hint="eastAsia"/>
        </w:rPr>
        <w:t>Ticket creation in the CMMS</w:t>
      </w:r>
    </w:p>
    <w:p w14:paraId="59CD4B60" w14:textId="7AE4003E" w:rsidR="00A74A1E" w:rsidRPr="00323C34" w:rsidRDefault="00A74A1E" w:rsidP="00B642ED">
      <w:pPr>
        <w:pStyle w:val="ListBullet"/>
        <w:tabs>
          <w:tab w:val="clear" w:pos="360"/>
          <w:tab w:val="num" w:pos="720"/>
        </w:tabs>
        <w:ind w:left="1080"/>
      </w:pPr>
      <w:r w:rsidRPr="00323C34">
        <w:rPr>
          <w:rFonts w:hint="eastAsia"/>
        </w:rPr>
        <w:t>Storage of the returned CMMS Fault ID in the Case record</w:t>
      </w:r>
    </w:p>
    <w:p w14:paraId="099BB4C2" w14:textId="73F36971" w:rsidR="00A74A1E" w:rsidRPr="00323C34" w:rsidRDefault="00F1657B" w:rsidP="00A32E8C">
      <w:pPr>
        <w:pStyle w:val="ListBullet"/>
        <w:tabs>
          <w:tab w:val="clear" w:pos="360"/>
          <w:tab w:val="num" w:pos="720"/>
        </w:tabs>
        <w:ind w:left="1080"/>
      </w:pPr>
      <w:r w:rsidRPr="00323C34">
        <w:rPr>
          <w:rFonts w:hint="eastAsia"/>
        </w:rPr>
        <w:t>Subs</w:t>
      </w:r>
      <w:r w:rsidR="00E37E73" w:rsidRPr="00323C34">
        <w:rPr>
          <w:rFonts w:hint="eastAsia"/>
        </w:rPr>
        <w:t>equent retrieval of fault information from the CMMS using that stored identifier</w:t>
      </w:r>
    </w:p>
    <w:p w14:paraId="7BA427C6" w14:textId="4E1B507E" w:rsidR="00060954" w:rsidRPr="00323C34" w:rsidRDefault="00060954" w:rsidP="00060954">
      <w:pPr>
        <w:pStyle w:val="Heading2"/>
      </w:pPr>
      <w:bookmarkStart w:id="342" w:name="_Toc232496825"/>
      <w:r w:rsidRPr="00323C34">
        <w:rPr>
          <w:rFonts w:hint="eastAsia"/>
        </w:rPr>
        <w:t>Fault Entry Points</w:t>
      </w:r>
      <w:bookmarkEnd w:id="342"/>
    </w:p>
    <w:p w14:paraId="142E3CCA" w14:textId="77777777" w:rsidR="00060954" w:rsidRPr="00323C34" w:rsidRDefault="00060954" w:rsidP="00060954">
      <w:r w:rsidRPr="00323C34">
        <w:t>Fault records may be created within the CMS through the following entry points:</w:t>
      </w:r>
    </w:p>
    <w:tbl>
      <w:tblPr>
        <w:tblStyle w:val="SJ"/>
        <w:tblW w:w="0" w:type="auto"/>
        <w:tblLook w:val="04A0" w:firstRow="1" w:lastRow="0" w:firstColumn="1" w:lastColumn="0" w:noHBand="0" w:noVBand="1"/>
      </w:tblPr>
      <w:tblGrid>
        <w:gridCol w:w="1877"/>
        <w:gridCol w:w="7139"/>
      </w:tblGrid>
      <w:tr w:rsidR="00C62A87" w:rsidRPr="00323C34" w14:paraId="53F80E4F" w14:textId="77777777" w:rsidTr="00FE6D4C">
        <w:trPr>
          <w:cnfStyle w:val="100000000000" w:firstRow="1" w:lastRow="0" w:firstColumn="0" w:lastColumn="0" w:oddVBand="0" w:evenVBand="0" w:oddHBand="0" w:evenHBand="0" w:firstRowFirstColumn="0" w:firstRowLastColumn="0" w:lastRowFirstColumn="0" w:lastRowLastColumn="0"/>
        </w:trPr>
        <w:tc>
          <w:tcPr>
            <w:tcW w:w="0" w:type="auto"/>
            <w:hideMark/>
          </w:tcPr>
          <w:p w14:paraId="2435B005" w14:textId="77777777" w:rsidR="00FE6D4C" w:rsidRPr="00323C34" w:rsidRDefault="00FE6D4C" w:rsidP="00FE6D4C">
            <w:pPr>
              <w:rPr>
                <w:bCs/>
              </w:rPr>
            </w:pPr>
            <w:r w:rsidRPr="00323C34">
              <w:rPr>
                <w:bCs/>
              </w:rPr>
              <w:t>Entry Point</w:t>
            </w:r>
          </w:p>
        </w:tc>
        <w:tc>
          <w:tcPr>
            <w:tcW w:w="0" w:type="auto"/>
            <w:hideMark/>
          </w:tcPr>
          <w:p w14:paraId="3AAE8383" w14:textId="77777777" w:rsidR="00FE6D4C" w:rsidRPr="00323C34" w:rsidRDefault="00FE6D4C" w:rsidP="00FE6D4C">
            <w:pPr>
              <w:rPr>
                <w:bCs/>
              </w:rPr>
            </w:pPr>
            <w:r w:rsidRPr="00323C34">
              <w:rPr>
                <w:bCs/>
              </w:rPr>
              <w:t>Description</w:t>
            </w:r>
          </w:p>
        </w:tc>
      </w:tr>
      <w:tr w:rsidR="00C62A87" w:rsidRPr="00323C34" w14:paraId="6BB04CBE" w14:textId="77777777" w:rsidTr="00FE6D4C">
        <w:tc>
          <w:tcPr>
            <w:tcW w:w="0" w:type="auto"/>
            <w:hideMark/>
          </w:tcPr>
          <w:p w14:paraId="6E49BEBE" w14:textId="77777777" w:rsidR="00FE6D4C" w:rsidRPr="00323C34" w:rsidRDefault="00FE6D4C" w:rsidP="00FE6D4C">
            <w:r w:rsidRPr="00323C34">
              <w:t>From an active Incident record</w:t>
            </w:r>
          </w:p>
        </w:tc>
        <w:tc>
          <w:tcPr>
            <w:tcW w:w="0" w:type="auto"/>
            <w:hideMark/>
          </w:tcPr>
          <w:p w14:paraId="1E277B42" w14:textId="77777777" w:rsidR="00FE6D4C" w:rsidRPr="00323C34" w:rsidRDefault="00FE6D4C" w:rsidP="00FE6D4C">
            <w:r w:rsidRPr="00323C34">
              <w:t>A Controller raises a fault from within an active Incident where a physical defect is identified as part of or resulting from the Incident.</w:t>
            </w:r>
          </w:p>
        </w:tc>
      </w:tr>
      <w:tr w:rsidR="00C62A87" w:rsidRPr="00323C34" w14:paraId="3E554CA4" w14:textId="77777777" w:rsidTr="00FE6D4C">
        <w:tc>
          <w:tcPr>
            <w:tcW w:w="0" w:type="auto"/>
            <w:hideMark/>
          </w:tcPr>
          <w:p w14:paraId="657D16F2" w14:textId="77777777" w:rsidR="00FE6D4C" w:rsidRPr="00323C34" w:rsidRDefault="00FE6D4C" w:rsidP="00FE6D4C">
            <w:r w:rsidRPr="00323C34">
              <w:t>Standalone Case</w:t>
            </w:r>
          </w:p>
        </w:tc>
        <w:tc>
          <w:tcPr>
            <w:tcW w:w="0" w:type="auto"/>
            <w:hideMark/>
          </w:tcPr>
          <w:p w14:paraId="0AE640EC" w14:textId="77777777" w:rsidR="00FE6D4C" w:rsidRPr="00323C34" w:rsidRDefault="00FE6D4C" w:rsidP="00FE6D4C">
            <w:r w:rsidRPr="00323C34">
              <w:t>A Controller creates a fault as a standalone Case where a fault is reported directly, independent of any Incident.</w:t>
            </w:r>
          </w:p>
        </w:tc>
      </w:tr>
      <w:tr w:rsidR="00C62A87" w:rsidRPr="00323C34" w14:paraId="639CE549" w14:textId="77777777" w:rsidTr="00FE6D4C">
        <w:tc>
          <w:tcPr>
            <w:tcW w:w="0" w:type="auto"/>
            <w:hideMark/>
          </w:tcPr>
          <w:p w14:paraId="6969FE2D" w14:textId="77777777" w:rsidR="00FE6D4C" w:rsidRPr="00323C34" w:rsidRDefault="00FE6D4C" w:rsidP="00FE6D4C">
            <w:commentRangeStart w:id="343"/>
            <w:r w:rsidRPr="00323C34">
              <w:t>SDC Staff Application</w:t>
            </w:r>
          </w:p>
        </w:tc>
        <w:tc>
          <w:tcPr>
            <w:tcW w:w="0" w:type="auto"/>
            <w:hideMark/>
          </w:tcPr>
          <w:p w14:paraId="2248F2F2" w14:textId="7533145E" w:rsidR="00FE6D4C" w:rsidRPr="00323C34" w:rsidRDefault="00FE6D4C" w:rsidP="00FE6D4C">
            <w:r w:rsidRPr="00323C34">
              <w:t xml:space="preserve">SDC staff submit a fault report through the Staff </w:t>
            </w:r>
            <w:commentRangeStart w:id="344"/>
            <w:r w:rsidRPr="00323C34">
              <w:t xml:space="preserve">Application, </w:t>
            </w:r>
            <w:del w:id="345" w:author="Shin Feng WONG" w:date="2026-06-16T03:51:00Z" w16du:dateUtc="2026-06-15T19:51:00Z">
              <w:r w:rsidRPr="00323C34" w:rsidDel="00E2621F">
                <w:delText>which routes the submission</w:delText>
              </w:r>
            </w:del>
            <w:ins w:id="346" w:author="Shin Feng WONG" w:date="2026-06-16T03:51:00Z" w16du:dateUtc="2026-06-15T19:51:00Z">
              <w:r w:rsidR="00E2621F">
                <w:t>directly</w:t>
              </w:r>
            </w:ins>
            <w:r w:rsidRPr="00323C34">
              <w:t xml:space="preserve"> into the </w:t>
            </w:r>
            <w:r w:rsidR="00AB5905">
              <w:t>CMMS</w:t>
            </w:r>
            <w:r w:rsidRPr="00323C34">
              <w:t>.</w:t>
            </w:r>
            <w:commentRangeEnd w:id="344"/>
            <w:r w:rsidR="00D26422">
              <w:rPr>
                <w:rStyle w:val="CommentReference"/>
                <w:sz w:val="22"/>
                <w:szCs w:val="24"/>
              </w:rPr>
              <w:commentReference w:id="344"/>
            </w:r>
            <w:ins w:id="347" w:author="Shin Feng WONG" w:date="2026-06-16T03:52:00Z" w16du:dateUtc="2026-06-15T19:52:00Z">
              <w:r w:rsidR="007E4066">
                <w:t xml:space="preserve"> The CMS may receive the Fault reference and status updates </w:t>
              </w:r>
              <w:r w:rsidR="007D030A">
                <w:t>pushed by the CMMS.</w:t>
              </w:r>
            </w:ins>
          </w:p>
        </w:tc>
      </w:tr>
    </w:tbl>
    <w:commentRangeEnd w:id="343"/>
    <w:p w14:paraId="5934149A" w14:textId="3405504F" w:rsidR="00060954" w:rsidRPr="00323C34" w:rsidRDefault="00C2267E" w:rsidP="00656714">
      <w:r w:rsidRPr="00323C34">
        <w:rPr>
          <w:rStyle w:val="CommentReference"/>
          <w:rFonts w:hint="eastAsia"/>
          <w:sz w:val="22"/>
          <w:szCs w:val="24"/>
        </w:rPr>
        <w:commentReference w:id="343"/>
      </w:r>
      <w:r w:rsidR="008D73A5" w:rsidRPr="00323C34">
        <w:rPr>
          <w:rFonts w:hint="eastAsia"/>
        </w:rPr>
        <w:t>.</w:t>
      </w:r>
    </w:p>
    <w:p w14:paraId="7491CA03" w14:textId="360270D2" w:rsidR="0016435F" w:rsidRPr="00323C34" w:rsidRDefault="00084838" w:rsidP="00AF15D5">
      <w:pPr>
        <w:pStyle w:val="Heading2"/>
      </w:pPr>
      <w:bookmarkStart w:id="348" w:name="_Toc232496826"/>
      <w:r w:rsidRPr="00323C34">
        <w:rPr>
          <w:rFonts w:hint="eastAsia"/>
        </w:rPr>
        <w:t>CMMS Ticket Creation</w:t>
      </w:r>
      <w:bookmarkEnd w:id="348"/>
    </w:p>
    <w:p w14:paraId="4B734AAE" w14:textId="22F7CC5E" w:rsidR="00084838" w:rsidRPr="00323C34" w:rsidRDefault="00084838" w:rsidP="00084838">
      <w:pPr>
        <w:pStyle w:val="Heading3"/>
      </w:pPr>
      <w:bookmarkStart w:id="349" w:name="_Toc232496827"/>
      <w:r w:rsidRPr="00323C34">
        <w:rPr>
          <w:rFonts w:hint="eastAsia"/>
        </w:rPr>
        <w:t>Requirements</w:t>
      </w:r>
      <w:bookmarkEnd w:id="349"/>
    </w:p>
    <w:p w14:paraId="37A0E2C2" w14:textId="613D58D4" w:rsidR="00241CEB" w:rsidRPr="00323C34" w:rsidRDefault="007C45BF" w:rsidP="00226503">
      <w:pPr>
        <w:pStyle w:val="ListParagraph"/>
        <w:numPr>
          <w:ilvl w:val="0"/>
          <w:numId w:val="26"/>
        </w:numPr>
      </w:pPr>
      <w:r w:rsidRPr="00323C34">
        <w:rPr>
          <w:rFonts w:hint="eastAsia"/>
        </w:rPr>
        <w:t>Upon fault submission, the system shall check whether an existing Case is associated with the request.</w:t>
      </w:r>
    </w:p>
    <w:p w14:paraId="66075512" w14:textId="276D9217" w:rsidR="00AE3292" w:rsidRPr="00323C34" w:rsidRDefault="007C45BF" w:rsidP="00226503">
      <w:pPr>
        <w:pStyle w:val="ListParagraph"/>
        <w:numPr>
          <w:ilvl w:val="0"/>
          <w:numId w:val="26"/>
        </w:numPr>
      </w:pPr>
      <w:r w:rsidRPr="00323C34">
        <w:rPr>
          <w:rFonts w:hint="eastAsia"/>
        </w:rPr>
        <w:t>Where</w:t>
      </w:r>
      <w:r w:rsidR="00FC164A" w:rsidRPr="00323C34">
        <w:rPr>
          <w:rFonts w:hint="eastAsia"/>
        </w:rPr>
        <w:t xml:space="preserve"> no Case exists</w:t>
      </w:r>
      <w:r w:rsidR="00B51A29" w:rsidRPr="00323C34">
        <w:rPr>
          <w:rFonts w:hint="eastAsia"/>
        </w:rPr>
        <w:t>, the system shall auto-create a Case before proceeding with ticket creation</w:t>
      </w:r>
    </w:p>
    <w:p w14:paraId="72112825" w14:textId="77777777" w:rsidR="008028BD" w:rsidRPr="00323C34" w:rsidRDefault="008028BD" w:rsidP="00226503">
      <w:pPr>
        <w:pStyle w:val="ListParagraph"/>
        <w:numPr>
          <w:ilvl w:val="0"/>
          <w:numId w:val="26"/>
        </w:numPr>
      </w:pPr>
      <w:r w:rsidRPr="00323C34">
        <w:t>The CMMS returns a Ticket ID upon successful creation, which the system stores as an attribute on the Case record.</w:t>
      </w:r>
    </w:p>
    <w:p w14:paraId="173DFF31" w14:textId="77777777" w:rsidR="008028BD" w:rsidRPr="00323C34" w:rsidRDefault="008028BD" w:rsidP="008028BD">
      <w:pPr>
        <w:pStyle w:val="ListBullet"/>
      </w:pPr>
      <w:r w:rsidRPr="00323C34">
        <w:t>The CMMS subsequently manages and updates the ticket status independently of the CMS.</w:t>
      </w:r>
    </w:p>
    <w:p w14:paraId="1B9A2265" w14:textId="1A6FAD30" w:rsidR="00474E03" w:rsidRPr="00323C34" w:rsidRDefault="004F6182" w:rsidP="00326235">
      <w:pPr>
        <w:pStyle w:val="Heading3"/>
      </w:pPr>
      <w:bookmarkStart w:id="350" w:name="_Toc232496828"/>
      <w:r>
        <w:lastRenderedPageBreak/>
        <w:t xml:space="preserve">Fault </w:t>
      </w:r>
      <w:r w:rsidR="00474E03" w:rsidRPr="00323C34">
        <w:rPr>
          <w:rFonts w:hint="eastAsia"/>
        </w:rPr>
        <w:t>Field Design</w:t>
      </w:r>
      <w:bookmarkEnd w:id="350"/>
    </w:p>
    <w:p w14:paraId="4622A763" w14:textId="75D62F0F" w:rsidR="00974462" w:rsidRDefault="008028BD" w:rsidP="008028BD">
      <w:r w:rsidRPr="00323C34">
        <w:t>The fields captured by the CMS at the point of fault creation, and transmitted to the CMMS API, shall be defined in alignment with the CMMS API specifica</w:t>
      </w:r>
      <w:r w:rsidR="00895133" w:rsidRPr="00323C34">
        <w:rPr>
          <w:rFonts w:hint="eastAsia"/>
        </w:rPr>
        <w:t>tions.</w:t>
      </w:r>
    </w:p>
    <w:tbl>
      <w:tblPr>
        <w:tblStyle w:val="SJ"/>
        <w:tblW w:w="0" w:type="auto"/>
        <w:tblLook w:val="04A0" w:firstRow="1" w:lastRow="0" w:firstColumn="1" w:lastColumn="0" w:noHBand="0" w:noVBand="1"/>
      </w:tblPr>
      <w:tblGrid>
        <w:gridCol w:w="1495"/>
        <w:gridCol w:w="1584"/>
        <w:gridCol w:w="1329"/>
        <w:gridCol w:w="4608"/>
      </w:tblGrid>
      <w:tr w:rsidR="004F6182" w:rsidRPr="00323C34" w14:paraId="750FC5D8" w14:textId="77777777" w:rsidTr="004F6182">
        <w:trPr>
          <w:cnfStyle w:val="100000000000" w:firstRow="1" w:lastRow="0" w:firstColumn="0" w:lastColumn="0" w:oddVBand="0" w:evenVBand="0" w:oddHBand="0" w:evenHBand="0" w:firstRowFirstColumn="0" w:firstRowLastColumn="0" w:lastRowFirstColumn="0" w:lastRowLastColumn="0"/>
        </w:trPr>
        <w:tc>
          <w:tcPr>
            <w:tcW w:w="0" w:type="auto"/>
            <w:hideMark/>
          </w:tcPr>
          <w:p w14:paraId="08D044C5" w14:textId="77777777" w:rsidR="004F6182" w:rsidRPr="004F6182" w:rsidRDefault="004F6182" w:rsidP="00FC7614">
            <w:pPr>
              <w:spacing w:after="160"/>
            </w:pPr>
            <w:r w:rsidRPr="004F6182">
              <w:t>Field</w:t>
            </w:r>
          </w:p>
        </w:tc>
        <w:tc>
          <w:tcPr>
            <w:tcW w:w="0" w:type="auto"/>
            <w:hideMark/>
          </w:tcPr>
          <w:p w14:paraId="38EAF356" w14:textId="77777777" w:rsidR="004F6182" w:rsidRPr="004F6182" w:rsidRDefault="004F6182" w:rsidP="00FC7614">
            <w:pPr>
              <w:spacing w:after="160"/>
            </w:pPr>
            <w:r w:rsidRPr="004F6182">
              <w:t>Type</w:t>
            </w:r>
          </w:p>
        </w:tc>
        <w:tc>
          <w:tcPr>
            <w:tcW w:w="0" w:type="auto"/>
          </w:tcPr>
          <w:p w14:paraId="288605CE" w14:textId="77777777" w:rsidR="004F6182" w:rsidRPr="004F6182" w:rsidRDefault="004F6182" w:rsidP="00FC7614">
            <w:pPr>
              <w:spacing w:after="160"/>
            </w:pPr>
            <w:r w:rsidRPr="004F6182">
              <w:t>Mandatory</w:t>
            </w:r>
          </w:p>
        </w:tc>
        <w:tc>
          <w:tcPr>
            <w:tcW w:w="0" w:type="auto"/>
          </w:tcPr>
          <w:p w14:paraId="38998854" w14:textId="77777777" w:rsidR="004F6182" w:rsidRPr="004F6182" w:rsidRDefault="004F6182" w:rsidP="00FC7614">
            <w:pPr>
              <w:spacing w:after="160"/>
            </w:pPr>
            <w:r w:rsidRPr="004F6182">
              <w:t>Notes</w:t>
            </w:r>
          </w:p>
        </w:tc>
      </w:tr>
      <w:tr w:rsidR="004F6182" w:rsidRPr="00323C34" w14:paraId="7325702A" w14:textId="77777777" w:rsidTr="004F6182">
        <w:tc>
          <w:tcPr>
            <w:tcW w:w="0" w:type="auto"/>
          </w:tcPr>
          <w:p w14:paraId="4A626A35" w14:textId="4C447BD5" w:rsidR="004F6182" w:rsidRDefault="004F6182" w:rsidP="00FC7614">
            <w:pPr>
              <w:spacing w:after="160"/>
            </w:pPr>
            <w:r>
              <w:t>Field ID</w:t>
            </w:r>
          </w:p>
        </w:tc>
        <w:tc>
          <w:tcPr>
            <w:tcW w:w="0" w:type="auto"/>
          </w:tcPr>
          <w:p w14:paraId="3C915FFA" w14:textId="7AA072FB" w:rsidR="004F6182" w:rsidRDefault="004F6182" w:rsidP="00FC7614">
            <w:pPr>
              <w:spacing w:after="160"/>
            </w:pPr>
            <w:r>
              <w:t xml:space="preserve">System </w:t>
            </w:r>
          </w:p>
        </w:tc>
        <w:tc>
          <w:tcPr>
            <w:tcW w:w="0" w:type="auto"/>
          </w:tcPr>
          <w:p w14:paraId="301BC2CD" w14:textId="75FAF78D" w:rsidR="004F6182" w:rsidRDefault="004F6182" w:rsidP="00FC7614">
            <w:pPr>
              <w:spacing w:after="160"/>
            </w:pPr>
            <w:r>
              <w:t>Yes</w:t>
            </w:r>
          </w:p>
        </w:tc>
        <w:tc>
          <w:tcPr>
            <w:tcW w:w="0" w:type="auto"/>
          </w:tcPr>
          <w:p w14:paraId="340D092A" w14:textId="2452D4AE" w:rsidR="004F6182" w:rsidRPr="00404015" w:rsidRDefault="004F6182" w:rsidP="00FC7614">
            <w:pPr>
              <w:spacing w:after="160"/>
            </w:pPr>
            <w:r>
              <w:t>Auto-</w:t>
            </w:r>
            <w:r w:rsidRPr="00404015">
              <w:t>generated</w:t>
            </w:r>
            <w:r>
              <w:t>, format SEN/FR/YYYYMMDD/NNN</w:t>
            </w:r>
          </w:p>
        </w:tc>
      </w:tr>
      <w:tr w:rsidR="004F6182" w:rsidRPr="00323C34" w14:paraId="1FAC4175" w14:textId="77777777" w:rsidTr="004F6182">
        <w:tc>
          <w:tcPr>
            <w:tcW w:w="0" w:type="auto"/>
            <w:hideMark/>
          </w:tcPr>
          <w:p w14:paraId="7925ECAC" w14:textId="77777777" w:rsidR="004F6182" w:rsidRPr="00323C34" w:rsidRDefault="004F6182" w:rsidP="00FC7614">
            <w:pPr>
              <w:spacing w:after="160"/>
            </w:pPr>
            <w:r>
              <w:t>Case ID</w:t>
            </w:r>
          </w:p>
        </w:tc>
        <w:tc>
          <w:tcPr>
            <w:tcW w:w="0" w:type="auto"/>
            <w:hideMark/>
          </w:tcPr>
          <w:p w14:paraId="3EF57068" w14:textId="77777777" w:rsidR="004F6182" w:rsidRPr="00323C34" w:rsidRDefault="004F6182" w:rsidP="00FC7614">
            <w:pPr>
              <w:spacing w:after="160"/>
            </w:pPr>
            <w:r>
              <w:t>System</w:t>
            </w:r>
          </w:p>
        </w:tc>
        <w:tc>
          <w:tcPr>
            <w:tcW w:w="0" w:type="auto"/>
          </w:tcPr>
          <w:p w14:paraId="68E60B3D" w14:textId="77777777" w:rsidR="004F6182" w:rsidRPr="00323C34" w:rsidRDefault="004F6182" w:rsidP="00FC7614">
            <w:pPr>
              <w:spacing w:after="160"/>
            </w:pPr>
            <w:r>
              <w:t>Yes</w:t>
            </w:r>
          </w:p>
        </w:tc>
        <w:tc>
          <w:tcPr>
            <w:tcW w:w="0" w:type="auto"/>
          </w:tcPr>
          <w:p w14:paraId="5C4A0B9C" w14:textId="466C76BA" w:rsidR="004F6182" w:rsidRPr="00323C34" w:rsidRDefault="004F6182" w:rsidP="00FC7614">
            <w:pPr>
              <w:spacing w:after="160"/>
            </w:pPr>
            <w:r w:rsidRPr="00404015">
              <w:t>Auto</w:t>
            </w:r>
            <w:r>
              <w:t xml:space="preserve"> populated, refencing parent Case </w:t>
            </w:r>
          </w:p>
        </w:tc>
      </w:tr>
      <w:tr w:rsidR="004F6182" w:rsidRPr="00323C34" w14:paraId="7E70DB1A" w14:textId="77777777" w:rsidTr="004F6182">
        <w:tc>
          <w:tcPr>
            <w:tcW w:w="0" w:type="auto"/>
          </w:tcPr>
          <w:p w14:paraId="2E57DA8E" w14:textId="63D26605" w:rsidR="004F6182" w:rsidRPr="00323C34" w:rsidRDefault="004F6182" w:rsidP="00FC7614">
            <w:pPr>
              <w:spacing w:after="160"/>
            </w:pPr>
            <w:r>
              <w:t>Fault Type</w:t>
            </w:r>
          </w:p>
        </w:tc>
        <w:tc>
          <w:tcPr>
            <w:tcW w:w="0" w:type="auto"/>
          </w:tcPr>
          <w:p w14:paraId="7B684423" w14:textId="24EADE64" w:rsidR="004F6182" w:rsidRPr="00323C34" w:rsidRDefault="004F6182" w:rsidP="00FC7614">
            <w:pPr>
              <w:spacing w:after="160"/>
            </w:pPr>
            <w:r>
              <w:t>Dropdown</w:t>
            </w:r>
          </w:p>
        </w:tc>
        <w:tc>
          <w:tcPr>
            <w:tcW w:w="0" w:type="auto"/>
          </w:tcPr>
          <w:p w14:paraId="6A0AE8A6" w14:textId="289BA594" w:rsidR="004F6182" w:rsidRPr="00323C34" w:rsidRDefault="004F6182" w:rsidP="00FC7614">
            <w:pPr>
              <w:spacing w:after="160"/>
            </w:pPr>
            <w:r>
              <w:t>Yes</w:t>
            </w:r>
          </w:p>
        </w:tc>
        <w:tc>
          <w:tcPr>
            <w:tcW w:w="0" w:type="auto"/>
          </w:tcPr>
          <w:p w14:paraId="3F8C24E9" w14:textId="7C04B3CF" w:rsidR="004F6182" w:rsidRPr="00323C34" w:rsidRDefault="004F6182" w:rsidP="00FC7614">
            <w:pPr>
              <w:spacing w:after="160"/>
            </w:pPr>
            <w:r>
              <w:t>Populated from configurable taxonomy</w:t>
            </w:r>
          </w:p>
        </w:tc>
      </w:tr>
      <w:tr w:rsidR="004F6182" w:rsidRPr="00323C34" w14:paraId="545EE5BB" w14:textId="77777777" w:rsidTr="004F6182">
        <w:tc>
          <w:tcPr>
            <w:tcW w:w="0" w:type="auto"/>
          </w:tcPr>
          <w:p w14:paraId="4A927A31" w14:textId="24ED41D9" w:rsidR="004F6182" w:rsidRPr="00323C34" w:rsidRDefault="004F6182" w:rsidP="00FC7614">
            <w:pPr>
              <w:spacing w:after="160"/>
            </w:pPr>
            <w:r>
              <w:t>Fault Sub-type</w:t>
            </w:r>
          </w:p>
        </w:tc>
        <w:tc>
          <w:tcPr>
            <w:tcW w:w="0" w:type="auto"/>
          </w:tcPr>
          <w:p w14:paraId="70668C7B" w14:textId="5EBF0AEE" w:rsidR="004F6182" w:rsidRPr="00323C34" w:rsidRDefault="004F6182" w:rsidP="00FC7614">
            <w:pPr>
              <w:spacing w:after="160"/>
            </w:pPr>
            <w:r>
              <w:t>Dropdown</w:t>
            </w:r>
          </w:p>
        </w:tc>
        <w:tc>
          <w:tcPr>
            <w:tcW w:w="0" w:type="auto"/>
          </w:tcPr>
          <w:p w14:paraId="29282CFE" w14:textId="16918D5C" w:rsidR="004F6182" w:rsidRPr="00323C34" w:rsidRDefault="004F6182" w:rsidP="00FC7614">
            <w:pPr>
              <w:spacing w:after="160"/>
            </w:pPr>
            <w:r>
              <w:t>Yes</w:t>
            </w:r>
          </w:p>
        </w:tc>
        <w:tc>
          <w:tcPr>
            <w:tcW w:w="0" w:type="auto"/>
          </w:tcPr>
          <w:p w14:paraId="0552CBBE" w14:textId="05B5690E" w:rsidR="004F6182" w:rsidRPr="00323C34" w:rsidRDefault="004F6182" w:rsidP="00FC7614">
            <w:pPr>
              <w:spacing w:after="160"/>
            </w:pPr>
            <w:r>
              <w:t>Sub-options based on selected Fault Type, from configurable taxonomy</w:t>
            </w:r>
          </w:p>
        </w:tc>
      </w:tr>
      <w:tr w:rsidR="004F6182" w:rsidRPr="00323C34" w14:paraId="0EB0CE4F" w14:textId="77777777" w:rsidTr="004F6182">
        <w:tc>
          <w:tcPr>
            <w:tcW w:w="0" w:type="auto"/>
          </w:tcPr>
          <w:p w14:paraId="7B790A24" w14:textId="4605EF5B" w:rsidR="004F6182" w:rsidRDefault="004F6182" w:rsidP="00FC7614">
            <w:pPr>
              <w:spacing w:after="160"/>
            </w:pPr>
            <w:r>
              <w:t>Location</w:t>
            </w:r>
          </w:p>
        </w:tc>
        <w:tc>
          <w:tcPr>
            <w:tcW w:w="0" w:type="auto"/>
          </w:tcPr>
          <w:p w14:paraId="6D8708ED" w14:textId="7094B339" w:rsidR="004F6182" w:rsidRDefault="004F6182" w:rsidP="00FC7614">
            <w:pPr>
              <w:spacing w:after="160"/>
            </w:pPr>
            <w:r>
              <w:t>Lookup / Text / Pin Drop</w:t>
            </w:r>
          </w:p>
        </w:tc>
        <w:tc>
          <w:tcPr>
            <w:tcW w:w="0" w:type="auto"/>
          </w:tcPr>
          <w:p w14:paraId="706E640E" w14:textId="4FE4CBEC" w:rsidR="004F6182" w:rsidRDefault="004F6182" w:rsidP="00FC7614">
            <w:pPr>
              <w:spacing w:after="160"/>
            </w:pPr>
            <w:r>
              <w:t>Yes</w:t>
            </w:r>
          </w:p>
        </w:tc>
        <w:tc>
          <w:tcPr>
            <w:tcW w:w="0" w:type="auto"/>
          </w:tcPr>
          <w:p w14:paraId="35EB581E" w14:textId="77777777" w:rsidR="004F6182" w:rsidRDefault="004F6182" w:rsidP="00FC7614">
            <w:pPr>
              <w:spacing w:after="160"/>
            </w:pPr>
            <w:r>
              <w:t xml:space="preserve">Follows incident location hierarchy: </w:t>
            </w:r>
          </w:p>
          <w:p w14:paraId="560165F2" w14:textId="4A158064" w:rsidR="004F6182" w:rsidRDefault="004F6182" w:rsidP="00FC7614">
            <w:pPr>
              <w:spacing w:after="160"/>
            </w:pPr>
            <w:r>
              <w:t>Road | Building | Level + Space</w:t>
            </w:r>
          </w:p>
        </w:tc>
      </w:tr>
      <w:tr w:rsidR="004F6182" w:rsidRPr="00323C34" w14:paraId="1FFFF94A" w14:textId="77777777" w:rsidTr="004F6182">
        <w:tc>
          <w:tcPr>
            <w:tcW w:w="0" w:type="auto"/>
          </w:tcPr>
          <w:p w14:paraId="1218E8EE" w14:textId="5F1DFA78" w:rsidR="004F6182" w:rsidRDefault="004F6182" w:rsidP="00FC7614">
            <w:pPr>
              <w:spacing w:after="160"/>
            </w:pPr>
            <w:r>
              <w:t>Description</w:t>
            </w:r>
          </w:p>
        </w:tc>
        <w:tc>
          <w:tcPr>
            <w:tcW w:w="0" w:type="auto"/>
          </w:tcPr>
          <w:p w14:paraId="60ACA5EF" w14:textId="64A59027" w:rsidR="004F6182" w:rsidRDefault="004F6182" w:rsidP="00FC7614">
            <w:pPr>
              <w:spacing w:after="160"/>
            </w:pPr>
            <w:r>
              <w:t>Text</w:t>
            </w:r>
          </w:p>
        </w:tc>
        <w:tc>
          <w:tcPr>
            <w:tcW w:w="0" w:type="auto"/>
          </w:tcPr>
          <w:p w14:paraId="5A66B9DC" w14:textId="06C79749" w:rsidR="004F6182" w:rsidRDefault="004F6182" w:rsidP="00FC7614">
            <w:pPr>
              <w:spacing w:after="160"/>
            </w:pPr>
            <w:r>
              <w:t>Yes</w:t>
            </w:r>
          </w:p>
        </w:tc>
        <w:tc>
          <w:tcPr>
            <w:tcW w:w="0" w:type="auto"/>
          </w:tcPr>
          <w:p w14:paraId="31F50650" w14:textId="789229FB" w:rsidR="004F6182" w:rsidRDefault="004F6182" w:rsidP="00FC7614">
            <w:pPr>
              <w:spacing w:after="160"/>
            </w:pPr>
            <w:r>
              <w:t>Free text description of fault observed</w:t>
            </w:r>
          </w:p>
        </w:tc>
      </w:tr>
      <w:tr w:rsidR="004F6182" w:rsidRPr="00323C34" w14:paraId="66B20F5C" w14:textId="77777777" w:rsidTr="004F6182">
        <w:tc>
          <w:tcPr>
            <w:tcW w:w="0" w:type="auto"/>
          </w:tcPr>
          <w:p w14:paraId="5C4AAF03" w14:textId="1F65635D" w:rsidR="004F6182" w:rsidRDefault="004F6182" w:rsidP="00FC7614">
            <w:pPr>
              <w:spacing w:after="160"/>
            </w:pPr>
            <w:r>
              <w:t>Attachments</w:t>
            </w:r>
          </w:p>
        </w:tc>
        <w:tc>
          <w:tcPr>
            <w:tcW w:w="0" w:type="auto"/>
          </w:tcPr>
          <w:p w14:paraId="3828F330" w14:textId="5298B3B6" w:rsidR="004F6182" w:rsidRDefault="004F6182" w:rsidP="00FC7614">
            <w:pPr>
              <w:spacing w:after="160"/>
            </w:pPr>
            <w:r>
              <w:t>File Upload</w:t>
            </w:r>
          </w:p>
        </w:tc>
        <w:tc>
          <w:tcPr>
            <w:tcW w:w="0" w:type="auto"/>
          </w:tcPr>
          <w:p w14:paraId="16063DE6" w14:textId="2A022B37" w:rsidR="004F6182" w:rsidRDefault="004F6182" w:rsidP="00FC7614">
            <w:pPr>
              <w:spacing w:after="160"/>
            </w:pPr>
            <w:r>
              <w:t>No</w:t>
            </w:r>
          </w:p>
        </w:tc>
        <w:tc>
          <w:tcPr>
            <w:tcW w:w="0" w:type="auto"/>
          </w:tcPr>
          <w:p w14:paraId="088162A5" w14:textId="097C0FCB" w:rsidR="004F6182" w:rsidRDefault="004F6182" w:rsidP="00FC7614">
            <w:pPr>
              <w:spacing w:after="160"/>
            </w:pPr>
            <w:r>
              <w:t>Supporting photos/documents</w:t>
            </w:r>
          </w:p>
        </w:tc>
      </w:tr>
      <w:tr w:rsidR="004F6182" w:rsidRPr="00323C34" w14:paraId="786BDAB5" w14:textId="77777777" w:rsidTr="004F6182">
        <w:tc>
          <w:tcPr>
            <w:tcW w:w="0" w:type="auto"/>
          </w:tcPr>
          <w:p w14:paraId="57A00921" w14:textId="77777777" w:rsidR="004F6182" w:rsidRPr="00323C34" w:rsidRDefault="004F6182" w:rsidP="00FC7614">
            <w:pPr>
              <w:spacing w:after="160"/>
            </w:pPr>
            <w:r>
              <w:t>Created By</w:t>
            </w:r>
          </w:p>
        </w:tc>
        <w:tc>
          <w:tcPr>
            <w:tcW w:w="0" w:type="auto"/>
          </w:tcPr>
          <w:p w14:paraId="318B1ACB" w14:textId="77777777" w:rsidR="004F6182" w:rsidRPr="00323C34" w:rsidRDefault="004F6182" w:rsidP="00FC7614">
            <w:pPr>
              <w:spacing w:after="160"/>
            </w:pPr>
            <w:r>
              <w:t>System</w:t>
            </w:r>
          </w:p>
        </w:tc>
        <w:tc>
          <w:tcPr>
            <w:tcW w:w="0" w:type="auto"/>
          </w:tcPr>
          <w:p w14:paraId="408FB57D" w14:textId="77777777" w:rsidR="004F6182" w:rsidRPr="00323C34" w:rsidRDefault="004F6182" w:rsidP="00FC7614">
            <w:pPr>
              <w:spacing w:after="160"/>
            </w:pPr>
            <w:r>
              <w:t>Yes</w:t>
            </w:r>
          </w:p>
        </w:tc>
        <w:tc>
          <w:tcPr>
            <w:tcW w:w="0" w:type="auto"/>
          </w:tcPr>
          <w:p w14:paraId="64324AC9" w14:textId="3F728D34" w:rsidR="004F6182" w:rsidRPr="00323C34" w:rsidRDefault="004F6182" w:rsidP="00FC7614">
            <w:pPr>
              <w:spacing w:after="160"/>
            </w:pPr>
            <w:r>
              <w:t>Auto populated, referencing CMS/SDC staff app user record</w:t>
            </w:r>
          </w:p>
        </w:tc>
      </w:tr>
      <w:tr w:rsidR="004F6182" w:rsidRPr="00323C34" w14:paraId="1AAA9CDE" w14:textId="77777777" w:rsidTr="004F6182">
        <w:tc>
          <w:tcPr>
            <w:tcW w:w="0" w:type="auto"/>
          </w:tcPr>
          <w:p w14:paraId="5CB23BDA" w14:textId="77777777" w:rsidR="004F6182" w:rsidRPr="00323C34" w:rsidRDefault="004F6182" w:rsidP="00FC7614">
            <w:pPr>
              <w:spacing w:after="160"/>
            </w:pPr>
            <w:r>
              <w:t>Created At</w:t>
            </w:r>
          </w:p>
        </w:tc>
        <w:tc>
          <w:tcPr>
            <w:tcW w:w="0" w:type="auto"/>
          </w:tcPr>
          <w:p w14:paraId="3CAEFBD4" w14:textId="77777777" w:rsidR="004F6182" w:rsidRPr="00323C34" w:rsidRDefault="004F6182" w:rsidP="00FC7614">
            <w:pPr>
              <w:spacing w:after="160"/>
            </w:pPr>
            <w:r>
              <w:t>System</w:t>
            </w:r>
          </w:p>
        </w:tc>
        <w:tc>
          <w:tcPr>
            <w:tcW w:w="0" w:type="auto"/>
          </w:tcPr>
          <w:p w14:paraId="1FFFC17E" w14:textId="77777777" w:rsidR="004F6182" w:rsidRPr="00323C34" w:rsidRDefault="004F6182" w:rsidP="00FC7614">
            <w:pPr>
              <w:spacing w:after="160"/>
            </w:pPr>
            <w:r>
              <w:t>Yes</w:t>
            </w:r>
          </w:p>
        </w:tc>
        <w:tc>
          <w:tcPr>
            <w:tcW w:w="0" w:type="auto"/>
          </w:tcPr>
          <w:p w14:paraId="31AED192" w14:textId="2065C9F0" w:rsidR="004F6182" w:rsidRPr="00323C34" w:rsidRDefault="004F6182" w:rsidP="00FC7614">
            <w:pPr>
              <w:spacing w:after="160"/>
            </w:pPr>
            <w:r>
              <w:t>Auto populated timestamp</w:t>
            </w:r>
          </w:p>
        </w:tc>
      </w:tr>
      <w:tr w:rsidR="004F6182" w:rsidRPr="00323C34" w14:paraId="17B3A710" w14:textId="77777777" w:rsidTr="004F6182">
        <w:tc>
          <w:tcPr>
            <w:tcW w:w="0" w:type="auto"/>
          </w:tcPr>
          <w:p w14:paraId="5CB50BF3" w14:textId="21C90D88" w:rsidR="004F6182" w:rsidRDefault="004F6182" w:rsidP="00FC7614">
            <w:pPr>
              <w:spacing w:after="160"/>
            </w:pPr>
            <w:r>
              <w:t>Submitted At</w:t>
            </w:r>
          </w:p>
        </w:tc>
        <w:tc>
          <w:tcPr>
            <w:tcW w:w="0" w:type="auto"/>
          </w:tcPr>
          <w:p w14:paraId="2898534D" w14:textId="4BB5C3B2" w:rsidR="004F6182" w:rsidRDefault="004F6182" w:rsidP="00FC7614">
            <w:pPr>
              <w:spacing w:after="160"/>
            </w:pPr>
            <w:r>
              <w:t>System</w:t>
            </w:r>
          </w:p>
        </w:tc>
        <w:tc>
          <w:tcPr>
            <w:tcW w:w="0" w:type="auto"/>
          </w:tcPr>
          <w:p w14:paraId="76C08BA2" w14:textId="3379CA35" w:rsidR="004F6182" w:rsidRDefault="004F6182" w:rsidP="00FC7614">
            <w:pPr>
              <w:spacing w:after="160"/>
            </w:pPr>
            <w:r>
              <w:t>No</w:t>
            </w:r>
          </w:p>
        </w:tc>
        <w:tc>
          <w:tcPr>
            <w:tcW w:w="0" w:type="auto"/>
          </w:tcPr>
          <w:p w14:paraId="53B9BDD0" w14:textId="0357BFED" w:rsidR="004F6182" w:rsidRDefault="004F6182" w:rsidP="00FC7614">
            <w:pPr>
              <w:spacing w:after="160"/>
            </w:pPr>
            <w:r>
              <w:t>Auto populated timestamp on submission to CMMS</w:t>
            </w:r>
          </w:p>
        </w:tc>
      </w:tr>
      <w:tr w:rsidR="004F6182" w:rsidRPr="00323C34" w14:paraId="7F0A468F" w14:textId="77777777" w:rsidTr="004F6182">
        <w:tc>
          <w:tcPr>
            <w:tcW w:w="0" w:type="auto"/>
          </w:tcPr>
          <w:p w14:paraId="714354FC" w14:textId="166A4549" w:rsidR="004F6182" w:rsidRDefault="00783770" w:rsidP="00FC7614">
            <w:pPr>
              <w:spacing w:after="160"/>
            </w:pPr>
            <w:r>
              <w:t>Fault</w:t>
            </w:r>
            <w:r w:rsidR="004F6182">
              <w:t xml:space="preserve"> Ticket ID</w:t>
            </w:r>
          </w:p>
        </w:tc>
        <w:tc>
          <w:tcPr>
            <w:tcW w:w="0" w:type="auto"/>
          </w:tcPr>
          <w:p w14:paraId="3F2045A7" w14:textId="1515C093" w:rsidR="004F6182" w:rsidRDefault="004F6182" w:rsidP="00FC7614">
            <w:pPr>
              <w:spacing w:after="160"/>
            </w:pPr>
            <w:r>
              <w:t xml:space="preserve">System </w:t>
            </w:r>
          </w:p>
        </w:tc>
        <w:tc>
          <w:tcPr>
            <w:tcW w:w="0" w:type="auto"/>
          </w:tcPr>
          <w:p w14:paraId="541CE61E" w14:textId="758E137B" w:rsidR="004F6182" w:rsidRDefault="004F6182" w:rsidP="00FC7614">
            <w:pPr>
              <w:spacing w:after="160"/>
            </w:pPr>
            <w:r>
              <w:t>No</w:t>
            </w:r>
          </w:p>
        </w:tc>
        <w:tc>
          <w:tcPr>
            <w:tcW w:w="0" w:type="auto"/>
          </w:tcPr>
          <w:p w14:paraId="73B4ED8E" w14:textId="5C43D008" w:rsidR="004F6182" w:rsidRDefault="000E75CD" w:rsidP="00FC7614">
            <w:pPr>
              <w:spacing w:after="160"/>
            </w:pPr>
            <w:r>
              <w:t>Reference Ticket ID r</w:t>
            </w:r>
            <w:r w:rsidR="004F6182">
              <w:t>eturned by CMMS API on successful submission</w:t>
            </w:r>
          </w:p>
        </w:tc>
      </w:tr>
      <w:tr w:rsidR="004F6182" w:rsidRPr="00323C34" w14:paraId="09D83110" w14:textId="77777777" w:rsidTr="004F6182">
        <w:tc>
          <w:tcPr>
            <w:tcW w:w="0" w:type="auto"/>
          </w:tcPr>
          <w:p w14:paraId="1E50A76C" w14:textId="77777777" w:rsidR="004F6182" w:rsidRPr="00323C34" w:rsidRDefault="004F6182" w:rsidP="00FC7614">
            <w:pPr>
              <w:spacing w:after="160"/>
            </w:pPr>
            <w:r>
              <w:t>Closed By</w:t>
            </w:r>
          </w:p>
        </w:tc>
        <w:tc>
          <w:tcPr>
            <w:tcW w:w="0" w:type="auto"/>
          </w:tcPr>
          <w:p w14:paraId="1733AB9C" w14:textId="77777777" w:rsidR="004F6182" w:rsidRPr="00323C34" w:rsidRDefault="004F6182" w:rsidP="00FC7614">
            <w:pPr>
              <w:spacing w:after="160"/>
            </w:pPr>
            <w:r>
              <w:t>System</w:t>
            </w:r>
          </w:p>
        </w:tc>
        <w:tc>
          <w:tcPr>
            <w:tcW w:w="0" w:type="auto"/>
          </w:tcPr>
          <w:p w14:paraId="344B3D30" w14:textId="77777777" w:rsidR="004F6182" w:rsidRPr="00323C34" w:rsidRDefault="004F6182" w:rsidP="00FC7614">
            <w:pPr>
              <w:spacing w:after="160"/>
            </w:pPr>
            <w:r>
              <w:t>No</w:t>
            </w:r>
          </w:p>
        </w:tc>
        <w:tc>
          <w:tcPr>
            <w:tcW w:w="0" w:type="auto"/>
          </w:tcPr>
          <w:p w14:paraId="45773926" w14:textId="77777777" w:rsidR="004F6182" w:rsidRPr="00323C34" w:rsidRDefault="004F6182" w:rsidP="00FC7614">
            <w:pPr>
              <w:spacing w:after="160"/>
            </w:pPr>
            <w:r>
              <w:t>Auto populated on Case closure, referencing CMS user record of Duty Officer/Duty Manager</w:t>
            </w:r>
          </w:p>
        </w:tc>
      </w:tr>
      <w:tr w:rsidR="004F6182" w:rsidRPr="00323C34" w14:paraId="4C189D38" w14:textId="77777777" w:rsidTr="004F6182">
        <w:tc>
          <w:tcPr>
            <w:tcW w:w="0" w:type="auto"/>
          </w:tcPr>
          <w:p w14:paraId="45DEE683" w14:textId="77777777" w:rsidR="004F6182" w:rsidRPr="00323C34" w:rsidRDefault="004F6182" w:rsidP="00FC7614">
            <w:pPr>
              <w:spacing w:after="160"/>
            </w:pPr>
            <w:r>
              <w:t>Closed At</w:t>
            </w:r>
          </w:p>
        </w:tc>
        <w:tc>
          <w:tcPr>
            <w:tcW w:w="0" w:type="auto"/>
          </w:tcPr>
          <w:p w14:paraId="133E162B" w14:textId="77777777" w:rsidR="004F6182" w:rsidRPr="00323C34" w:rsidRDefault="004F6182" w:rsidP="00FC7614">
            <w:pPr>
              <w:spacing w:after="160"/>
            </w:pPr>
            <w:r>
              <w:t>System</w:t>
            </w:r>
          </w:p>
        </w:tc>
        <w:tc>
          <w:tcPr>
            <w:tcW w:w="0" w:type="auto"/>
          </w:tcPr>
          <w:p w14:paraId="4FE53CA6" w14:textId="77777777" w:rsidR="004F6182" w:rsidRPr="00323C34" w:rsidRDefault="004F6182" w:rsidP="00FC7614">
            <w:pPr>
              <w:spacing w:after="160"/>
            </w:pPr>
            <w:r>
              <w:t>No</w:t>
            </w:r>
          </w:p>
        </w:tc>
        <w:tc>
          <w:tcPr>
            <w:tcW w:w="0" w:type="auto"/>
          </w:tcPr>
          <w:p w14:paraId="28547BA8" w14:textId="77777777" w:rsidR="004F6182" w:rsidRPr="00323C34" w:rsidRDefault="004F6182" w:rsidP="00FC7614">
            <w:pPr>
              <w:spacing w:after="160"/>
            </w:pPr>
            <w:r>
              <w:t>Auto populated timestamp on Case closure</w:t>
            </w:r>
          </w:p>
        </w:tc>
      </w:tr>
    </w:tbl>
    <w:p w14:paraId="7BD67863" w14:textId="77777777" w:rsidR="00404015" w:rsidRPr="00323C34" w:rsidRDefault="00404015" w:rsidP="008028BD"/>
    <w:p w14:paraId="23A09D38" w14:textId="0D234E20" w:rsidR="00AF15D5" w:rsidRPr="00323C34" w:rsidRDefault="00895133" w:rsidP="00895133">
      <w:pPr>
        <w:pStyle w:val="Heading3"/>
      </w:pPr>
      <w:bookmarkStart w:id="351" w:name="_Toc232496829"/>
      <w:r w:rsidRPr="00323C34">
        <w:rPr>
          <w:rFonts w:hint="eastAsia"/>
        </w:rPr>
        <w:t>High-L</w:t>
      </w:r>
      <w:r w:rsidR="00326235" w:rsidRPr="00323C34">
        <w:rPr>
          <w:rFonts w:hint="eastAsia"/>
        </w:rPr>
        <w:t>evel CMMS Ticket Process Flow</w:t>
      </w:r>
      <w:bookmarkEnd w:id="351"/>
    </w:p>
    <w:p w14:paraId="0AF250D9" w14:textId="0A904C79" w:rsidR="006C4CC9" w:rsidRPr="00323C34" w:rsidRDefault="006C4CC9" w:rsidP="006C4CC9">
      <w:r w:rsidRPr="00323C34">
        <w:t>The process flow for CMMS ticket creation is illustrated in the diagram below.</w:t>
      </w:r>
    </w:p>
    <w:p w14:paraId="1FC6F465" w14:textId="2EB86C3B" w:rsidR="006C4CC9" w:rsidRPr="00323C34" w:rsidRDefault="00561FB7" w:rsidP="006C4CC9">
      <w:pPr>
        <w:keepNext/>
        <w:spacing w:after="0"/>
      </w:pPr>
      <w:del w:id="352" w:author="Shin Feng WONG" w:date="2026-06-16T00:37:00Z" w16du:dateUtc="2026-06-15T16:37:00Z">
        <w:r w:rsidDel="0002247E">
          <w:rPr>
            <w:noProof/>
          </w:rPr>
          <w:lastRenderedPageBreak/>
          <w:drawing>
            <wp:inline distT="0" distB="0" distL="0" distR="0" wp14:anchorId="118E9D75" wp14:editId="741CD9B7">
              <wp:extent cx="5676900" cy="1631315"/>
              <wp:effectExtent l="0" t="0" r="0" b="6985"/>
              <wp:docPr id="16958070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6900" cy="1631315"/>
                      </a:xfrm>
                      <a:prstGeom prst="rect">
                        <a:avLst/>
                      </a:prstGeom>
                      <a:noFill/>
                      <a:ln>
                        <a:noFill/>
                      </a:ln>
                    </pic:spPr>
                  </pic:pic>
                </a:graphicData>
              </a:graphic>
            </wp:inline>
          </w:drawing>
        </w:r>
      </w:del>
      <w:ins w:id="353" w:author="Shin Feng WONG" w:date="2026-06-16T00:37:00Z" w16du:dateUtc="2026-06-15T16:37:00Z">
        <w:r w:rsidR="0002247E">
          <w:rPr>
            <w:noProof/>
          </w:rPr>
          <w:drawing>
            <wp:inline distT="0" distB="0" distL="0" distR="0" wp14:anchorId="3E42DB3A" wp14:editId="51A8BCCC">
              <wp:extent cx="5727700" cy="1647825"/>
              <wp:effectExtent l="0" t="0" r="6350" b="9525"/>
              <wp:docPr id="107174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1647825"/>
                      </a:xfrm>
                      <a:prstGeom prst="rect">
                        <a:avLst/>
                      </a:prstGeom>
                      <a:noFill/>
                      <a:ln>
                        <a:noFill/>
                      </a:ln>
                    </pic:spPr>
                  </pic:pic>
                </a:graphicData>
              </a:graphic>
            </wp:inline>
          </w:drawing>
        </w:r>
      </w:ins>
    </w:p>
    <w:p w14:paraId="6E25E933" w14:textId="2899EDD6" w:rsidR="006C4CC9" w:rsidRPr="00323C34" w:rsidRDefault="006C4CC9" w:rsidP="006C4CC9">
      <w:pPr>
        <w:pStyle w:val="Caption"/>
      </w:pPr>
      <w:r w:rsidRPr="00323C34">
        <w:t xml:space="preserve">Figure </w:t>
      </w:r>
      <w:fldSimple w:instr=" STYLEREF 1 \s ">
        <w:r w:rsidR="00991375">
          <w:rPr>
            <w:noProof/>
          </w:rPr>
          <w:t>6</w:t>
        </w:r>
      </w:fldSimple>
      <w:r w:rsidR="00306DB2">
        <w:noBreakHyphen/>
      </w:r>
      <w:fldSimple w:instr=" SEQ Figure \* ARABIC \s 1 ">
        <w:r w:rsidR="00991375">
          <w:rPr>
            <w:noProof/>
          </w:rPr>
          <w:t>1</w:t>
        </w:r>
      </w:fldSimple>
      <w:r w:rsidRPr="00323C34">
        <w:rPr>
          <w:rFonts w:hint="eastAsia"/>
        </w:rPr>
        <w:t xml:space="preserve"> - </w:t>
      </w:r>
      <w:r w:rsidRPr="00323C34">
        <w:t>CMMS Ticket Process</w:t>
      </w:r>
    </w:p>
    <w:p w14:paraId="0D4B8953" w14:textId="2CC15A58" w:rsidR="00171761" w:rsidRPr="00323C34" w:rsidRDefault="00171761" w:rsidP="00375A72">
      <w:pPr>
        <w:pStyle w:val="Heading2"/>
      </w:pPr>
      <w:bookmarkStart w:id="354" w:name="_Toc232496830"/>
      <w:r w:rsidRPr="00323C34">
        <w:rPr>
          <w:rFonts w:hint="eastAsia"/>
        </w:rPr>
        <w:t>Fault Status and Information Retrieval</w:t>
      </w:r>
      <w:bookmarkEnd w:id="354"/>
    </w:p>
    <w:p w14:paraId="6096AC27" w14:textId="7BC6FD6C" w:rsidR="00394987" w:rsidRDefault="00394987" w:rsidP="00394987">
      <w:pPr>
        <w:pStyle w:val="Heading3"/>
      </w:pPr>
      <w:bookmarkStart w:id="355" w:name="_Toc232496831"/>
      <w:commentRangeStart w:id="356"/>
      <w:r>
        <w:t>Fault Case Status</w:t>
      </w:r>
      <w:bookmarkEnd w:id="355"/>
      <w:commentRangeEnd w:id="356"/>
      <w:r w:rsidR="007718D5">
        <w:rPr>
          <w:rStyle w:val="CommentReference"/>
          <w:sz w:val="24"/>
          <w:szCs w:val="28"/>
        </w:rPr>
        <w:commentReference w:id="356"/>
      </w:r>
    </w:p>
    <w:tbl>
      <w:tblPr>
        <w:tblStyle w:val="SJ"/>
        <w:tblW w:w="0" w:type="auto"/>
        <w:tblLook w:val="04A0" w:firstRow="1" w:lastRow="0" w:firstColumn="1" w:lastColumn="0" w:noHBand="0" w:noVBand="1"/>
      </w:tblPr>
      <w:tblGrid>
        <w:gridCol w:w="1581"/>
        <w:gridCol w:w="6265"/>
        <w:gridCol w:w="1170"/>
      </w:tblGrid>
      <w:tr w:rsidR="00394987" w:rsidRPr="00323C34" w14:paraId="0B8A024E" w14:textId="23E4A583" w:rsidTr="00404015">
        <w:trPr>
          <w:cnfStyle w:val="100000000000" w:firstRow="1" w:lastRow="0" w:firstColumn="0" w:lastColumn="0" w:oddVBand="0" w:evenVBand="0" w:oddHBand="0" w:evenHBand="0" w:firstRowFirstColumn="0" w:firstRowLastColumn="0" w:lastRowFirstColumn="0" w:lastRowLastColumn="0"/>
        </w:trPr>
        <w:tc>
          <w:tcPr>
            <w:tcW w:w="0" w:type="auto"/>
            <w:hideMark/>
          </w:tcPr>
          <w:p w14:paraId="17DD7335" w14:textId="2A5561CA" w:rsidR="00394987" w:rsidRPr="00323C34" w:rsidRDefault="00394987" w:rsidP="00FC7614">
            <w:pPr>
              <w:rPr>
                <w:bCs/>
              </w:rPr>
            </w:pPr>
            <w:r>
              <w:rPr>
                <w:bCs/>
              </w:rPr>
              <w:t>Status</w:t>
            </w:r>
          </w:p>
        </w:tc>
        <w:tc>
          <w:tcPr>
            <w:tcW w:w="0" w:type="auto"/>
            <w:hideMark/>
          </w:tcPr>
          <w:p w14:paraId="2599777F" w14:textId="77777777" w:rsidR="00394987" w:rsidRPr="00323C34" w:rsidRDefault="00394987" w:rsidP="00FC7614">
            <w:pPr>
              <w:rPr>
                <w:bCs/>
              </w:rPr>
            </w:pPr>
            <w:r w:rsidRPr="00323C34">
              <w:rPr>
                <w:bCs/>
              </w:rPr>
              <w:t>Description</w:t>
            </w:r>
          </w:p>
        </w:tc>
        <w:tc>
          <w:tcPr>
            <w:tcW w:w="1170" w:type="dxa"/>
          </w:tcPr>
          <w:p w14:paraId="15AE520F" w14:textId="58431D29" w:rsidR="00394987" w:rsidRPr="00323C34" w:rsidRDefault="00394987" w:rsidP="00FC7614">
            <w:pPr>
              <w:rPr>
                <w:bCs/>
              </w:rPr>
            </w:pPr>
            <w:r>
              <w:rPr>
                <w:bCs/>
              </w:rPr>
              <w:t>Actor</w:t>
            </w:r>
          </w:p>
        </w:tc>
      </w:tr>
      <w:tr w:rsidR="00394987" w:rsidRPr="00323C34" w14:paraId="7A71944B" w14:textId="05070261" w:rsidTr="00404015">
        <w:tc>
          <w:tcPr>
            <w:tcW w:w="0" w:type="auto"/>
          </w:tcPr>
          <w:p w14:paraId="48872288" w14:textId="79990032" w:rsidR="00394987" w:rsidRPr="00323C34" w:rsidRDefault="00394987" w:rsidP="00FC7614">
            <w:r>
              <w:t>Pending Submission</w:t>
            </w:r>
          </w:p>
        </w:tc>
        <w:tc>
          <w:tcPr>
            <w:tcW w:w="0" w:type="auto"/>
          </w:tcPr>
          <w:p w14:paraId="03449E17" w14:textId="6992BB06" w:rsidR="00394987" w:rsidRPr="00323C34" w:rsidRDefault="00394987" w:rsidP="00394987">
            <w:r>
              <w:rPr>
                <w:rFonts w:hint="eastAsia"/>
              </w:rPr>
              <w:t xml:space="preserve">Controller </w:t>
            </w:r>
            <w:r w:rsidR="008F26C9">
              <w:t xml:space="preserve">is filling </w:t>
            </w:r>
            <w:r w:rsidR="00CA172C">
              <w:rPr>
                <w:rFonts w:hint="eastAsia"/>
              </w:rPr>
              <w:t xml:space="preserve">up </w:t>
            </w:r>
            <w:r w:rsidR="00A23510">
              <w:rPr>
                <w:rFonts w:hint="eastAsia"/>
              </w:rPr>
              <w:t xml:space="preserve">the fault record and </w:t>
            </w:r>
            <w:r>
              <w:rPr>
                <w:rFonts w:hint="eastAsia"/>
              </w:rPr>
              <w:t xml:space="preserve">is preparing </w:t>
            </w:r>
            <w:r w:rsidR="00A23510">
              <w:rPr>
                <w:rFonts w:hint="eastAsia"/>
              </w:rPr>
              <w:t xml:space="preserve">to </w:t>
            </w:r>
            <w:r>
              <w:rPr>
                <w:rFonts w:hint="eastAsia"/>
              </w:rPr>
              <w:t>submit to CMMS</w:t>
            </w:r>
          </w:p>
        </w:tc>
        <w:tc>
          <w:tcPr>
            <w:tcW w:w="1170" w:type="dxa"/>
          </w:tcPr>
          <w:p w14:paraId="78F2F49D" w14:textId="1D1F850A" w:rsidR="00394987" w:rsidRPr="00323C34" w:rsidRDefault="00394987" w:rsidP="00FC7614">
            <w:r>
              <w:t>Controller</w:t>
            </w:r>
          </w:p>
        </w:tc>
      </w:tr>
      <w:tr w:rsidR="00394987" w:rsidRPr="00323C34" w14:paraId="7CCD91DF" w14:textId="45967F62" w:rsidTr="00404015">
        <w:tc>
          <w:tcPr>
            <w:tcW w:w="0" w:type="auto"/>
          </w:tcPr>
          <w:p w14:paraId="4EDD17AB" w14:textId="4F97D7A5" w:rsidR="00394987" w:rsidRPr="00323C34" w:rsidRDefault="00394987" w:rsidP="00FC7614">
            <w:r>
              <w:t>Closed</w:t>
            </w:r>
            <w:commentRangeStart w:id="357"/>
          </w:p>
        </w:tc>
        <w:tc>
          <w:tcPr>
            <w:tcW w:w="0" w:type="auto"/>
          </w:tcPr>
          <w:p w14:paraId="12E1D5A3" w14:textId="0BA07F79" w:rsidR="00394987" w:rsidRPr="00323C34" w:rsidRDefault="00404015" w:rsidP="00404015">
            <w:r>
              <w:rPr>
                <w:rFonts w:hint="eastAsia"/>
              </w:rPr>
              <w:t xml:space="preserve">Automatically closed by </w:t>
            </w:r>
            <w:r>
              <w:t xml:space="preserve">CMS </w:t>
            </w:r>
            <w:r>
              <w:rPr>
                <w:rFonts w:hint="eastAsia"/>
              </w:rPr>
              <w:t xml:space="preserve">on receipt of the CMMS Fault ID. The Fault </w:t>
            </w:r>
            <w:r w:rsidR="00783770">
              <w:t xml:space="preserve">Ticket </w:t>
            </w:r>
            <w:r>
              <w:rPr>
                <w:rFonts w:hint="eastAsia"/>
              </w:rPr>
              <w:t xml:space="preserve">ID </w:t>
            </w:r>
            <w:r>
              <w:t xml:space="preserve">is </w:t>
            </w:r>
            <w:r>
              <w:rPr>
                <w:rFonts w:hint="eastAsia"/>
              </w:rPr>
              <w:t>stored on the Case for reference. The CMMS work order continues to be manage</w:t>
            </w:r>
            <w:r>
              <w:t xml:space="preserve">d </w:t>
            </w:r>
            <w:r>
              <w:rPr>
                <w:rFonts w:hint="eastAsia"/>
              </w:rPr>
              <w:t>independently by IFM</w:t>
            </w:r>
            <w:r>
              <w:t xml:space="preserve"> CMMS</w:t>
            </w:r>
            <w:r>
              <w:rPr>
                <w:rFonts w:hint="eastAsia"/>
              </w:rPr>
              <w:t>.</w:t>
            </w:r>
          </w:p>
        </w:tc>
        <w:tc>
          <w:tcPr>
            <w:tcW w:w="1170" w:type="dxa"/>
          </w:tcPr>
          <w:p w14:paraId="39A1B3A2" w14:textId="50EFC913" w:rsidR="00394987" w:rsidRPr="00323C34" w:rsidRDefault="00394987" w:rsidP="00FC7614">
            <w:r>
              <w:t>CMS</w:t>
            </w:r>
          </w:p>
        </w:tc>
      </w:tr>
    </w:tbl>
    <w:commentRangeEnd w:id="357"/>
    <w:p w14:paraId="4032345F" w14:textId="77777777" w:rsidR="00394987" w:rsidRPr="00394987" w:rsidRDefault="00C2267E" w:rsidP="004F6182">
      <w:r w:rsidRPr="00394987">
        <w:rPr>
          <w:rStyle w:val="CommentReference"/>
          <w:sz w:val="22"/>
          <w:szCs w:val="24"/>
        </w:rPr>
        <w:commentReference w:id="357"/>
      </w:r>
    </w:p>
    <w:p w14:paraId="49592EE0" w14:textId="5EF46369" w:rsidR="00895133" w:rsidRPr="00323C34" w:rsidRDefault="00364D97" w:rsidP="00226503">
      <w:pPr>
        <w:pStyle w:val="ListParagraph"/>
        <w:numPr>
          <w:ilvl w:val="0"/>
          <w:numId w:val="27"/>
        </w:numPr>
      </w:pPr>
      <w:r w:rsidRPr="00323C34">
        <w:t xml:space="preserve">Where fault status or details are required within the CMS, the system shall </w:t>
      </w:r>
      <w:r w:rsidR="005B302E" w:rsidRPr="00323C34">
        <w:rPr>
          <w:rFonts w:hint="eastAsia"/>
        </w:rPr>
        <w:t>post</w:t>
      </w:r>
      <w:r w:rsidRPr="00323C34">
        <w:t xml:space="preserve"> a request to the CMMS API referencing the stored Fault ID to retrieve the relevant information.</w:t>
      </w:r>
    </w:p>
    <w:p w14:paraId="5AC87F67" w14:textId="4F6BEFDB" w:rsidR="00171761" w:rsidRPr="00323C34" w:rsidRDefault="00504486" w:rsidP="00226503">
      <w:pPr>
        <w:pStyle w:val="ListParagraph"/>
        <w:numPr>
          <w:ilvl w:val="0"/>
          <w:numId w:val="27"/>
        </w:numPr>
      </w:pPr>
      <w:r w:rsidRPr="00323C34">
        <w:rPr>
          <w:rFonts w:hint="eastAsia"/>
        </w:rPr>
        <w:t>R</w:t>
      </w:r>
      <w:r w:rsidR="00364D97" w:rsidRPr="00323C34">
        <w:t xml:space="preserve">etrieved </w:t>
      </w:r>
      <w:r w:rsidRPr="00323C34">
        <w:rPr>
          <w:rFonts w:hint="eastAsia"/>
        </w:rPr>
        <w:t xml:space="preserve">fault </w:t>
      </w:r>
      <w:r w:rsidR="00364D97" w:rsidRPr="00323C34">
        <w:t>data shall be surfaced on the associated Case record for operator reference.</w:t>
      </w:r>
    </w:p>
    <w:p w14:paraId="2208C1AC" w14:textId="7304D778" w:rsidR="00364D97" w:rsidRPr="00323C34" w:rsidRDefault="00364D97" w:rsidP="00364D97">
      <w:pPr>
        <w:pStyle w:val="Heading2"/>
      </w:pPr>
      <w:bookmarkStart w:id="358" w:name="_Toc232496832"/>
      <w:r w:rsidRPr="00323C34">
        <w:rPr>
          <w:rFonts w:hint="eastAsia"/>
        </w:rPr>
        <w:t>Non-IFM Fault Handling</w:t>
      </w:r>
      <w:bookmarkEnd w:id="358"/>
    </w:p>
    <w:p w14:paraId="5D887AAF" w14:textId="3445F42C" w:rsidR="004B1D48" w:rsidRPr="00323C34" w:rsidRDefault="003B5ED9" w:rsidP="00226503">
      <w:pPr>
        <w:pStyle w:val="ListParagraph"/>
        <w:numPr>
          <w:ilvl w:val="0"/>
          <w:numId w:val="28"/>
        </w:numPr>
      </w:pPr>
      <w:r w:rsidRPr="00323C34">
        <w:rPr>
          <w:rFonts w:hint="eastAsia"/>
        </w:rPr>
        <w:t>F</w:t>
      </w:r>
      <w:r w:rsidR="00364D97" w:rsidRPr="00323C34">
        <w:t xml:space="preserve">aults that fall outside current IFM CMMS scope, the interim arrangement is for these to continue to be recorded in the </w:t>
      </w:r>
      <w:r w:rsidR="003A399D">
        <w:t xml:space="preserve">current system </w:t>
      </w:r>
      <w:r w:rsidR="00364D97" w:rsidRPr="00323C34">
        <w:t>and not logged within the CMS.</w:t>
      </w:r>
    </w:p>
    <w:p w14:paraId="56C3BE0C" w14:textId="1FFD5B5A" w:rsidR="00364D97" w:rsidRPr="00323C34" w:rsidRDefault="004B1D48" w:rsidP="00364D97">
      <w:r w:rsidRPr="00323C34">
        <w:rPr>
          <w:rFonts w:hint="eastAsia"/>
          <w:b/>
          <w:bCs/>
        </w:rPr>
        <w:t>Note:</w:t>
      </w:r>
      <w:r w:rsidRPr="00323C34">
        <w:rPr>
          <w:rFonts w:hint="eastAsia"/>
        </w:rPr>
        <w:t xml:space="preserve"> </w:t>
      </w:r>
      <w:r w:rsidR="00364D97" w:rsidRPr="00323C34">
        <w:t>This arrangement will be revised once the IFM CMMS is expanded to cover non-IFM fault categories, at which point the CMS will route all fault submissions through the CMMS API.</w:t>
      </w:r>
    </w:p>
    <w:p w14:paraId="395A8543" w14:textId="4A7A347C" w:rsidR="00364D97" w:rsidRPr="00323C34" w:rsidRDefault="00364D97" w:rsidP="00364D97">
      <w:pPr>
        <w:pStyle w:val="Heading2"/>
      </w:pPr>
      <w:bookmarkStart w:id="359" w:name="_Toc232496833"/>
      <w:r w:rsidRPr="00323C34">
        <w:rPr>
          <w:rFonts w:hint="eastAsia"/>
        </w:rPr>
        <w:t>Case Linkage and C</w:t>
      </w:r>
      <w:r w:rsidRPr="00323C34">
        <w:t>l</w:t>
      </w:r>
      <w:r w:rsidRPr="00323C34">
        <w:rPr>
          <w:rFonts w:hint="eastAsia"/>
        </w:rPr>
        <w:t>osure</w:t>
      </w:r>
      <w:bookmarkEnd w:id="359"/>
    </w:p>
    <w:p w14:paraId="120523F2" w14:textId="77777777" w:rsidR="00B05F03" w:rsidRPr="00323C34" w:rsidRDefault="00364D97" w:rsidP="00226503">
      <w:pPr>
        <w:pStyle w:val="ListParagraph"/>
        <w:numPr>
          <w:ilvl w:val="0"/>
          <w:numId w:val="29"/>
        </w:numPr>
      </w:pPr>
      <w:r w:rsidRPr="00323C34">
        <w:t>The CMMS Fault ID shall be stored as a reference attribute on the CMS Case</w:t>
      </w:r>
    </w:p>
    <w:p w14:paraId="7D080649" w14:textId="22E38147" w:rsidR="00ED7CA1" w:rsidRDefault="00FF295B" w:rsidP="00FF295B">
      <w:pPr>
        <w:pStyle w:val="ListParagraph"/>
        <w:numPr>
          <w:ilvl w:val="0"/>
          <w:numId w:val="29"/>
        </w:numPr>
      </w:pPr>
      <w:r>
        <w:t>The CMS shall close the Fault record automatically upon receipt of the CMMS Fault ID, confirming successful submission to the CMMS</w:t>
      </w:r>
    </w:p>
    <w:p w14:paraId="2E6C6F6F" w14:textId="7FDA8407" w:rsidR="00FF295B" w:rsidRPr="00323C34" w:rsidRDefault="00FF295B" w:rsidP="00FF295B">
      <w:pPr>
        <w:pStyle w:val="ListParagraph"/>
        <w:numPr>
          <w:ilvl w:val="0"/>
          <w:numId w:val="29"/>
        </w:numPr>
      </w:pPr>
      <w:r>
        <w:lastRenderedPageBreak/>
        <w:t>The Fault record lifecycle is not dependent on the subsequent status of the CMMS ticket</w:t>
      </w:r>
    </w:p>
    <w:p w14:paraId="475C602E" w14:textId="0232BB7D" w:rsidR="00364D97" w:rsidRPr="00323C34" w:rsidRDefault="00364D97" w:rsidP="00226503">
      <w:pPr>
        <w:pStyle w:val="ListParagraph"/>
        <w:numPr>
          <w:ilvl w:val="0"/>
          <w:numId w:val="29"/>
        </w:numPr>
      </w:pPr>
      <w:r w:rsidRPr="00323C34">
        <w:t>A Case may be closed after the CMMS ticket has been raised, without waiting for the CMMS ticket to be resolved.</w:t>
      </w:r>
    </w:p>
    <w:p w14:paraId="754F4343" w14:textId="72F009C5" w:rsidR="00C62DD5" w:rsidRPr="00323C34" w:rsidRDefault="00C62DD5" w:rsidP="00226503">
      <w:pPr>
        <w:pStyle w:val="ListParagraph"/>
        <w:numPr>
          <w:ilvl w:val="0"/>
          <w:numId w:val="29"/>
        </w:numPr>
      </w:pPr>
      <w:r w:rsidRPr="00323C34">
        <w:rPr>
          <w:rFonts w:hint="eastAsia"/>
        </w:rPr>
        <w:t>Multiple CMMS Fault IDs may be stored in a single Case where more than one fault is raised.</w:t>
      </w:r>
    </w:p>
    <w:p w14:paraId="01A29E6E" w14:textId="77777777" w:rsidR="00CF2ED7" w:rsidRDefault="00CF2ED7">
      <w:pPr>
        <w:spacing w:before="0" w:after="160" w:line="278" w:lineRule="auto"/>
        <w:rPr>
          <w:rFonts w:eastAsiaTheme="majorEastAsia" w:cstheme="majorBidi"/>
          <w:b/>
          <w:bCs/>
          <w:color w:val="0F4761" w:themeColor="accent1" w:themeShade="BF"/>
          <w:sz w:val="32"/>
          <w:szCs w:val="28"/>
        </w:rPr>
      </w:pPr>
      <w:r>
        <w:br w:type="page"/>
      </w:r>
    </w:p>
    <w:p w14:paraId="7455335A" w14:textId="2B01DDB1" w:rsidR="00E214E2" w:rsidRPr="00323C34" w:rsidRDefault="00E214E2" w:rsidP="00E214E2">
      <w:pPr>
        <w:pStyle w:val="Heading1"/>
        <w:pBdr>
          <w:bottom w:val="single" w:sz="4" w:space="1" w:color="auto"/>
        </w:pBdr>
      </w:pPr>
      <w:bookmarkStart w:id="360" w:name="_Toc232496834"/>
      <w:r w:rsidRPr="00323C34">
        <w:rPr>
          <w:rFonts w:hint="eastAsia"/>
        </w:rPr>
        <w:lastRenderedPageBreak/>
        <w:t>Task Management</w:t>
      </w:r>
      <w:r w:rsidR="001801AE" w:rsidRPr="00323C34">
        <w:rPr>
          <w:rFonts w:hint="eastAsia"/>
        </w:rPr>
        <w:t xml:space="preserve"> Module</w:t>
      </w:r>
      <w:bookmarkEnd w:id="360"/>
    </w:p>
    <w:p w14:paraId="4C25DA89" w14:textId="77777777" w:rsidR="007B74E1" w:rsidRPr="00323C34" w:rsidRDefault="00B46E16" w:rsidP="00B46E16">
      <w:r w:rsidRPr="00323C34">
        <w:t>Tasks are non-FM operational activities assigned to SDC staff for ground response or follow-up actions that do not constitute a formal FM work order.</w:t>
      </w:r>
    </w:p>
    <w:p w14:paraId="6BCC5677" w14:textId="77777777" w:rsidR="004D5BB1" w:rsidRDefault="00B46E16" w:rsidP="00226503">
      <w:pPr>
        <w:pStyle w:val="ListParagraph"/>
        <w:numPr>
          <w:ilvl w:val="0"/>
          <w:numId w:val="30"/>
        </w:numPr>
      </w:pPr>
      <w:r w:rsidRPr="00323C34">
        <w:t>Tasks are created by Controllers and are always linked to a Case</w:t>
      </w:r>
      <w:r w:rsidR="00DB4E55" w:rsidRPr="00323C34">
        <w:rPr>
          <w:rFonts w:hint="eastAsia"/>
        </w:rPr>
        <w:t>.</w:t>
      </w:r>
    </w:p>
    <w:p w14:paraId="0306C286" w14:textId="380D96BD" w:rsidR="00323C34" w:rsidRPr="00323C34" w:rsidRDefault="00B46E16" w:rsidP="00226503">
      <w:pPr>
        <w:pStyle w:val="ListParagraph"/>
        <w:numPr>
          <w:ilvl w:val="0"/>
          <w:numId w:val="30"/>
        </w:numPr>
      </w:pPr>
      <w:r w:rsidRPr="00323C34">
        <w:t xml:space="preserve">A Task may exist within a Case independently of an Incident, or alongside an </w:t>
      </w:r>
      <w:r w:rsidR="004D5BB1" w:rsidRPr="00323C34">
        <w:t>Incident where</w:t>
      </w:r>
      <w:r w:rsidRPr="00323C34">
        <w:t xml:space="preserve"> parallel ground activity is required.</w:t>
      </w:r>
    </w:p>
    <w:p w14:paraId="539FA4DD" w14:textId="7EDA4544" w:rsidR="004D5BB1" w:rsidRDefault="00B46E16" w:rsidP="00226503">
      <w:pPr>
        <w:pStyle w:val="ListParagraph"/>
        <w:numPr>
          <w:ilvl w:val="0"/>
          <w:numId w:val="30"/>
        </w:numPr>
      </w:pPr>
      <w:r w:rsidRPr="00323C34">
        <w:t xml:space="preserve">Tasks are distinct from the Responder Activity log within an Incident record, </w:t>
      </w:r>
      <w:r w:rsidR="00103142" w:rsidRPr="00323C34">
        <w:t>which captures</w:t>
      </w:r>
      <w:r w:rsidRPr="00323C34">
        <w:t xml:space="preserve"> actions taken by an assigned Ranger during the incident response</w:t>
      </w:r>
      <w:r w:rsidR="00323C34">
        <w:rPr>
          <w:rFonts w:hint="eastAsia"/>
        </w:rPr>
        <w:t>.</w:t>
      </w:r>
    </w:p>
    <w:p w14:paraId="2F0B002B" w14:textId="1C9678A9" w:rsidR="00B46E16" w:rsidRPr="00323C34" w:rsidRDefault="00323C34" w:rsidP="00226503">
      <w:pPr>
        <w:pStyle w:val="ListParagraph"/>
        <w:numPr>
          <w:ilvl w:val="0"/>
          <w:numId w:val="30"/>
        </w:numPr>
      </w:pPr>
      <w:r w:rsidRPr="00323C34">
        <w:rPr>
          <w:rFonts w:hint="eastAsia"/>
        </w:rPr>
        <w:t xml:space="preserve">Tasks are </w:t>
      </w:r>
      <w:r w:rsidR="00B46E16" w:rsidRPr="00323C34">
        <w:t>distinct from CMMS tickets, which are FM work orders managed externally.</w:t>
      </w:r>
    </w:p>
    <w:p w14:paraId="74AF4F80" w14:textId="4C60589D" w:rsidR="00E214E2" w:rsidRPr="00323C34" w:rsidRDefault="00E214E2" w:rsidP="0099013E">
      <w:pPr>
        <w:pStyle w:val="Heading2"/>
      </w:pPr>
      <w:bookmarkStart w:id="361" w:name="_Toc232496835"/>
      <w:r w:rsidRPr="00323C34">
        <w:rPr>
          <w:rFonts w:hint="eastAsia"/>
        </w:rPr>
        <w:t>Task Creation</w:t>
      </w:r>
      <w:bookmarkEnd w:id="361"/>
    </w:p>
    <w:p w14:paraId="1B7E6624" w14:textId="77777777" w:rsidR="00CB50BD" w:rsidRPr="00323C34" w:rsidRDefault="00CB50BD" w:rsidP="00CB50BD">
      <w:r w:rsidRPr="00323C34">
        <w:t xml:space="preserve">A Controller may create a Task at any point during the lifecycle of a Case. The system shall allow multiple Tasks to be created under the same Case. </w:t>
      </w:r>
    </w:p>
    <w:p w14:paraId="56B15DAF" w14:textId="065E1E82" w:rsidR="00CB50BD" w:rsidRDefault="00CB50BD" w:rsidP="00CB50BD">
      <w:pPr>
        <w:pStyle w:val="Heading3"/>
      </w:pPr>
      <w:bookmarkStart w:id="362" w:name="_Toc232496836"/>
      <w:commentRangeStart w:id="363"/>
      <w:r>
        <w:rPr>
          <w:rFonts w:hint="eastAsia"/>
        </w:rPr>
        <w:t>Requirements</w:t>
      </w:r>
      <w:bookmarkEnd w:id="362"/>
      <w:commentRangeEnd w:id="363"/>
      <w:r w:rsidR="00AE5DB0">
        <w:rPr>
          <w:rStyle w:val="CommentReference"/>
          <w:sz w:val="24"/>
          <w:szCs w:val="28"/>
        </w:rPr>
        <w:commentReference w:id="363"/>
      </w:r>
    </w:p>
    <w:p w14:paraId="481A15D2" w14:textId="4F79922B" w:rsidR="00CB50BD" w:rsidRDefault="00CB50BD" w:rsidP="00226503">
      <w:pPr>
        <w:pStyle w:val="ListParagraph"/>
        <w:numPr>
          <w:ilvl w:val="0"/>
          <w:numId w:val="31"/>
        </w:numPr>
      </w:pPr>
      <w:r>
        <w:rPr>
          <w:rFonts w:hint="eastAsia"/>
        </w:rPr>
        <w:t>Tasks are created by Controllers</w:t>
      </w:r>
      <w:r w:rsidR="000C0D5D">
        <w:rPr>
          <w:rFonts w:hint="eastAsia"/>
        </w:rPr>
        <w:t xml:space="preserve"> and higher roles (Duty Manager, Duty Officer, System Administrator)</w:t>
      </w:r>
      <w:r>
        <w:rPr>
          <w:rFonts w:hint="eastAsia"/>
        </w:rPr>
        <w:t xml:space="preserve"> and are always linked to Case</w:t>
      </w:r>
    </w:p>
    <w:p w14:paraId="05FAC8E0" w14:textId="77777777" w:rsidR="003C52B9" w:rsidRDefault="003C52B9" w:rsidP="00226503">
      <w:pPr>
        <w:pStyle w:val="ListParagraph"/>
        <w:numPr>
          <w:ilvl w:val="0"/>
          <w:numId w:val="31"/>
        </w:numPr>
      </w:pPr>
      <w:r w:rsidRPr="003C52B9">
        <w:t xml:space="preserve">A Task is linked to a Case and is not required to be associated with an Incident. </w:t>
      </w:r>
    </w:p>
    <w:p w14:paraId="777582F3" w14:textId="77777777" w:rsidR="008C224E" w:rsidRDefault="003C52B9" w:rsidP="008C224E">
      <w:pPr>
        <w:pStyle w:val="ListParagraph"/>
      </w:pPr>
      <w:r w:rsidRPr="003C52B9">
        <w:t>Tasks may be created for any operational ground activity, including standalone requests such as item collection, escort, or access arrangements, as well as activities arising from or running in parallel with an active Incident.</w:t>
      </w:r>
    </w:p>
    <w:p w14:paraId="2FC262C0" w14:textId="0B1BCE78" w:rsidR="00556989" w:rsidRDefault="000C0D5D" w:rsidP="008C224E">
      <w:pPr>
        <w:pStyle w:val="ListParagraph"/>
        <w:numPr>
          <w:ilvl w:val="0"/>
          <w:numId w:val="31"/>
        </w:numPr>
      </w:pPr>
      <w:r>
        <w:rPr>
          <w:rFonts w:hint="eastAsia"/>
        </w:rPr>
        <w:t xml:space="preserve">Tasks can be set as a recurring </w:t>
      </w:r>
      <w:r>
        <w:t>event and</w:t>
      </w:r>
      <w:r>
        <w:rPr>
          <w:rFonts w:hint="eastAsia"/>
        </w:rPr>
        <w:t xml:space="preserve"> may be assigned to one Assignee or a group.</w:t>
      </w:r>
    </w:p>
    <w:p w14:paraId="34682358" w14:textId="38FE465F" w:rsidR="003438AA" w:rsidRPr="00556989" w:rsidRDefault="003438AA" w:rsidP="008C224E">
      <w:pPr>
        <w:pStyle w:val="ListParagraph"/>
        <w:numPr>
          <w:ilvl w:val="0"/>
          <w:numId w:val="31"/>
        </w:numPr>
      </w:pPr>
      <w:ins w:id="364" w:author="Shin Feng WONG" w:date="2026-06-16T04:00:00Z" w16du:dateUtc="2026-06-15T20:00:00Z">
        <w:r>
          <w:t>For recurring Tasks, the recurrence schedule remains the template for creating future Task occurrences. Each generated Task is li</w:t>
        </w:r>
      </w:ins>
      <w:ins w:id="365" w:author="Shin Feng WONG" w:date="2026-06-16T04:01:00Z" w16du:dateUtc="2026-06-15T20:01:00Z">
        <w:r>
          <w:t>nked to its own Case and managed independently.</w:t>
        </w:r>
      </w:ins>
    </w:p>
    <w:p w14:paraId="75EB5F70" w14:textId="31F0BE7D" w:rsidR="00CB50BD" w:rsidRDefault="00CB50BD" w:rsidP="00CB50BD">
      <w:pPr>
        <w:pStyle w:val="Heading3"/>
      </w:pPr>
      <w:bookmarkStart w:id="366" w:name="_Toc232496837"/>
      <w:r>
        <w:rPr>
          <w:rFonts w:hint="eastAsia"/>
        </w:rPr>
        <w:t>Task Field Design</w:t>
      </w:r>
      <w:bookmarkEnd w:id="366"/>
    </w:p>
    <w:p w14:paraId="11AB0FAD" w14:textId="694ACEC6" w:rsidR="00984DF6" w:rsidRPr="00323C34" w:rsidRDefault="00984DF6" w:rsidP="00984DF6">
      <w:r w:rsidRPr="00323C34">
        <w:t>The following fields shall be captured at the point of Task creation:</w:t>
      </w:r>
    </w:p>
    <w:tbl>
      <w:tblPr>
        <w:tblStyle w:val="SJ"/>
        <w:tblW w:w="5000" w:type="pct"/>
        <w:tblLook w:val="04A0" w:firstRow="1" w:lastRow="0" w:firstColumn="1" w:lastColumn="0" w:noHBand="0" w:noVBand="1"/>
      </w:tblPr>
      <w:tblGrid>
        <w:gridCol w:w="1758"/>
        <w:gridCol w:w="1250"/>
        <w:gridCol w:w="1329"/>
        <w:gridCol w:w="4679"/>
      </w:tblGrid>
      <w:tr w:rsidR="00C62A87" w:rsidRPr="009C2E9F" w14:paraId="7B16F571" w14:textId="77777777" w:rsidTr="009C2E9F">
        <w:trPr>
          <w:cnfStyle w:val="100000000000" w:firstRow="1" w:lastRow="0" w:firstColumn="0" w:lastColumn="0" w:oddVBand="0" w:evenVBand="0" w:oddHBand="0" w:evenHBand="0" w:firstRowFirstColumn="0" w:firstRowLastColumn="0" w:lastRowFirstColumn="0" w:lastRowLastColumn="0"/>
        </w:trPr>
        <w:tc>
          <w:tcPr>
            <w:tcW w:w="975" w:type="pct"/>
            <w:hideMark/>
          </w:tcPr>
          <w:p w14:paraId="21468DC4" w14:textId="77777777" w:rsidR="009C2E9F" w:rsidRPr="009C2E9F" w:rsidRDefault="009C2E9F" w:rsidP="009C2E9F">
            <w:pPr>
              <w:rPr>
                <w:bCs/>
              </w:rPr>
            </w:pPr>
            <w:r w:rsidRPr="009C2E9F">
              <w:rPr>
                <w:bCs/>
              </w:rPr>
              <w:t>Field</w:t>
            </w:r>
          </w:p>
        </w:tc>
        <w:tc>
          <w:tcPr>
            <w:tcW w:w="693" w:type="pct"/>
            <w:hideMark/>
          </w:tcPr>
          <w:p w14:paraId="2AB95D37" w14:textId="77777777" w:rsidR="009C2E9F" w:rsidRPr="009C2E9F" w:rsidRDefault="009C2E9F" w:rsidP="009C2E9F">
            <w:pPr>
              <w:rPr>
                <w:bCs/>
              </w:rPr>
            </w:pPr>
            <w:r w:rsidRPr="009C2E9F">
              <w:rPr>
                <w:bCs/>
              </w:rPr>
              <w:t>Input Type</w:t>
            </w:r>
          </w:p>
        </w:tc>
        <w:tc>
          <w:tcPr>
            <w:tcW w:w="737" w:type="pct"/>
            <w:hideMark/>
          </w:tcPr>
          <w:p w14:paraId="2439C59F" w14:textId="77777777" w:rsidR="009C2E9F" w:rsidRPr="009C2E9F" w:rsidRDefault="009C2E9F" w:rsidP="009C2E9F">
            <w:pPr>
              <w:rPr>
                <w:bCs/>
              </w:rPr>
            </w:pPr>
            <w:r w:rsidRPr="009C2E9F">
              <w:rPr>
                <w:bCs/>
              </w:rPr>
              <w:t>Mandatory</w:t>
            </w:r>
          </w:p>
        </w:tc>
        <w:tc>
          <w:tcPr>
            <w:tcW w:w="2595" w:type="pct"/>
            <w:hideMark/>
          </w:tcPr>
          <w:p w14:paraId="575F38E8" w14:textId="77777777" w:rsidR="009C2E9F" w:rsidRPr="009C2E9F" w:rsidRDefault="009C2E9F" w:rsidP="009C2E9F">
            <w:pPr>
              <w:rPr>
                <w:bCs/>
              </w:rPr>
            </w:pPr>
            <w:r w:rsidRPr="009C2E9F">
              <w:rPr>
                <w:bCs/>
              </w:rPr>
              <w:t>Notes</w:t>
            </w:r>
          </w:p>
        </w:tc>
      </w:tr>
      <w:tr w:rsidR="00C62A87" w:rsidRPr="009C2E9F" w14:paraId="4E2289C0" w14:textId="77777777" w:rsidTr="009C2E9F">
        <w:tc>
          <w:tcPr>
            <w:tcW w:w="975" w:type="pct"/>
            <w:hideMark/>
          </w:tcPr>
          <w:p w14:paraId="3AD2F619" w14:textId="77777777" w:rsidR="009C2E9F" w:rsidRPr="009C2E9F" w:rsidRDefault="009C2E9F" w:rsidP="009C2E9F">
            <w:r w:rsidRPr="009C2E9F">
              <w:t>Task ID</w:t>
            </w:r>
          </w:p>
        </w:tc>
        <w:tc>
          <w:tcPr>
            <w:tcW w:w="693" w:type="pct"/>
            <w:hideMark/>
          </w:tcPr>
          <w:p w14:paraId="4A37F546" w14:textId="77777777" w:rsidR="009C2E9F" w:rsidRPr="009C2E9F" w:rsidRDefault="009C2E9F" w:rsidP="009C2E9F">
            <w:r w:rsidRPr="009C2E9F">
              <w:t>System</w:t>
            </w:r>
          </w:p>
        </w:tc>
        <w:tc>
          <w:tcPr>
            <w:tcW w:w="737" w:type="pct"/>
            <w:hideMark/>
          </w:tcPr>
          <w:p w14:paraId="5FC95040" w14:textId="77777777" w:rsidR="009C2E9F" w:rsidRPr="009C2E9F" w:rsidRDefault="009C2E9F" w:rsidP="009C2E9F">
            <w:r w:rsidRPr="009C2E9F">
              <w:t>Yes</w:t>
            </w:r>
          </w:p>
        </w:tc>
        <w:tc>
          <w:tcPr>
            <w:tcW w:w="2595" w:type="pct"/>
            <w:hideMark/>
          </w:tcPr>
          <w:p w14:paraId="49188E93" w14:textId="77777777" w:rsidR="009C2E9F" w:rsidRPr="009C2E9F" w:rsidRDefault="009C2E9F" w:rsidP="009C2E9F">
            <w:r w:rsidRPr="009C2E9F">
              <w:t>System-generated upon Task creation. Not manually editable.</w:t>
            </w:r>
          </w:p>
        </w:tc>
      </w:tr>
      <w:tr w:rsidR="00C62A87" w:rsidRPr="009C2E9F" w14:paraId="27A46F4C" w14:textId="77777777" w:rsidTr="009C2E9F">
        <w:tc>
          <w:tcPr>
            <w:tcW w:w="975" w:type="pct"/>
            <w:hideMark/>
          </w:tcPr>
          <w:p w14:paraId="1E0B5741" w14:textId="77777777" w:rsidR="009C2E9F" w:rsidRPr="009C2E9F" w:rsidRDefault="009C2E9F" w:rsidP="009C2E9F">
            <w:r w:rsidRPr="009C2E9F">
              <w:t>Linked Case ID</w:t>
            </w:r>
          </w:p>
        </w:tc>
        <w:tc>
          <w:tcPr>
            <w:tcW w:w="693" w:type="pct"/>
            <w:hideMark/>
          </w:tcPr>
          <w:p w14:paraId="341F1D8C" w14:textId="77777777" w:rsidR="009C2E9F" w:rsidRPr="009C2E9F" w:rsidRDefault="009C2E9F" w:rsidP="009C2E9F">
            <w:r w:rsidRPr="009C2E9F">
              <w:t>System</w:t>
            </w:r>
          </w:p>
        </w:tc>
        <w:tc>
          <w:tcPr>
            <w:tcW w:w="737" w:type="pct"/>
            <w:hideMark/>
          </w:tcPr>
          <w:p w14:paraId="28BD61E5" w14:textId="77777777" w:rsidR="009C2E9F" w:rsidRPr="009C2E9F" w:rsidRDefault="009C2E9F" w:rsidP="009C2E9F">
            <w:r w:rsidRPr="009C2E9F">
              <w:t>Yes</w:t>
            </w:r>
          </w:p>
        </w:tc>
        <w:tc>
          <w:tcPr>
            <w:tcW w:w="2595" w:type="pct"/>
            <w:hideMark/>
          </w:tcPr>
          <w:p w14:paraId="04616676" w14:textId="36F47575" w:rsidR="009C2E9F" w:rsidRPr="009C2E9F" w:rsidRDefault="009C2E9F" w:rsidP="009C2E9F">
            <w:r w:rsidRPr="009C2E9F">
              <w:t>Auto populated from the Case the Task is created within.</w:t>
            </w:r>
          </w:p>
        </w:tc>
      </w:tr>
      <w:tr w:rsidR="00C62A87" w:rsidRPr="009C2E9F" w14:paraId="1150EDC9" w14:textId="77777777" w:rsidTr="009C2E9F">
        <w:tc>
          <w:tcPr>
            <w:tcW w:w="975" w:type="pct"/>
            <w:hideMark/>
          </w:tcPr>
          <w:p w14:paraId="6A4E7373" w14:textId="77777777" w:rsidR="009C2E9F" w:rsidRPr="009C2E9F" w:rsidRDefault="009C2E9F" w:rsidP="009C2E9F">
            <w:r w:rsidRPr="009C2E9F">
              <w:t>Task Title</w:t>
            </w:r>
          </w:p>
        </w:tc>
        <w:tc>
          <w:tcPr>
            <w:tcW w:w="693" w:type="pct"/>
            <w:hideMark/>
          </w:tcPr>
          <w:p w14:paraId="5EAFEF7F" w14:textId="77777777" w:rsidR="009C2E9F" w:rsidRPr="009C2E9F" w:rsidRDefault="009C2E9F" w:rsidP="009C2E9F">
            <w:r w:rsidRPr="009C2E9F">
              <w:t>Text</w:t>
            </w:r>
          </w:p>
        </w:tc>
        <w:tc>
          <w:tcPr>
            <w:tcW w:w="737" w:type="pct"/>
            <w:hideMark/>
          </w:tcPr>
          <w:p w14:paraId="1E83CA7C" w14:textId="77777777" w:rsidR="009C2E9F" w:rsidRPr="009C2E9F" w:rsidRDefault="009C2E9F" w:rsidP="009C2E9F">
            <w:r w:rsidRPr="009C2E9F">
              <w:t>Yes</w:t>
            </w:r>
          </w:p>
        </w:tc>
        <w:tc>
          <w:tcPr>
            <w:tcW w:w="2595" w:type="pct"/>
            <w:hideMark/>
          </w:tcPr>
          <w:p w14:paraId="40FBA760" w14:textId="5B4ADD7F" w:rsidR="009C2E9F" w:rsidRPr="009C2E9F" w:rsidRDefault="009C2E9F" w:rsidP="009C2E9F">
            <w:r w:rsidRPr="009C2E9F">
              <w:t>Free text</w:t>
            </w:r>
          </w:p>
        </w:tc>
      </w:tr>
      <w:tr w:rsidR="00C62A87" w:rsidRPr="009C2E9F" w14:paraId="2D2A1FEC" w14:textId="77777777" w:rsidTr="009C2E9F">
        <w:tc>
          <w:tcPr>
            <w:tcW w:w="975" w:type="pct"/>
            <w:hideMark/>
          </w:tcPr>
          <w:p w14:paraId="68BEFEAD" w14:textId="77777777" w:rsidR="009C2E9F" w:rsidRPr="009C2E9F" w:rsidRDefault="009C2E9F" w:rsidP="009C2E9F">
            <w:r w:rsidRPr="009C2E9F">
              <w:lastRenderedPageBreak/>
              <w:t>Task Description</w:t>
            </w:r>
          </w:p>
        </w:tc>
        <w:tc>
          <w:tcPr>
            <w:tcW w:w="693" w:type="pct"/>
            <w:hideMark/>
          </w:tcPr>
          <w:p w14:paraId="023D17B5" w14:textId="77777777" w:rsidR="009C2E9F" w:rsidRPr="009C2E9F" w:rsidRDefault="009C2E9F" w:rsidP="009C2E9F">
            <w:r w:rsidRPr="009C2E9F">
              <w:t>Text</w:t>
            </w:r>
          </w:p>
        </w:tc>
        <w:tc>
          <w:tcPr>
            <w:tcW w:w="737" w:type="pct"/>
            <w:hideMark/>
          </w:tcPr>
          <w:p w14:paraId="7CC31A98" w14:textId="77777777" w:rsidR="009C2E9F" w:rsidRPr="009C2E9F" w:rsidRDefault="009C2E9F" w:rsidP="009C2E9F">
            <w:r w:rsidRPr="009C2E9F">
              <w:t>No</w:t>
            </w:r>
          </w:p>
        </w:tc>
        <w:tc>
          <w:tcPr>
            <w:tcW w:w="2595" w:type="pct"/>
            <w:hideMark/>
          </w:tcPr>
          <w:p w14:paraId="63E040FD" w14:textId="77777777" w:rsidR="009C2E9F" w:rsidRPr="009C2E9F" w:rsidRDefault="009C2E9F" w:rsidP="009C2E9F">
            <w:r w:rsidRPr="009C2E9F">
              <w:t>Free text. Additional detail on the required action.</w:t>
            </w:r>
          </w:p>
        </w:tc>
      </w:tr>
      <w:tr w:rsidR="00C62A87" w:rsidRPr="009C2E9F" w14:paraId="2AB4B2A7" w14:textId="77777777" w:rsidTr="009C2E9F">
        <w:tc>
          <w:tcPr>
            <w:tcW w:w="975" w:type="pct"/>
            <w:hideMark/>
          </w:tcPr>
          <w:p w14:paraId="44177DCC" w14:textId="77777777" w:rsidR="009C2E9F" w:rsidRPr="009C2E9F" w:rsidRDefault="009C2E9F" w:rsidP="009C2E9F">
            <w:r w:rsidRPr="009C2E9F">
              <w:t>Assignee</w:t>
            </w:r>
          </w:p>
        </w:tc>
        <w:tc>
          <w:tcPr>
            <w:tcW w:w="693" w:type="pct"/>
            <w:hideMark/>
          </w:tcPr>
          <w:p w14:paraId="5441C583" w14:textId="77777777" w:rsidR="009C2E9F" w:rsidRPr="009C2E9F" w:rsidRDefault="009C2E9F" w:rsidP="009C2E9F">
            <w:r w:rsidRPr="009C2E9F">
              <w:t>Lookup</w:t>
            </w:r>
          </w:p>
        </w:tc>
        <w:tc>
          <w:tcPr>
            <w:tcW w:w="737" w:type="pct"/>
            <w:hideMark/>
          </w:tcPr>
          <w:p w14:paraId="7A431A96" w14:textId="77777777" w:rsidR="009C2E9F" w:rsidRPr="009C2E9F" w:rsidRDefault="009C2E9F" w:rsidP="009C2E9F">
            <w:r w:rsidRPr="009C2E9F">
              <w:t>Yes</w:t>
            </w:r>
          </w:p>
        </w:tc>
        <w:tc>
          <w:tcPr>
            <w:tcW w:w="2595" w:type="pct"/>
            <w:hideMark/>
          </w:tcPr>
          <w:p w14:paraId="7B5FF130" w14:textId="77777777" w:rsidR="009C2E9F" w:rsidRPr="009C2E9F" w:rsidRDefault="009C2E9F" w:rsidP="009C2E9F">
            <w:r w:rsidRPr="009C2E9F">
              <w:t>Selected from the CMS user directory. Any CMS-registered staff member may be assigned. See Section 3.</w:t>
            </w:r>
          </w:p>
        </w:tc>
      </w:tr>
      <w:tr w:rsidR="00C62A87" w:rsidRPr="009C2E9F" w14:paraId="7D6CBCF3" w14:textId="77777777" w:rsidTr="009C2E9F">
        <w:tc>
          <w:tcPr>
            <w:tcW w:w="975" w:type="pct"/>
            <w:hideMark/>
          </w:tcPr>
          <w:p w14:paraId="71368004" w14:textId="77777777" w:rsidR="009C2E9F" w:rsidRPr="009C2E9F" w:rsidRDefault="009C2E9F" w:rsidP="009C2E9F">
            <w:r w:rsidRPr="009C2E9F">
              <w:t>Priority</w:t>
            </w:r>
          </w:p>
        </w:tc>
        <w:tc>
          <w:tcPr>
            <w:tcW w:w="693" w:type="pct"/>
            <w:hideMark/>
          </w:tcPr>
          <w:p w14:paraId="52DA0101" w14:textId="77777777" w:rsidR="009C2E9F" w:rsidRPr="009C2E9F" w:rsidRDefault="009C2E9F" w:rsidP="009C2E9F">
            <w:r w:rsidRPr="009C2E9F">
              <w:t>Dropdown</w:t>
            </w:r>
          </w:p>
        </w:tc>
        <w:tc>
          <w:tcPr>
            <w:tcW w:w="737" w:type="pct"/>
            <w:hideMark/>
          </w:tcPr>
          <w:p w14:paraId="10655E68" w14:textId="77777777" w:rsidR="009C2E9F" w:rsidRPr="009C2E9F" w:rsidRDefault="009C2E9F" w:rsidP="009C2E9F">
            <w:r w:rsidRPr="009C2E9F">
              <w:t>No</w:t>
            </w:r>
          </w:p>
        </w:tc>
        <w:tc>
          <w:tcPr>
            <w:tcW w:w="2595" w:type="pct"/>
            <w:hideMark/>
          </w:tcPr>
          <w:p w14:paraId="1BE3637F" w14:textId="325BE3EC" w:rsidR="009C2E9F" w:rsidRPr="009C2E9F" w:rsidRDefault="00A31B82" w:rsidP="009C2E9F">
            <w:r>
              <w:rPr>
                <w:rFonts w:hint="eastAsia"/>
              </w:rPr>
              <w:t>Normal, High; default to Normal</w:t>
            </w:r>
          </w:p>
        </w:tc>
      </w:tr>
      <w:tr w:rsidR="00C62A87" w:rsidRPr="009C2E9F" w14:paraId="18FEAD72" w14:textId="77777777" w:rsidTr="009C2E9F">
        <w:tc>
          <w:tcPr>
            <w:tcW w:w="975" w:type="pct"/>
            <w:hideMark/>
          </w:tcPr>
          <w:p w14:paraId="4F99B0DC" w14:textId="77777777" w:rsidR="009C2E9F" w:rsidRPr="009C2E9F" w:rsidRDefault="009C2E9F" w:rsidP="009C2E9F">
            <w:r w:rsidRPr="009C2E9F">
              <w:t>Due Date and Time</w:t>
            </w:r>
          </w:p>
        </w:tc>
        <w:tc>
          <w:tcPr>
            <w:tcW w:w="693" w:type="pct"/>
            <w:hideMark/>
          </w:tcPr>
          <w:p w14:paraId="5622C80E" w14:textId="77777777" w:rsidR="009C2E9F" w:rsidRPr="009C2E9F" w:rsidRDefault="009C2E9F" w:rsidP="009C2E9F">
            <w:r w:rsidRPr="009C2E9F">
              <w:t>Date/Time</w:t>
            </w:r>
          </w:p>
        </w:tc>
        <w:tc>
          <w:tcPr>
            <w:tcW w:w="737" w:type="pct"/>
            <w:hideMark/>
          </w:tcPr>
          <w:p w14:paraId="0F619CA7" w14:textId="77777777" w:rsidR="009C2E9F" w:rsidRPr="009C2E9F" w:rsidRDefault="009C2E9F" w:rsidP="009C2E9F">
            <w:r w:rsidRPr="009C2E9F">
              <w:t>No</w:t>
            </w:r>
          </w:p>
        </w:tc>
        <w:tc>
          <w:tcPr>
            <w:tcW w:w="2595" w:type="pct"/>
            <w:hideMark/>
          </w:tcPr>
          <w:p w14:paraId="2EC364CC" w14:textId="622042BA" w:rsidR="009C2E9F" w:rsidRPr="009C2E9F" w:rsidRDefault="009C2E9F" w:rsidP="009C2E9F">
            <w:r w:rsidRPr="009C2E9F">
              <w:t>Optional target completion date and time</w:t>
            </w:r>
          </w:p>
        </w:tc>
      </w:tr>
      <w:tr w:rsidR="000C0D5D" w:rsidRPr="009C2E9F" w14:paraId="5E3AD988" w14:textId="77777777" w:rsidTr="009C2E9F">
        <w:tc>
          <w:tcPr>
            <w:tcW w:w="975" w:type="pct"/>
          </w:tcPr>
          <w:p w14:paraId="6D063B57" w14:textId="20B67B8E" w:rsidR="000C0D5D" w:rsidRPr="009C2E9F" w:rsidRDefault="000C0D5D" w:rsidP="009C2E9F">
            <w:commentRangeStart w:id="367"/>
            <w:r>
              <w:rPr>
                <w:rFonts w:hint="eastAsia"/>
              </w:rPr>
              <w:t>Checklist</w:t>
            </w:r>
            <w:commentRangeEnd w:id="367"/>
            <w:r w:rsidR="00151826" w:rsidRPr="009C2E9F">
              <w:rPr>
                <w:rStyle w:val="CommentReference"/>
                <w:sz w:val="22"/>
                <w:szCs w:val="24"/>
              </w:rPr>
              <w:commentReference w:id="367"/>
            </w:r>
          </w:p>
        </w:tc>
        <w:tc>
          <w:tcPr>
            <w:tcW w:w="693" w:type="pct"/>
          </w:tcPr>
          <w:p w14:paraId="231F5BE1" w14:textId="4BDF4AD4" w:rsidR="000C0D5D" w:rsidRPr="009C2E9F" w:rsidRDefault="000C0D5D" w:rsidP="009C2E9F">
            <w:r>
              <w:rPr>
                <w:rFonts w:hint="eastAsia"/>
              </w:rPr>
              <w:t>Text</w:t>
            </w:r>
          </w:p>
        </w:tc>
        <w:tc>
          <w:tcPr>
            <w:tcW w:w="737" w:type="pct"/>
          </w:tcPr>
          <w:p w14:paraId="051484DC" w14:textId="3545D327" w:rsidR="000C0D5D" w:rsidRPr="009C2E9F" w:rsidRDefault="000C0D5D" w:rsidP="009C2E9F">
            <w:r>
              <w:rPr>
                <w:rFonts w:hint="eastAsia"/>
              </w:rPr>
              <w:t>No</w:t>
            </w:r>
          </w:p>
        </w:tc>
        <w:tc>
          <w:tcPr>
            <w:tcW w:w="2595" w:type="pct"/>
          </w:tcPr>
          <w:p w14:paraId="57D8E798" w14:textId="77777777" w:rsidR="000C0D5D" w:rsidRDefault="000C0D5D" w:rsidP="009C2E9F">
            <w:r>
              <w:rPr>
                <w:rFonts w:hint="eastAsia"/>
              </w:rPr>
              <w:t xml:space="preserve">One or more items defined by Controller at creation or editing. All items must be ticked before </w:t>
            </w:r>
            <w:r>
              <w:t>the</w:t>
            </w:r>
            <w:r>
              <w:rPr>
                <w:rFonts w:hint="eastAsia"/>
              </w:rPr>
              <w:t xml:space="preserve"> Assignee can mark the Task as complete.</w:t>
            </w:r>
          </w:p>
          <w:p w14:paraId="7F398F49" w14:textId="3AC1B918" w:rsidR="000C0D5D" w:rsidRPr="009C2E9F" w:rsidRDefault="000C0D5D" w:rsidP="009C2E9F">
            <w:r>
              <w:rPr>
                <w:rFonts w:hint="eastAsia"/>
              </w:rPr>
              <w:t>When no checklist is defined, the Assignee may mark complete freely.</w:t>
            </w:r>
          </w:p>
        </w:tc>
      </w:tr>
      <w:tr w:rsidR="00A31B82" w:rsidRPr="009C2E9F" w14:paraId="61C1A8D0" w14:textId="77777777" w:rsidTr="009C2E9F">
        <w:tc>
          <w:tcPr>
            <w:tcW w:w="975" w:type="pct"/>
          </w:tcPr>
          <w:p w14:paraId="7ABB1CAA" w14:textId="115583A9" w:rsidR="00A31B82" w:rsidRPr="009C2E9F" w:rsidRDefault="00A31B82" w:rsidP="009C2E9F">
            <w:r>
              <w:rPr>
                <w:rFonts w:hint="eastAsia"/>
              </w:rPr>
              <w:t>Recurrence Schedule</w:t>
            </w:r>
          </w:p>
        </w:tc>
        <w:tc>
          <w:tcPr>
            <w:tcW w:w="693" w:type="pct"/>
          </w:tcPr>
          <w:p w14:paraId="7747940D" w14:textId="7697A153" w:rsidR="00A31B82" w:rsidRPr="009C2E9F" w:rsidRDefault="00A31B82" w:rsidP="009C2E9F">
            <w:r>
              <w:rPr>
                <w:rFonts w:hint="eastAsia"/>
              </w:rPr>
              <w:t>Date/Time</w:t>
            </w:r>
          </w:p>
        </w:tc>
        <w:tc>
          <w:tcPr>
            <w:tcW w:w="737" w:type="pct"/>
          </w:tcPr>
          <w:p w14:paraId="10079EF3" w14:textId="194560F4" w:rsidR="00A31B82" w:rsidRPr="009C2E9F" w:rsidRDefault="00A31B82" w:rsidP="009C2E9F">
            <w:r>
              <w:rPr>
                <w:rFonts w:hint="eastAsia"/>
              </w:rPr>
              <w:t>No</w:t>
            </w:r>
          </w:p>
        </w:tc>
        <w:tc>
          <w:tcPr>
            <w:tcW w:w="2595" w:type="pct"/>
          </w:tcPr>
          <w:p w14:paraId="0F699D3B" w14:textId="7ADAFBF6" w:rsidR="00A31B82" w:rsidRPr="009C2E9F" w:rsidRDefault="00A31B82" w:rsidP="009C2E9F">
            <w:r>
              <w:rPr>
                <w:rFonts w:hint="eastAsia"/>
              </w:rPr>
              <w:t>Set repeat creation of commonly scheduled tasks, and assigned to same Assignees or group of Assignees</w:t>
            </w:r>
          </w:p>
        </w:tc>
      </w:tr>
      <w:tr w:rsidR="00A31B82" w:rsidRPr="009C2E9F" w14:paraId="322CB818" w14:textId="77777777" w:rsidTr="009C2E9F">
        <w:tc>
          <w:tcPr>
            <w:tcW w:w="975" w:type="pct"/>
          </w:tcPr>
          <w:p w14:paraId="3181F1BC" w14:textId="5D51EFD8" w:rsidR="00A31B82" w:rsidRPr="009C2E9F" w:rsidRDefault="00A31B82" w:rsidP="009C2E9F">
            <w:r>
              <w:rPr>
                <w:rFonts w:hint="eastAsia"/>
              </w:rPr>
              <w:t>Task Comments</w:t>
            </w:r>
          </w:p>
        </w:tc>
        <w:tc>
          <w:tcPr>
            <w:tcW w:w="693" w:type="pct"/>
          </w:tcPr>
          <w:p w14:paraId="6123832D" w14:textId="2B08DC57" w:rsidR="00A31B82" w:rsidRPr="009C2E9F" w:rsidRDefault="00A31B82" w:rsidP="009C2E9F">
            <w:r>
              <w:rPr>
                <w:rFonts w:hint="eastAsia"/>
              </w:rPr>
              <w:t>Text</w:t>
            </w:r>
          </w:p>
        </w:tc>
        <w:tc>
          <w:tcPr>
            <w:tcW w:w="737" w:type="pct"/>
          </w:tcPr>
          <w:p w14:paraId="2A6C32EF" w14:textId="141EE010" w:rsidR="00A31B82" w:rsidRPr="009C2E9F" w:rsidRDefault="00A31B82" w:rsidP="009C2E9F">
            <w:r>
              <w:rPr>
                <w:rFonts w:hint="eastAsia"/>
              </w:rPr>
              <w:t>No</w:t>
            </w:r>
          </w:p>
        </w:tc>
        <w:tc>
          <w:tcPr>
            <w:tcW w:w="2595" w:type="pct"/>
          </w:tcPr>
          <w:p w14:paraId="13EACFA5" w14:textId="5B751F3C" w:rsidR="00A31B82" w:rsidRPr="009C2E9F" w:rsidRDefault="00A31B82" w:rsidP="009C2E9F">
            <w:r>
              <w:rPr>
                <w:rFonts w:hint="eastAsia"/>
              </w:rPr>
              <w:t>Comments section by Responder or Controller for the Task</w:t>
            </w:r>
          </w:p>
        </w:tc>
      </w:tr>
      <w:tr w:rsidR="00A31B82" w:rsidRPr="009C2E9F" w14:paraId="2DAA839F" w14:textId="77777777" w:rsidTr="009C2E9F">
        <w:tc>
          <w:tcPr>
            <w:tcW w:w="975" w:type="pct"/>
          </w:tcPr>
          <w:p w14:paraId="1FF8CF9F" w14:textId="7C497E61" w:rsidR="00A31B82" w:rsidRPr="009C2E9F" w:rsidRDefault="00A31B82" w:rsidP="009C2E9F">
            <w:r>
              <w:rPr>
                <w:rFonts w:hint="eastAsia"/>
              </w:rPr>
              <w:t>Task Close Reason</w:t>
            </w:r>
          </w:p>
        </w:tc>
        <w:tc>
          <w:tcPr>
            <w:tcW w:w="693" w:type="pct"/>
          </w:tcPr>
          <w:p w14:paraId="2741D0B8" w14:textId="4811B1AF" w:rsidR="00A31B82" w:rsidRPr="009C2E9F" w:rsidRDefault="00A31B82" w:rsidP="009C2E9F">
            <w:r>
              <w:rPr>
                <w:rFonts w:hint="eastAsia"/>
              </w:rPr>
              <w:t>Text</w:t>
            </w:r>
          </w:p>
        </w:tc>
        <w:tc>
          <w:tcPr>
            <w:tcW w:w="737" w:type="pct"/>
          </w:tcPr>
          <w:p w14:paraId="22F0E109" w14:textId="41221DC8" w:rsidR="00A31B82" w:rsidRPr="009C2E9F" w:rsidRDefault="000C0D5D" w:rsidP="009C2E9F">
            <w:r>
              <w:rPr>
                <w:rFonts w:hint="eastAsia"/>
              </w:rPr>
              <w:t>Conditional</w:t>
            </w:r>
          </w:p>
        </w:tc>
        <w:tc>
          <w:tcPr>
            <w:tcW w:w="2595" w:type="pct"/>
          </w:tcPr>
          <w:p w14:paraId="0DF5E6F8" w14:textId="36B1CC30" w:rsidR="00A31B82" w:rsidRPr="009C2E9F" w:rsidRDefault="00A31B82" w:rsidP="009C2E9F">
            <w:r>
              <w:rPr>
                <w:rFonts w:hint="eastAsia"/>
              </w:rPr>
              <w:t xml:space="preserve">For input by Controller. Mandatory if </w:t>
            </w:r>
            <w:r>
              <w:t>closing</w:t>
            </w:r>
            <w:r>
              <w:rPr>
                <w:rFonts w:hint="eastAsia"/>
              </w:rPr>
              <w:t xml:space="preserve"> task before task is complete; non-mandatory if Task has been completed</w:t>
            </w:r>
          </w:p>
        </w:tc>
      </w:tr>
      <w:tr w:rsidR="00C62A87" w:rsidRPr="009C2E9F" w14:paraId="423662DC" w14:textId="77777777" w:rsidTr="009C2E9F">
        <w:tc>
          <w:tcPr>
            <w:tcW w:w="975" w:type="pct"/>
            <w:hideMark/>
          </w:tcPr>
          <w:p w14:paraId="7D509EE4" w14:textId="77777777" w:rsidR="009C2E9F" w:rsidRPr="009C2E9F" w:rsidRDefault="009C2E9F" w:rsidP="009C2E9F">
            <w:r w:rsidRPr="009C2E9F">
              <w:t>Attachments</w:t>
            </w:r>
          </w:p>
        </w:tc>
        <w:tc>
          <w:tcPr>
            <w:tcW w:w="693" w:type="pct"/>
            <w:hideMark/>
          </w:tcPr>
          <w:p w14:paraId="18EC7EAD" w14:textId="77777777" w:rsidR="009C2E9F" w:rsidRPr="009C2E9F" w:rsidRDefault="009C2E9F" w:rsidP="009C2E9F">
            <w:r w:rsidRPr="009C2E9F">
              <w:t>File upload</w:t>
            </w:r>
          </w:p>
        </w:tc>
        <w:tc>
          <w:tcPr>
            <w:tcW w:w="737" w:type="pct"/>
            <w:hideMark/>
          </w:tcPr>
          <w:p w14:paraId="43C4716A" w14:textId="77777777" w:rsidR="009C2E9F" w:rsidRPr="009C2E9F" w:rsidRDefault="009C2E9F" w:rsidP="009C2E9F">
            <w:r w:rsidRPr="009C2E9F">
              <w:t>No</w:t>
            </w:r>
          </w:p>
        </w:tc>
        <w:tc>
          <w:tcPr>
            <w:tcW w:w="2595" w:type="pct"/>
            <w:hideMark/>
          </w:tcPr>
          <w:p w14:paraId="623FBCAF" w14:textId="0AACC180" w:rsidR="009C2E9F" w:rsidRPr="009C2E9F" w:rsidRDefault="009C2E9F" w:rsidP="009C2E9F">
            <w:r w:rsidRPr="009C2E9F">
              <w:t>Supporting documents or images relevant to the Task</w:t>
            </w:r>
          </w:p>
        </w:tc>
      </w:tr>
      <w:tr w:rsidR="00C62A87" w:rsidRPr="009C2E9F" w14:paraId="5E3027D5" w14:textId="77777777" w:rsidTr="009C2E9F">
        <w:tc>
          <w:tcPr>
            <w:tcW w:w="975" w:type="pct"/>
            <w:hideMark/>
          </w:tcPr>
          <w:p w14:paraId="3B7B713B" w14:textId="77777777" w:rsidR="009C2E9F" w:rsidRPr="009C2E9F" w:rsidRDefault="009C2E9F" w:rsidP="009C2E9F">
            <w:r w:rsidRPr="009C2E9F">
              <w:t>Created By</w:t>
            </w:r>
          </w:p>
        </w:tc>
        <w:tc>
          <w:tcPr>
            <w:tcW w:w="693" w:type="pct"/>
            <w:hideMark/>
          </w:tcPr>
          <w:p w14:paraId="09B3C013" w14:textId="77777777" w:rsidR="009C2E9F" w:rsidRPr="009C2E9F" w:rsidRDefault="009C2E9F" w:rsidP="009C2E9F">
            <w:r w:rsidRPr="009C2E9F">
              <w:t>System</w:t>
            </w:r>
          </w:p>
        </w:tc>
        <w:tc>
          <w:tcPr>
            <w:tcW w:w="737" w:type="pct"/>
            <w:hideMark/>
          </w:tcPr>
          <w:p w14:paraId="4FDC51FF" w14:textId="77777777" w:rsidR="009C2E9F" w:rsidRPr="009C2E9F" w:rsidRDefault="009C2E9F" w:rsidP="009C2E9F">
            <w:r w:rsidRPr="009C2E9F">
              <w:t>Yes</w:t>
            </w:r>
          </w:p>
        </w:tc>
        <w:tc>
          <w:tcPr>
            <w:tcW w:w="2595" w:type="pct"/>
            <w:hideMark/>
          </w:tcPr>
          <w:p w14:paraId="52428D36" w14:textId="77777777" w:rsidR="009C2E9F" w:rsidRPr="009C2E9F" w:rsidRDefault="009C2E9F" w:rsidP="009C2E9F">
            <w:r w:rsidRPr="009C2E9F">
              <w:t>Auto-populated from the creating user's account.</w:t>
            </w:r>
          </w:p>
        </w:tc>
      </w:tr>
      <w:tr w:rsidR="00C62A87" w:rsidRPr="009C2E9F" w14:paraId="7638DD60" w14:textId="77777777" w:rsidTr="009C2E9F">
        <w:tc>
          <w:tcPr>
            <w:tcW w:w="975" w:type="pct"/>
            <w:hideMark/>
          </w:tcPr>
          <w:p w14:paraId="787500B3" w14:textId="77777777" w:rsidR="009C2E9F" w:rsidRPr="009C2E9F" w:rsidRDefault="009C2E9F" w:rsidP="009C2E9F">
            <w:r w:rsidRPr="009C2E9F">
              <w:t>Created Date and Time</w:t>
            </w:r>
          </w:p>
        </w:tc>
        <w:tc>
          <w:tcPr>
            <w:tcW w:w="693" w:type="pct"/>
            <w:hideMark/>
          </w:tcPr>
          <w:p w14:paraId="3BA8C991" w14:textId="77777777" w:rsidR="009C2E9F" w:rsidRPr="009C2E9F" w:rsidRDefault="009C2E9F" w:rsidP="009C2E9F">
            <w:r w:rsidRPr="009C2E9F">
              <w:t>System</w:t>
            </w:r>
          </w:p>
        </w:tc>
        <w:tc>
          <w:tcPr>
            <w:tcW w:w="737" w:type="pct"/>
            <w:hideMark/>
          </w:tcPr>
          <w:p w14:paraId="554980F0" w14:textId="77777777" w:rsidR="009C2E9F" w:rsidRPr="009C2E9F" w:rsidRDefault="009C2E9F" w:rsidP="009C2E9F">
            <w:r w:rsidRPr="009C2E9F">
              <w:t>Yes</w:t>
            </w:r>
          </w:p>
        </w:tc>
        <w:tc>
          <w:tcPr>
            <w:tcW w:w="2595" w:type="pct"/>
            <w:hideMark/>
          </w:tcPr>
          <w:p w14:paraId="7FE4590A" w14:textId="77777777" w:rsidR="009C2E9F" w:rsidRPr="009C2E9F" w:rsidRDefault="009C2E9F" w:rsidP="009C2E9F">
            <w:r w:rsidRPr="009C2E9F">
              <w:t>Auto-populated at point of creation.</w:t>
            </w:r>
          </w:p>
        </w:tc>
      </w:tr>
    </w:tbl>
    <w:p w14:paraId="21479843" w14:textId="39CCB177" w:rsidR="00E214E2" w:rsidRPr="00323C34" w:rsidRDefault="00E214E2" w:rsidP="00E214E2">
      <w:pPr>
        <w:pStyle w:val="Heading2"/>
      </w:pPr>
      <w:bookmarkStart w:id="368" w:name="_Toc232496838"/>
      <w:r w:rsidRPr="00323C34">
        <w:rPr>
          <w:rFonts w:hint="eastAsia"/>
        </w:rPr>
        <w:t>Task Assignment and Notifications</w:t>
      </w:r>
      <w:bookmarkEnd w:id="368"/>
    </w:p>
    <w:p w14:paraId="06316BCD" w14:textId="77777777" w:rsidR="00C214D5" w:rsidRDefault="00984DF6" w:rsidP="00226503">
      <w:pPr>
        <w:pStyle w:val="ListParagraph"/>
        <w:numPr>
          <w:ilvl w:val="0"/>
          <w:numId w:val="32"/>
        </w:numPr>
      </w:pPr>
      <w:r w:rsidRPr="00323C34">
        <w:t>The system shall dispatch a notification to the assignee upon Task creation.</w:t>
      </w:r>
    </w:p>
    <w:p w14:paraId="57A09D21" w14:textId="77777777" w:rsidR="00C214D5" w:rsidRDefault="00984DF6" w:rsidP="00226503">
      <w:pPr>
        <w:pStyle w:val="ListParagraph"/>
        <w:numPr>
          <w:ilvl w:val="0"/>
          <w:numId w:val="32"/>
        </w:numPr>
      </w:pPr>
      <w:r w:rsidRPr="00323C34">
        <w:lastRenderedPageBreak/>
        <w:t xml:space="preserve">Where a Task is subsequently reassigned, the new assignee shall receive a </w:t>
      </w:r>
      <w:commentRangeStart w:id="369"/>
      <w:r w:rsidR="005035EB" w:rsidRPr="00323C34">
        <w:t>notification</w:t>
      </w:r>
      <w:commentRangeEnd w:id="369"/>
      <w:r w:rsidR="00C2267E" w:rsidRPr="00323C34">
        <w:rPr>
          <w:rStyle w:val="CommentReference"/>
          <w:sz w:val="22"/>
          <w:szCs w:val="24"/>
        </w:rPr>
        <w:commentReference w:id="369"/>
      </w:r>
      <w:r w:rsidR="005035EB" w:rsidRPr="00323C34">
        <w:t>,</w:t>
      </w:r>
      <w:r w:rsidRPr="00323C34">
        <w:t xml:space="preserve"> and the Task status shall update to Re-Assigned.</w:t>
      </w:r>
    </w:p>
    <w:p w14:paraId="397CB27C" w14:textId="77777777" w:rsidR="00C214D5" w:rsidRDefault="00984DF6" w:rsidP="00226503">
      <w:pPr>
        <w:pStyle w:val="ListParagraph"/>
        <w:numPr>
          <w:ilvl w:val="0"/>
          <w:numId w:val="32"/>
        </w:numPr>
      </w:pPr>
      <w:r w:rsidRPr="00323C34">
        <w:t>Tasks may be assigned to any SDC staff with a CMS account, including but not limited to Rangers and Zone Managers.</w:t>
      </w:r>
    </w:p>
    <w:p w14:paraId="788E8EC8" w14:textId="77777777" w:rsidR="00C214D5" w:rsidRDefault="00EF4DF7" w:rsidP="00226503">
      <w:pPr>
        <w:pStyle w:val="ListParagraph"/>
        <w:numPr>
          <w:ilvl w:val="0"/>
          <w:numId w:val="32"/>
        </w:numPr>
      </w:pPr>
      <w:r w:rsidRPr="00323C34">
        <w:t>The assignee shall update the Task status to reflect completion and may close a Task directly upon completion.</w:t>
      </w:r>
    </w:p>
    <w:p w14:paraId="09741108" w14:textId="35112F32" w:rsidR="00984DF6" w:rsidRPr="00323C34" w:rsidRDefault="00EF4DF7" w:rsidP="00226503">
      <w:pPr>
        <w:pStyle w:val="ListParagraph"/>
        <w:numPr>
          <w:ilvl w:val="0"/>
          <w:numId w:val="32"/>
        </w:numPr>
      </w:pPr>
      <w:r w:rsidRPr="00323C34">
        <w:t>No Controller verification step is required for Task closure.</w:t>
      </w:r>
    </w:p>
    <w:p w14:paraId="334C8693" w14:textId="7C22C38A" w:rsidR="006A6C99" w:rsidRDefault="00581DA0" w:rsidP="00581DA0">
      <w:pPr>
        <w:pStyle w:val="Heading2"/>
      </w:pPr>
      <w:bookmarkStart w:id="370" w:name="_Toc232496839"/>
      <w:r>
        <w:rPr>
          <w:rFonts w:hint="eastAsia"/>
        </w:rPr>
        <w:t>Task Process</w:t>
      </w:r>
      <w:bookmarkEnd w:id="370"/>
    </w:p>
    <w:p w14:paraId="4FEEEEB8" w14:textId="6BE7EBDE" w:rsidR="00581DA0" w:rsidRDefault="00581DA0" w:rsidP="00581DA0">
      <w:pPr>
        <w:pStyle w:val="Heading3"/>
      </w:pPr>
      <w:bookmarkStart w:id="371" w:name="_Toc232496840"/>
      <w:r>
        <w:rPr>
          <w:rFonts w:hint="eastAsia"/>
        </w:rPr>
        <w:t>Requirements</w:t>
      </w:r>
      <w:bookmarkEnd w:id="371"/>
    </w:p>
    <w:p w14:paraId="3B6C1189" w14:textId="01447160" w:rsidR="0059165A" w:rsidRDefault="0059165A" w:rsidP="00226503">
      <w:pPr>
        <w:pStyle w:val="ListParagraph"/>
        <w:numPr>
          <w:ilvl w:val="0"/>
          <w:numId w:val="33"/>
        </w:numPr>
      </w:pPr>
      <w:r>
        <w:rPr>
          <w:rFonts w:hint="eastAsia"/>
        </w:rPr>
        <w:t>Status transitions per role are defined in the Roles and Permission Matrix, Section</w:t>
      </w:r>
      <w:r w:rsidR="00A0075A">
        <w:rPr>
          <w:rFonts w:hint="eastAsia"/>
        </w:rPr>
        <w:t xml:space="preserve"> </w:t>
      </w:r>
      <w:r>
        <w:rPr>
          <w:rFonts w:hint="eastAsia"/>
        </w:rPr>
        <w:t>3</w:t>
      </w:r>
      <w:r w:rsidR="00A0075A">
        <w:rPr>
          <w:rFonts w:hint="eastAsia"/>
        </w:rPr>
        <w:t>.4.2</w:t>
      </w:r>
    </w:p>
    <w:p w14:paraId="16B14F7D" w14:textId="77777777" w:rsidR="00A0075A" w:rsidRDefault="00581DA0" w:rsidP="00226503">
      <w:pPr>
        <w:pStyle w:val="ListParagraph"/>
        <w:numPr>
          <w:ilvl w:val="0"/>
          <w:numId w:val="33"/>
        </w:numPr>
      </w:pPr>
      <w:r w:rsidRPr="00323C34">
        <w:t>The Controller retains visibility of all Task statuses within the linked Case.</w:t>
      </w:r>
    </w:p>
    <w:p w14:paraId="448E277A" w14:textId="4EA12265" w:rsidR="00581DA0" w:rsidRDefault="00581DA0" w:rsidP="00226503">
      <w:pPr>
        <w:pStyle w:val="ListParagraph"/>
        <w:numPr>
          <w:ilvl w:val="0"/>
          <w:numId w:val="33"/>
        </w:numPr>
      </w:pPr>
      <w:commentRangeStart w:id="372"/>
      <w:r>
        <w:rPr>
          <w:rFonts w:hint="eastAsia"/>
        </w:rPr>
        <w:t xml:space="preserve">Where a </w:t>
      </w:r>
      <w:commentRangeStart w:id="373"/>
      <w:r>
        <w:rPr>
          <w:rFonts w:hint="eastAsia"/>
        </w:rPr>
        <w:t xml:space="preserve">Case is closed </w:t>
      </w:r>
      <w:commentRangeEnd w:id="373"/>
      <w:r w:rsidR="00C2267E">
        <w:rPr>
          <w:rStyle w:val="CommentReference"/>
          <w:rFonts w:hint="eastAsia"/>
          <w:sz w:val="22"/>
          <w:szCs w:val="24"/>
        </w:rPr>
        <w:commentReference w:id="373"/>
      </w:r>
      <w:r>
        <w:rPr>
          <w:rFonts w:hint="eastAsia"/>
        </w:rPr>
        <w:t xml:space="preserve">while one or more linked Tasks remain open, the system shall </w:t>
      </w:r>
      <w:r>
        <w:t>prompt</w:t>
      </w:r>
      <w:r>
        <w:rPr>
          <w:rFonts w:hint="eastAsia"/>
        </w:rPr>
        <w:t xml:space="preserve"> the Controller to resolve of close outstanding Tasks before Case closure proceeds.</w:t>
      </w:r>
      <w:commentRangeEnd w:id="372"/>
      <w:r w:rsidR="00F61292">
        <w:rPr>
          <w:rStyle w:val="CommentReference"/>
          <w:sz w:val="22"/>
          <w:szCs w:val="24"/>
        </w:rPr>
        <w:commentReference w:id="372"/>
      </w:r>
    </w:p>
    <w:p w14:paraId="348BC59E" w14:textId="79E02586" w:rsidR="005237D0" w:rsidRDefault="000C0D5D" w:rsidP="005237D0">
      <w:pPr>
        <w:pStyle w:val="ListParagraph"/>
        <w:numPr>
          <w:ilvl w:val="0"/>
          <w:numId w:val="33"/>
        </w:numPr>
      </w:pPr>
      <w:r>
        <w:t>Where open Tasks exist at the time of Case closure, the Controller shall close each outstanding Task</w:t>
      </w:r>
      <w:r>
        <w:rPr>
          <w:rFonts w:hint="eastAsia"/>
        </w:rPr>
        <w:t xml:space="preserve"> </w:t>
      </w:r>
      <w:r>
        <w:t>before proceeding.</w:t>
      </w:r>
    </w:p>
    <w:p w14:paraId="0DA50305" w14:textId="174FB296" w:rsidR="005237D0" w:rsidRPr="005237D0" w:rsidRDefault="000C0D5D" w:rsidP="005237D0">
      <w:pPr>
        <w:pStyle w:val="ListParagraph"/>
        <w:numPr>
          <w:ilvl w:val="0"/>
          <w:numId w:val="33"/>
        </w:numPr>
      </w:pPr>
      <w:r>
        <w:t>A Task Close Reason is mandatory for any Task closed without Assignee completion.</w:t>
      </w:r>
    </w:p>
    <w:p w14:paraId="7D8659B7" w14:textId="77777777" w:rsidR="00A0075A" w:rsidRDefault="00A0075A" w:rsidP="00A0075A">
      <w:pPr>
        <w:pStyle w:val="Heading3"/>
      </w:pPr>
      <w:bookmarkStart w:id="374" w:name="_Toc232496841"/>
      <w:r>
        <w:rPr>
          <w:rFonts w:hint="eastAsia"/>
        </w:rPr>
        <w:t>Task Statuses</w:t>
      </w:r>
      <w:bookmarkEnd w:id="374"/>
    </w:p>
    <w:p w14:paraId="262CAB6E" w14:textId="77777777" w:rsidR="00A0075A" w:rsidRPr="00323C34" w:rsidRDefault="00A0075A" w:rsidP="00A0075A">
      <w:r w:rsidRPr="00323C34">
        <w:t>Each Task shall progress through the following statuses:</w:t>
      </w:r>
    </w:p>
    <w:tbl>
      <w:tblPr>
        <w:tblStyle w:val="SJ"/>
        <w:tblW w:w="0" w:type="auto"/>
        <w:tblLook w:val="04A0" w:firstRow="1" w:lastRow="0" w:firstColumn="1" w:lastColumn="0" w:noHBand="0" w:noVBand="1"/>
      </w:tblPr>
      <w:tblGrid>
        <w:gridCol w:w="1943"/>
        <w:gridCol w:w="3692"/>
        <w:gridCol w:w="3381"/>
      </w:tblGrid>
      <w:tr w:rsidR="000F5D69" w:rsidRPr="00323C34" w14:paraId="6C9E8393" w14:textId="284A0542" w:rsidTr="000F5D69">
        <w:trPr>
          <w:cnfStyle w:val="100000000000" w:firstRow="1" w:lastRow="0" w:firstColumn="0" w:lastColumn="0" w:oddVBand="0" w:evenVBand="0" w:oddHBand="0" w:evenHBand="0" w:firstRowFirstColumn="0" w:firstRowLastColumn="0" w:lastRowFirstColumn="0" w:lastRowLastColumn="0"/>
        </w:trPr>
        <w:tc>
          <w:tcPr>
            <w:tcW w:w="0" w:type="auto"/>
            <w:hideMark/>
          </w:tcPr>
          <w:p w14:paraId="1AB96ECF" w14:textId="77777777" w:rsidR="000F5D69" w:rsidRPr="00323C34" w:rsidRDefault="000F5D69">
            <w:pPr>
              <w:spacing w:after="160"/>
              <w:rPr>
                <w:bCs/>
              </w:rPr>
            </w:pPr>
            <w:r w:rsidRPr="00323C34">
              <w:rPr>
                <w:bCs/>
              </w:rPr>
              <w:t>Status</w:t>
            </w:r>
          </w:p>
        </w:tc>
        <w:tc>
          <w:tcPr>
            <w:tcW w:w="0" w:type="auto"/>
            <w:hideMark/>
          </w:tcPr>
          <w:p w14:paraId="56DCB87D" w14:textId="2D6044CA" w:rsidR="000F5D69" w:rsidRPr="00323C34" w:rsidRDefault="000F5D69">
            <w:pPr>
              <w:spacing w:after="160"/>
              <w:rPr>
                <w:bCs/>
              </w:rPr>
            </w:pPr>
            <w:r w:rsidRPr="00323C34">
              <w:rPr>
                <w:bCs/>
              </w:rPr>
              <w:t>Description</w:t>
            </w:r>
          </w:p>
        </w:tc>
        <w:tc>
          <w:tcPr>
            <w:tcW w:w="0" w:type="auto"/>
          </w:tcPr>
          <w:p w14:paraId="3AB87929" w14:textId="1181E0F4" w:rsidR="000F5D69" w:rsidRPr="00323C34" w:rsidRDefault="000F5D69">
            <w:pPr>
              <w:spacing w:after="160"/>
              <w:rPr>
                <w:bCs/>
              </w:rPr>
            </w:pPr>
            <w:r>
              <w:rPr>
                <w:rFonts w:hint="eastAsia"/>
                <w:bCs/>
              </w:rPr>
              <w:t>Permitted Actions</w:t>
            </w:r>
          </w:p>
        </w:tc>
      </w:tr>
      <w:tr w:rsidR="000F5D69" w:rsidRPr="00323C34" w14:paraId="1D34BA47" w14:textId="7477C314" w:rsidTr="000F5D69">
        <w:tc>
          <w:tcPr>
            <w:tcW w:w="0" w:type="auto"/>
            <w:hideMark/>
          </w:tcPr>
          <w:p w14:paraId="182A9B63" w14:textId="77777777" w:rsidR="000F5D69" w:rsidRPr="00323C34" w:rsidRDefault="000F5D69">
            <w:pPr>
              <w:spacing w:after="160"/>
            </w:pPr>
            <w:r w:rsidRPr="00323C34">
              <w:t>Created</w:t>
            </w:r>
          </w:p>
        </w:tc>
        <w:tc>
          <w:tcPr>
            <w:tcW w:w="0" w:type="auto"/>
            <w:hideMark/>
          </w:tcPr>
          <w:p w14:paraId="3597D78B" w14:textId="03A9891F" w:rsidR="000F5D69" w:rsidRPr="00323C34" w:rsidRDefault="000F5D69">
            <w:pPr>
              <w:spacing w:after="160"/>
            </w:pPr>
            <w:r w:rsidRPr="00323C34">
              <w:t xml:space="preserve">Task has been created and </w:t>
            </w:r>
            <w:r>
              <w:rPr>
                <w:rFonts w:hint="eastAsia"/>
              </w:rPr>
              <w:t xml:space="preserve">not yet </w:t>
            </w:r>
            <w:r w:rsidRPr="00323C34">
              <w:t xml:space="preserve">assigned </w:t>
            </w:r>
            <w:r>
              <w:rPr>
                <w:rFonts w:hint="eastAsia"/>
              </w:rPr>
              <w:t xml:space="preserve">to a </w:t>
            </w:r>
            <w:r w:rsidRPr="00323C34">
              <w:t>Controller</w:t>
            </w:r>
          </w:p>
        </w:tc>
        <w:tc>
          <w:tcPr>
            <w:tcW w:w="0" w:type="auto"/>
          </w:tcPr>
          <w:p w14:paraId="6A81A5AF" w14:textId="77777777" w:rsidR="000F5D69" w:rsidRDefault="000F5D69">
            <w:pPr>
              <w:spacing w:after="160"/>
            </w:pPr>
            <w:r>
              <w:rPr>
                <w:rFonts w:hint="eastAsia"/>
              </w:rPr>
              <w:t>Controller:</w:t>
            </w:r>
          </w:p>
          <w:p w14:paraId="631A4877" w14:textId="77777777" w:rsidR="000F5D69" w:rsidRDefault="000F5D69" w:rsidP="000F5D69">
            <w:pPr>
              <w:pStyle w:val="ListBullet"/>
            </w:pPr>
            <w:r>
              <w:rPr>
                <w:rFonts w:hint="eastAsia"/>
              </w:rPr>
              <w:t>Assign Assignee or group</w:t>
            </w:r>
          </w:p>
          <w:p w14:paraId="5D7D80C3" w14:textId="77777777" w:rsidR="000F5D69" w:rsidRDefault="000F5D69" w:rsidP="000F5D69">
            <w:pPr>
              <w:pStyle w:val="ListBullet"/>
            </w:pPr>
            <w:r>
              <w:t>E</w:t>
            </w:r>
            <w:r>
              <w:rPr>
                <w:rFonts w:hint="eastAsia"/>
              </w:rPr>
              <w:t>dit task details</w:t>
            </w:r>
          </w:p>
          <w:p w14:paraId="3183DCB0" w14:textId="47C0392D" w:rsidR="000F5D69" w:rsidRPr="00323C34" w:rsidRDefault="000F5D69" w:rsidP="000F5D69">
            <w:pPr>
              <w:pStyle w:val="ListBullet"/>
            </w:pPr>
            <w:r>
              <w:rPr>
                <w:rFonts w:hint="eastAsia"/>
              </w:rPr>
              <w:t>Close tasks</w:t>
            </w:r>
          </w:p>
        </w:tc>
      </w:tr>
      <w:tr w:rsidR="000F5D69" w:rsidRPr="00323C34" w14:paraId="08776187" w14:textId="2081008F" w:rsidTr="000F5D69">
        <w:tc>
          <w:tcPr>
            <w:tcW w:w="0" w:type="auto"/>
            <w:hideMark/>
          </w:tcPr>
          <w:p w14:paraId="0ADAF3E9" w14:textId="19FE1CFE" w:rsidR="000F5D69" w:rsidRPr="00323C34" w:rsidRDefault="000F5D69">
            <w:pPr>
              <w:spacing w:after="160"/>
            </w:pPr>
            <w:r w:rsidRPr="00323C34">
              <w:t>Assigned</w:t>
            </w:r>
          </w:p>
        </w:tc>
        <w:tc>
          <w:tcPr>
            <w:tcW w:w="0" w:type="auto"/>
            <w:hideMark/>
          </w:tcPr>
          <w:p w14:paraId="0CCBFB61" w14:textId="44AAEEA0" w:rsidR="000F5D69" w:rsidRPr="00323C34" w:rsidRDefault="000F5D69">
            <w:pPr>
              <w:spacing w:after="160"/>
            </w:pPr>
            <w:r>
              <w:rPr>
                <w:rFonts w:hint="eastAsia"/>
              </w:rPr>
              <w:t>Controller has assigned a Responder or group to the Task</w:t>
            </w:r>
          </w:p>
        </w:tc>
        <w:tc>
          <w:tcPr>
            <w:tcW w:w="0" w:type="auto"/>
          </w:tcPr>
          <w:p w14:paraId="2BE16546" w14:textId="77777777" w:rsidR="000F5D69" w:rsidRDefault="000F5D69">
            <w:pPr>
              <w:spacing w:after="160"/>
            </w:pPr>
            <w:r>
              <w:rPr>
                <w:rFonts w:hint="eastAsia"/>
              </w:rPr>
              <w:t>Assignee:</w:t>
            </w:r>
          </w:p>
          <w:p w14:paraId="613A967B" w14:textId="77777777" w:rsidR="000F5D69" w:rsidRDefault="000F5D69" w:rsidP="000F5D69">
            <w:pPr>
              <w:pStyle w:val="ListBullet"/>
            </w:pPr>
            <w:r>
              <w:rPr>
                <w:rFonts w:hint="eastAsia"/>
              </w:rPr>
              <w:t>Acknowledge</w:t>
            </w:r>
          </w:p>
          <w:p w14:paraId="09A9C574" w14:textId="77777777" w:rsidR="000F5D69" w:rsidRDefault="000F5D69" w:rsidP="000F5D69">
            <w:pPr>
              <w:pStyle w:val="ListBullet"/>
              <w:numPr>
                <w:ilvl w:val="0"/>
                <w:numId w:val="0"/>
              </w:numPr>
            </w:pPr>
            <w:r>
              <w:rPr>
                <w:rFonts w:hint="eastAsia"/>
              </w:rPr>
              <w:t>Controller:</w:t>
            </w:r>
          </w:p>
          <w:p w14:paraId="68182343" w14:textId="48410172" w:rsidR="000F5D69" w:rsidRDefault="000F5D69" w:rsidP="000F5D69">
            <w:pPr>
              <w:pStyle w:val="ListBullet"/>
            </w:pPr>
            <w:r>
              <w:rPr>
                <w:rFonts w:hint="eastAsia"/>
              </w:rPr>
              <w:t>Assign / reassign</w:t>
            </w:r>
          </w:p>
          <w:p w14:paraId="7325F9F2" w14:textId="77777777" w:rsidR="000F5D69" w:rsidRDefault="000F5D69" w:rsidP="000F5D69">
            <w:pPr>
              <w:pStyle w:val="ListBullet"/>
            </w:pPr>
            <w:r>
              <w:rPr>
                <w:rFonts w:hint="eastAsia"/>
              </w:rPr>
              <w:t>Edit task details</w:t>
            </w:r>
          </w:p>
          <w:p w14:paraId="0FFF22B4" w14:textId="4963E493" w:rsidR="000F5D69" w:rsidRPr="00323C34" w:rsidDel="00304A7E" w:rsidRDefault="000F5D69" w:rsidP="000F5D69">
            <w:pPr>
              <w:pStyle w:val="ListBullet"/>
            </w:pPr>
            <w:r>
              <w:t>C</w:t>
            </w:r>
            <w:r>
              <w:rPr>
                <w:rFonts w:hint="eastAsia"/>
              </w:rPr>
              <w:t>lose task</w:t>
            </w:r>
          </w:p>
        </w:tc>
      </w:tr>
      <w:tr w:rsidR="000F5D69" w:rsidRPr="00323C34" w14:paraId="67F3B299" w14:textId="592E5E2D" w:rsidTr="000F5D69">
        <w:tc>
          <w:tcPr>
            <w:tcW w:w="0" w:type="auto"/>
            <w:hideMark/>
          </w:tcPr>
          <w:p w14:paraId="66E52EBD" w14:textId="77777777" w:rsidR="000F5D69" w:rsidRPr="00323C34" w:rsidRDefault="000F5D69">
            <w:pPr>
              <w:spacing w:after="160"/>
            </w:pPr>
            <w:r w:rsidRPr="00323C34">
              <w:lastRenderedPageBreak/>
              <w:t>Acknowledged</w:t>
            </w:r>
          </w:p>
        </w:tc>
        <w:tc>
          <w:tcPr>
            <w:tcW w:w="0" w:type="auto"/>
            <w:hideMark/>
          </w:tcPr>
          <w:p w14:paraId="013EF96E" w14:textId="77777777" w:rsidR="000F5D69" w:rsidRPr="00323C34" w:rsidRDefault="000F5D69">
            <w:pPr>
              <w:spacing w:after="160"/>
            </w:pPr>
            <w:r w:rsidRPr="00323C34">
              <w:t>Assignee has acknowledged receipt of the Task</w:t>
            </w:r>
          </w:p>
        </w:tc>
        <w:tc>
          <w:tcPr>
            <w:tcW w:w="0" w:type="auto"/>
          </w:tcPr>
          <w:p w14:paraId="59DD7538" w14:textId="77777777" w:rsidR="000F5D69" w:rsidRDefault="000F5D69">
            <w:pPr>
              <w:spacing w:after="160"/>
            </w:pPr>
            <w:r>
              <w:rPr>
                <w:rFonts w:hint="eastAsia"/>
              </w:rPr>
              <w:t>Assignee:</w:t>
            </w:r>
          </w:p>
          <w:p w14:paraId="57A71A59" w14:textId="77777777" w:rsidR="000F5D69" w:rsidRDefault="000F5D69" w:rsidP="000F5D69">
            <w:pPr>
              <w:pStyle w:val="ListBullet"/>
            </w:pPr>
            <w:r>
              <w:rPr>
                <w:rFonts w:hint="eastAsia"/>
              </w:rPr>
              <w:t>Start task</w:t>
            </w:r>
          </w:p>
          <w:p w14:paraId="78C62B28" w14:textId="4E3A2129" w:rsidR="000F5D69" w:rsidRDefault="000F5D69" w:rsidP="000F5D69">
            <w:pPr>
              <w:pStyle w:val="ListBullet"/>
              <w:numPr>
                <w:ilvl w:val="0"/>
                <w:numId w:val="0"/>
              </w:numPr>
            </w:pPr>
            <w:r>
              <w:rPr>
                <w:rFonts w:hint="eastAsia"/>
              </w:rPr>
              <w:t>Controller:</w:t>
            </w:r>
          </w:p>
          <w:p w14:paraId="458E2FFB" w14:textId="2FE55C90" w:rsidR="000F5D69" w:rsidRDefault="000F5D69" w:rsidP="000F5D69">
            <w:pPr>
              <w:pStyle w:val="ListBullet"/>
            </w:pPr>
            <w:r>
              <w:rPr>
                <w:rFonts w:hint="eastAsia"/>
              </w:rPr>
              <w:t>Assign / reassign</w:t>
            </w:r>
          </w:p>
          <w:p w14:paraId="44DC8C15" w14:textId="40473F15" w:rsidR="000F5D69" w:rsidRDefault="000F5D69" w:rsidP="000F5D69">
            <w:pPr>
              <w:pStyle w:val="ListBullet"/>
            </w:pPr>
            <w:r>
              <w:rPr>
                <w:rFonts w:hint="eastAsia"/>
              </w:rPr>
              <w:t>Close task</w:t>
            </w:r>
          </w:p>
          <w:p w14:paraId="62DFC0F5" w14:textId="25714E6B" w:rsidR="000F5D69" w:rsidRPr="00323C34" w:rsidRDefault="000F5D69" w:rsidP="000F5D69">
            <w:pPr>
              <w:pStyle w:val="ListBullet"/>
              <w:numPr>
                <w:ilvl w:val="0"/>
                <w:numId w:val="0"/>
              </w:numPr>
              <w:ind w:left="720" w:hanging="360"/>
            </w:pPr>
          </w:p>
        </w:tc>
      </w:tr>
      <w:tr w:rsidR="000F5D69" w:rsidRPr="00323C34" w14:paraId="6FC5F452" w14:textId="0CB90A0B" w:rsidTr="000F5D69">
        <w:tc>
          <w:tcPr>
            <w:tcW w:w="0" w:type="auto"/>
            <w:hideMark/>
          </w:tcPr>
          <w:p w14:paraId="0B1775EC" w14:textId="77777777" w:rsidR="000F5D69" w:rsidRPr="00323C34" w:rsidRDefault="000F5D69">
            <w:pPr>
              <w:spacing w:after="160"/>
            </w:pPr>
            <w:r w:rsidRPr="00323C34">
              <w:t>In Progress</w:t>
            </w:r>
          </w:p>
        </w:tc>
        <w:tc>
          <w:tcPr>
            <w:tcW w:w="0" w:type="auto"/>
            <w:hideMark/>
          </w:tcPr>
          <w:p w14:paraId="1E13919D" w14:textId="22993776" w:rsidR="000F5D69" w:rsidRPr="00323C34" w:rsidRDefault="000F5D69">
            <w:pPr>
              <w:spacing w:after="160"/>
            </w:pPr>
            <w:r>
              <w:rPr>
                <w:rFonts w:hint="eastAsia"/>
              </w:rPr>
              <w:t xml:space="preserve">Responder </w:t>
            </w:r>
            <w:r w:rsidRPr="00323C34">
              <w:t>has</w:t>
            </w:r>
            <w:r>
              <w:rPr>
                <w:rFonts w:hint="eastAsia"/>
              </w:rPr>
              <w:t xml:space="preserve"> arrived on-site and </w:t>
            </w:r>
            <w:r w:rsidRPr="00323C34">
              <w:t>commenced the Task</w:t>
            </w:r>
          </w:p>
        </w:tc>
        <w:tc>
          <w:tcPr>
            <w:tcW w:w="0" w:type="auto"/>
          </w:tcPr>
          <w:p w14:paraId="364D69FE" w14:textId="77777777" w:rsidR="000F5D69" w:rsidRDefault="000F5D69" w:rsidP="000F5D69">
            <w:pPr>
              <w:pStyle w:val="ListBullet"/>
              <w:numPr>
                <w:ilvl w:val="0"/>
                <w:numId w:val="0"/>
              </w:numPr>
            </w:pPr>
            <w:r>
              <w:rPr>
                <w:rFonts w:hint="eastAsia"/>
              </w:rPr>
              <w:t>Assignee:</w:t>
            </w:r>
          </w:p>
          <w:p w14:paraId="2F347C70" w14:textId="77777777" w:rsidR="000F5D69" w:rsidRDefault="000F5D69" w:rsidP="000F5D69">
            <w:pPr>
              <w:pStyle w:val="ListBullet"/>
            </w:pPr>
            <w:r>
              <w:rPr>
                <w:rFonts w:hint="eastAsia"/>
              </w:rPr>
              <w:t>Log task actions</w:t>
            </w:r>
          </w:p>
          <w:p w14:paraId="6553425A" w14:textId="77777777" w:rsidR="000F5D69" w:rsidRDefault="000F5D69" w:rsidP="000F5D69">
            <w:pPr>
              <w:pStyle w:val="ListBullet"/>
            </w:pPr>
            <w:r>
              <w:rPr>
                <w:rFonts w:hint="eastAsia"/>
              </w:rPr>
              <w:t>Mark task as complete/cannot complete</w:t>
            </w:r>
          </w:p>
          <w:p w14:paraId="49AF0B95" w14:textId="77777777" w:rsidR="000F5D69" w:rsidRDefault="000F5D69" w:rsidP="000F5D69">
            <w:pPr>
              <w:pStyle w:val="ListBullet"/>
              <w:numPr>
                <w:ilvl w:val="0"/>
                <w:numId w:val="0"/>
              </w:numPr>
            </w:pPr>
            <w:r>
              <w:rPr>
                <w:rFonts w:hint="eastAsia"/>
              </w:rPr>
              <w:t>Controller:</w:t>
            </w:r>
          </w:p>
          <w:p w14:paraId="5D583D2E" w14:textId="77777777" w:rsidR="000F5D69" w:rsidRDefault="000F5D69" w:rsidP="000F5D69">
            <w:pPr>
              <w:pStyle w:val="ListBullet"/>
            </w:pPr>
            <w:r>
              <w:rPr>
                <w:rFonts w:hint="eastAsia"/>
              </w:rPr>
              <w:t>Assign / reassign</w:t>
            </w:r>
          </w:p>
          <w:p w14:paraId="31C3049D" w14:textId="4B939A64" w:rsidR="000F5D69" w:rsidRPr="00323C34" w:rsidDel="00304A7E" w:rsidRDefault="000F5D69" w:rsidP="000F5D69">
            <w:pPr>
              <w:pStyle w:val="ListBullet"/>
            </w:pPr>
            <w:r>
              <w:rPr>
                <w:rFonts w:hint="eastAsia"/>
              </w:rPr>
              <w:t>Close task</w:t>
            </w:r>
          </w:p>
        </w:tc>
      </w:tr>
      <w:tr w:rsidR="000F5D69" w:rsidRPr="00323C34" w14:paraId="4ADE8BB4" w14:textId="268BE5B4" w:rsidTr="000F5D69">
        <w:tc>
          <w:tcPr>
            <w:tcW w:w="0" w:type="auto"/>
            <w:hideMark/>
          </w:tcPr>
          <w:p w14:paraId="183AE826" w14:textId="0B02DC76" w:rsidR="000F5D69" w:rsidRPr="00323C34" w:rsidRDefault="000F5D69">
            <w:pPr>
              <w:spacing w:after="160"/>
            </w:pPr>
            <w:r w:rsidRPr="00323C34">
              <w:t>Pending</w:t>
            </w:r>
            <w:r>
              <w:rPr>
                <w:rFonts w:hint="eastAsia"/>
              </w:rPr>
              <w:t xml:space="preserve"> Further Action</w:t>
            </w:r>
          </w:p>
        </w:tc>
        <w:tc>
          <w:tcPr>
            <w:tcW w:w="0" w:type="auto"/>
            <w:hideMark/>
          </w:tcPr>
          <w:p w14:paraId="26E8C51C" w14:textId="77777777" w:rsidR="000F5D69" w:rsidRPr="00323C34" w:rsidRDefault="000F5D69">
            <w:pPr>
              <w:spacing w:after="160"/>
            </w:pPr>
            <w:r w:rsidRPr="00323C34">
              <w:t>Task is temporarily on hold pending further input or external dependency</w:t>
            </w:r>
          </w:p>
        </w:tc>
        <w:tc>
          <w:tcPr>
            <w:tcW w:w="0" w:type="auto"/>
          </w:tcPr>
          <w:p w14:paraId="0DB4CD29" w14:textId="77777777" w:rsidR="000F5D69" w:rsidRDefault="000F5D69" w:rsidP="000F5D69">
            <w:pPr>
              <w:spacing w:after="160"/>
            </w:pPr>
            <w:r>
              <w:rPr>
                <w:rFonts w:hint="eastAsia"/>
              </w:rPr>
              <w:t>Controller:</w:t>
            </w:r>
          </w:p>
          <w:p w14:paraId="2459A311" w14:textId="77777777" w:rsidR="000F5D69" w:rsidRDefault="000F5D69" w:rsidP="000F5D69">
            <w:pPr>
              <w:pStyle w:val="ListBullet"/>
            </w:pPr>
            <w:r>
              <w:rPr>
                <w:rFonts w:hint="eastAsia"/>
              </w:rPr>
              <w:t>Assign / reassign</w:t>
            </w:r>
          </w:p>
          <w:p w14:paraId="5FF7EE80" w14:textId="19A32F48" w:rsidR="000F5D69" w:rsidRPr="00323C34" w:rsidRDefault="000F5D69" w:rsidP="000F5D69">
            <w:pPr>
              <w:pStyle w:val="ListBullet"/>
            </w:pPr>
            <w:r>
              <w:rPr>
                <w:rFonts w:hint="eastAsia"/>
              </w:rPr>
              <w:t>Close task</w:t>
            </w:r>
          </w:p>
        </w:tc>
      </w:tr>
      <w:tr w:rsidR="000F5D69" w:rsidRPr="00323C34" w14:paraId="41F869DC" w14:textId="399E214F" w:rsidTr="000F5D69">
        <w:tc>
          <w:tcPr>
            <w:tcW w:w="0" w:type="auto"/>
            <w:hideMark/>
          </w:tcPr>
          <w:p w14:paraId="3FFC5CE9" w14:textId="77777777" w:rsidR="000F5D69" w:rsidRPr="00323C34" w:rsidRDefault="000F5D69">
            <w:pPr>
              <w:spacing w:after="160"/>
            </w:pPr>
            <w:r w:rsidRPr="00323C34">
              <w:t>Closed</w:t>
            </w:r>
          </w:p>
        </w:tc>
        <w:tc>
          <w:tcPr>
            <w:tcW w:w="0" w:type="auto"/>
            <w:hideMark/>
          </w:tcPr>
          <w:p w14:paraId="4F852565" w14:textId="5F4A9D83" w:rsidR="000F5D69" w:rsidRPr="00323C34" w:rsidRDefault="000F5D69">
            <w:pPr>
              <w:spacing w:after="160"/>
            </w:pPr>
            <w:r w:rsidRPr="00323C34">
              <w:t>Task has been completed and closed</w:t>
            </w:r>
          </w:p>
        </w:tc>
        <w:tc>
          <w:tcPr>
            <w:tcW w:w="0" w:type="auto"/>
          </w:tcPr>
          <w:p w14:paraId="32B78D39" w14:textId="77777777" w:rsidR="000F5D69" w:rsidRDefault="000F5D69">
            <w:pPr>
              <w:spacing w:after="160"/>
            </w:pPr>
            <w:r>
              <w:rPr>
                <w:rFonts w:hint="eastAsia"/>
              </w:rPr>
              <w:t>Controller:</w:t>
            </w:r>
          </w:p>
          <w:p w14:paraId="02709E42" w14:textId="1641F820" w:rsidR="000F5D69" w:rsidRPr="00323C34" w:rsidRDefault="000F5D69" w:rsidP="000F5D69">
            <w:pPr>
              <w:pStyle w:val="ListBullet"/>
            </w:pPr>
            <w:r>
              <w:rPr>
                <w:rFonts w:hint="eastAsia"/>
              </w:rPr>
              <w:t>Reopen task</w:t>
            </w:r>
          </w:p>
        </w:tc>
      </w:tr>
    </w:tbl>
    <w:p w14:paraId="10A78654" w14:textId="6B2631AC" w:rsidR="00E214E2" w:rsidRPr="00323C34" w:rsidRDefault="006A6C99" w:rsidP="006A6C99">
      <w:pPr>
        <w:pStyle w:val="Heading3"/>
      </w:pPr>
      <w:bookmarkStart w:id="375" w:name="_Toc232496842"/>
      <w:r>
        <w:rPr>
          <w:rFonts w:hint="eastAsia"/>
        </w:rPr>
        <w:t xml:space="preserve">High-Level </w:t>
      </w:r>
      <w:r w:rsidR="00E214E2" w:rsidRPr="00323C34">
        <w:rPr>
          <w:rFonts w:hint="eastAsia"/>
        </w:rPr>
        <w:t xml:space="preserve">Task </w:t>
      </w:r>
      <w:r w:rsidR="006C4CC9" w:rsidRPr="00323C34">
        <w:rPr>
          <w:rFonts w:hint="eastAsia"/>
        </w:rPr>
        <w:t>Process</w:t>
      </w:r>
      <w:r w:rsidR="00E214E2" w:rsidRPr="00323C34">
        <w:rPr>
          <w:rFonts w:hint="eastAsia"/>
        </w:rPr>
        <w:t xml:space="preserve"> </w:t>
      </w:r>
      <w:r>
        <w:rPr>
          <w:rFonts w:hint="eastAsia"/>
        </w:rPr>
        <w:t>Flow</w:t>
      </w:r>
      <w:bookmarkEnd w:id="375"/>
    </w:p>
    <w:p w14:paraId="2A6E8FD6" w14:textId="5226B7E3" w:rsidR="006C4CC9" w:rsidRPr="00323C34" w:rsidRDefault="00304A7E" w:rsidP="006C4CC9">
      <w:pPr>
        <w:keepNext/>
        <w:spacing w:after="0"/>
      </w:pPr>
      <w:r>
        <w:rPr>
          <w:noProof/>
        </w:rPr>
        <w:drawing>
          <wp:inline distT="0" distB="0" distL="0" distR="0" wp14:anchorId="14621C07" wp14:editId="1BA1A773">
            <wp:extent cx="5720715" cy="1616710"/>
            <wp:effectExtent l="0" t="0" r="0" b="2540"/>
            <wp:docPr id="10444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0715" cy="1616710"/>
                    </a:xfrm>
                    <a:prstGeom prst="rect">
                      <a:avLst/>
                    </a:prstGeom>
                    <a:noFill/>
                    <a:ln>
                      <a:noFill/>
                    </a:ln>
                  </pic:spPr>
                </pic:pic>
              </a:graphicData>
            </a:graphic>
          </wp:inline>
        </w:drawing>
      </w:r>
    </w:p>
    <w:p w14:paraId="5B7838D4" w14:textId="26EFEF99" w:rsidR="006C4CC9" w:rsidRPr="00323C34" w:rsidRDefault="006C4CC9" w:rsidP="006C4CC9">
      <w:pPr>
        <w:pStyle w:val="Caption"/>
      </w:pPr>
      <w:r w:rsidRPr="00323C34">
        <w:t xml:space="preserve">Figure </w:t>
      </w:r>
      <w:fldSimple w:instr=" STYLEREF 1 \s ">
        <w:r w:rsidR="00991375">
          <w:rPr>
            <w:noProof/>
          </w:rPr>
          <w:t>7</w:t>
        </w:r>
      </w:fldSimple>
      <w:r w:rsidR="00306DB2">
        <w:noBreakHyphen/>
      </w:r>
      <w:fldSimple w:instr=" SEQ Figure \* ARABIC \s 1 ">
        <w:r w:rsidR="00991375">
          <w:rPr>
            <w:noProof/>
          </w:rPr>
          <w:t>1</w:t>
        </w:r>
      </w:fldSimple>
      <w:r w:rsidRPr="00323C34">
        <w:rPr>
          <w:rFonts w:hint="eastAsia"/>
        </w:rPr>
        <w:t xml:space="preserve"> - Task Process</w:t>
      </w:r>
    </w:p>
    <w:p w14:paraId="6C96CD2F" w14:textId="77777777" w:rsidR="00AB0AAD" w:rsidRDefault="00AB0AAD">
      <w:pPr>
        <w:spacing w:before="0" w:after="160" w:line="278" w:lineRule="auto"/>
        <w:rPr>
          <w:rFonts w:eastAsiaTheme="majorEastAsia" w:cstheme="majorBidi"/>
          <w:b/>
          <w:bCs/>
          <w:color w:val="0F4761" w:themeColor="accent1" w:themeShade="BF"/>
          <w:sz w:val="32"/>
          <w:szCs w:val="28"/>
        </w:rPr>
      </w:pPr>
      <w:r>
        <w:br w:type="page"/>
      </w:r>
    </w:p>
    <w:p w14:paraId="41CD9AE8" w14:textId="49A7BF02" w:rsidR="00E214E2" w:rsidRPr="00323C34" w:rsidRDefault="000C71EB" w:rsidP="00E214E2">
      <w:pPr>
        <w:pStyle w:val="Heading1"/>
        <w:pBdr>
          <w:bottom w:val="single" w:sz="4" w:space="1" w:color="auto"/>
        </w:pBdr>
      </w:pPr>
      <w:bookmarkStart w:id="376" w:name="_Toc232496843"/>
      <w:r>
        <w:rPr>
          <w:rFonts w:hint="eastAsia"/>
        </w:rPr>
        <w:lastRenderedPageBreak/>
        <w:t>e-Diary Module</w:t>
      </w:r>
      <w:bookmarkEnd w:id="376"/>
    </w:p>
    <w:p w14:paraId="5554F685" w14:textId="4EABF40B" w:rsidR="00FC0ECD" w:rsidRDefault="0029676E" w:rsidP="00FC0ECD">
      <w:r w:rsidRPr="00323C34">
        <w:t xml:space="preserve">The </w:t>
      </w:r>
      <w:r w:rsidR="000C71EB">
        <w:rPr>
          <w:rFonts w:hint="eastAsia"/>
        </w:rPr>
        <w:t xml:space="preserve">e-Diary module is a module </w:t>
      </w:r>
      <w:r w:rsidRPr="00323C34">
        <w:t>for recording events and interactions that fall under IOH responsibility but do not meet the threshold for a formal incident, fault, or task.</w:t>
      </w:r>
      <w:r w:rsidR="00FC0ECD">
        <w:rPr>
          <w:rFonts w:hint="eastAsia"/>
        </w:rPr>
        <w:t xml:space="preserve"> </w:t>
      </w:r>
      <w:r w:rsidRPr="00323C34">
        <w:t xml:space="preserve">The module digitises existing hardcopy occurrence logbooks currently maintained by </w:t>
      </w:r>
      <w:r w:rsidR="000C71EB">
        <w:rPr>
          <w:rFonts w:hint="eastAsia"/>
        </w:rPr>
        <w:t>the IOH Controllers</w:t>
      </w:r>
      <w:r w:rsidRPr="00323C34">
        <w:t>, providing a searchable and filterable electronic record in place of the physical diary.</w:t>
      </w:r>
    </w:p>
    <w:p w14:paraId="003F1BFB" w14:textId="35BE1BE5" w:rsidR="0029676E" w:rsidRPr="00323C34" w:rsidRDefault="000C71EB" w:rsidP="00FC0ECD">
      <w:r>
        <w:rPr>
          <w:rFonts w:hint="eastAsia"/>
        </w:rPr>
        <w:t>e-Diary</w:t>
      </w:r>
      <w:r w:rsidRPr="00323C34">
        <w:t xml:space="preserve"> </w:t>
      </w:r>
      <w:r w:rsidR="0029676E" w:rsidRPr="00323C34">
        <w:t>records do not trigger a ground response, work order, or broadcast, and are not linked to the Case structure.</w:t>
      </w:r>
    </w:p>
    <w:p w14:paraId="673CBD9C" w14:textId="1C0AC83B" w:rsidR="008B264C" w:rsidRDefault="0029676E" w:rsidP="00FC0ECD">
      <w:r w:rsidRPr="00323C34">
        <w:t>Common use cases include verbal interactions with members of the public, VIP and dignitary visit notifications, exercises, drills, and information dissemination activities.</w:t>
      </w:r>
    </w:p>
    <w:p w14:paraId="28B1EBBD" w14:textId="00BC230E" w:rsidR="000C71EB" w:rsidRDefault="000C71EB" w:rsidP="000C71EB">
      <w:pPr>
        <w:pStyle w:val="Heading2"/>
      </w:pPr>
      <w:bookmarkStart w:id="377" w:name="_Toc232496844"/>
      <w:r>
        <w:rPr>
          <w:rFonts w:hint="eastAsia"/>
        </w:rPr>
        <w:t>Requirements</w:t>
      </w:r>
      <w:bookmarkEnd w:id="377"/>
    </w:p>
    <w:p w14:paraId="6F6D628A" w14:textId="2997455C" w:rsidR="000C71EB" w:rsidRDefault="000C71EB" w:rsidP="00C03208">
      <w:pPr>
        <w:pStyle w:val="ListParagraph"/>
        <w:numPr>
          <w:ilvl w:val="0"/>
          <w:numId w:val="56"/>
        </w:numPr>
      </w:pPr>
      <w:r>
        <w:t>The e-Diary is a sub-record under the Case structure. Where no Case exists at the time of creation, the</w:t>
      </w:r>
      <w:r w:rsidR="00C03208">
        <w:rPr>
          <w:rFonts w:hint="eastAsia"/>
        </w:rPr>
        <w:t xml:space="preserve"> </w:t>
      </w:r>
      <w:r>
        <w:t>CMS shall auto-create a Case.</w:t>
      </w:r>
    </w:p>
    <w:p w14:paraId="4C99A418" w14:textId="0E44C82A" w:rsidR="000C71EB" w:rsidRDefault="000C71EB" w:rsidP="009A0809">
      <w:pPr>
        <w:pStyle w:val="ListParagraph"/>
        <w:numPr>
          <w:ilvl w:val="0"/>
          <w:numId w:val="56"/>
        </w:numPr>
      </w:pPr>
      <w:r>
        <w:t>Where an e-Diary entry escalates to require a formal response, a new Incident shall be created within</w:t>
      </w:r>
      <w:r>
        <w:rPr>
          <w:rFonts w:hint="eastAsia"/>
        </w:rPr>
        <w:t xml:space="preserve"> </w:t>
      </w:r>
      <w:r>
        <w:t>the same Case. The e-Diary entry is retained as a journal record.</w:t>
      </w:r>
    </w:p>
    <w:p w14:paraId="5DE832B2" w14:textId="05B0D887" w:rsidR="009A0809" w:rsidRDefault="000C71EB" w:rsidP="009A0809">
      <w:pPr>
        <w:pStyle w:val="ListParagraph"/>
        <w:numPr>
          <w:ilvl w:val="0"/>
          <w:numId w:val="56"/>
        </w:numPr>
      </w:pPr>
      <w:r>
        <w:t>Entrie</w:t>
      </w:r>
      <w:r w:rsidR="009A0809">
        <w:rPr>
          <w:rFonts w:hint="eastAsia"/>
        </w:rPr>
        <w:t>s</w:t>
      </w:r>
      <w:r>
        <w:t xml:space="preserve"> are mutable</w:t>
      </w:r>
      <w:r w:rsidR="00C03208">
        <w:rPr>
          <w:rFonts w:hint="eastAsia"/>
        </w:rPr>
        <w:t>,</w:t>
      </w:r>
      <w:r>
        <w:t xml:space="preserve"> a Controller may amend an entry after submission. All amendments are tracked and</w:t>
      </w:r>
      <w:r w:rsidR="009A0809">
        <w:rPr>
          <w:rFonts w:hint="eastAsia"/>
        </w:rPr>
        <w:t xml:space="preserve"> </w:t>
      </w:r>
      <w:r>
        <w:t>timestamped.</w:t>
      </w:r>
    </w:p>
    <w:p w14:paraId="26404813" w14:textId="38217D4C" w:rsidR="0029676E" w:rsidRPr="00323C34" w:rsidRDefault="000C71EB" w:rsidP="0029676E">
      <w:pPr>
        <w:pStyle w:val="Heading2"/>
      </w:pPr>
      <w:bookmarkStart w:id="378" w:name="_Toc232496845"/>
      <w:r>
        <w:t>File and image attachments are supported</w:t>
      </w:r>
      <w:r w:rsidR="009A0809" w:rsidRPr="009A0809">
        <w:rPr>
          <w:rFonts w:hint="eastAsia"/>
        </w:rPr>
        <w:t xml:space="preserve"> </w:t>
      </w:r>
      <w:r w:rsidR="009A0809">
        <w:rPr>
          <w:rFonts w:hint="eastAsia"/>
        </w:rPr>
        <w:t>e-Diary Field Design</w:t>
      </w:r>
      <w:bookmarkEnd w:id="378"/>
    </w:p>
    <w:p w14:paraId="33E986EA" w14:textId="77D09609" w:rsidR="0029676E" w:rsidRPr="00323C34" w:rsidRDefault="0029676E" w:rsidP="0029676E">
      <w:r w:rsidRPr="00323C34">
        <w:t xml:space="preserve">Each </w:t>
      </w:r>
      <w:r w:rsidR="00DB39DA">
        <w:rPr>
          <w:rFonts w:hint="eastAsia"/>
        </w:rPr>
        <w:t xml:space="preserve">e-Diary </w:t>
      </w:r>
      <w:r w:rsidRPr="00323C34">
        <w:t>entry shall capture the following fields:</w:t>
      </w:r>
    </w:p>
    <w:tbl>
      <w:tblPr>
        <w:tblStyle w:val="SJ"/>
        <w:tblW w:w="0" w:type="auto"/>
        <w:tblLook w:val="04A0" w:firstRow="1" w:lastRow="0" w:firstColumn="1" w:lastColumn="0" w:noHBand="0" w:noVBand="1"/>
      </w:tblPr>
      <w:tblGrid>
        <w:gridCol w:w="1439"/>
        <w:gridCol w:w="1270"/>
        <w:gridCol w:w="1329"/>
        <w:gridCol w:w="4978"/>
      </w:tblGrid>
      <w:tr w:rsidR="009A0809" w:rsidRPr="00323C34" w14:paraId="1F7CDDE8" w14:textId="77777777" w:rsidTr="009A0809">
        <w:trPr>
          <w:cnfStyle w:val="100000000000" w:firstRow="1" w:lastRow="0" w:firstColumn="0" w:lastColumn="0" w:oddVBand="0" w:evenVBand="0" w:oddHBand="0" w:evenHBand="0" w:firstRowFirstColumn="0" w:firstRowLastColumn="0" w:lastRowFirstColumn="0" w:lastRowLastColumn="0"/>
        </w:trPr>
        <w:tc>
          <w:tcPr>
            <w:tcW w:w="0" w:type="auto"/>
            <w:hideMark/>
          </w:tcPr>
          <w:p w14:paraId="1DAE8CD0" w14:textId="77777777" w:rsidR="009A0809" w:rsidRPr="00323C34" w:rsidRDefault="009A0809" w:rsidP="0029676E">
            <w:pPr>
              <w:spacing w:after="160"/>
              <w:rPr>
                <w:bCs/>
              </w:rPr>
            </w:pPr>
            <w:r w:rsidRPr="00323C34">
              <w:rPr>
                <w:bCs/>
              </w:rPr>
              <w:t>Field</w:t>
            </w:r>
          </w:p>
        </w:tc>
        <w:tc>
          <w:tcPr>
            <w:tcW w:w="0" w:type="auto"/>
          </w:tcPr>
          <w:p w14:paraId="20DAD2F4" w14:textId="617D5955" w:rsidR="009A0809" w:rsidRPr="00323C34" w:rsidRDefault="009A0809" w:rsidP="0029676E">
            <w:pPr>
              <w:spacing w:after="160"/>
              <w:rPr>
                <w:bCs/>
              </w:rPr>
            </w:pPr>
            <w:r>
              <w:rPr>
                <w:rFonts w:hint="eastAsia"/>
                <w:bCs/>
              </w:rPr>
              <w:t>Input Type</w:t>
            </w:r>
          </w:p>
        </w:tc>
        <w:tc>
          <w:tcPr>
            <w:tcW w:w="0" w:type="auto"/>
          </w:tcPr>
          <w:p w14:paraId="29EB6B62" w14:textId="5C6ADE17" w:rsidR="009A0809" w:rsidRPr="00323C34" w:rsidRDefault="009A0809" w:rsidP="0029676E">
            <w:pPr>
              <w:spacing w:after="160"/>
              <w:rPr>
                <w:bCs/>
              </w:rPr>
            </w:pPr>
            <w:r>
              <w:rPr>
                <w:rFonts w:hint="eastAsia"/>
                <w:bCs/>
              </w:rPr>
              <w:t>Mandatory</w:t>
            </w:r>
          </w:p>
        </w:tc>
        <w:tc>
          <w:tcPr>
            <w:tcW w:w="0" w:type="auto"/>
            <w:hideMark/>
          </w:tcPr>
          <w:p w14:paraId="4C5CCEF8" w14:textId="3BCFB1F9" w:rsidR="009A0809" w:rsidRPr="00323C34" w:rsidRDefault="009A0809" w:rsidP="0029676E">
            <w:pPr>
              <w:spacing w:after="160"/>
              <w:rPr>
                <w:bCs/>
              </w:rPr>
            </w:pPr>
            <w:r w:rsidRPr="00323C34">
              <w:rPr>
                <w:bCs/>
              </w:rPr>
              <w:t>Notes</w:t>
            </w:r>
          </w:p>
        </w:tc>
      </w:tr>
      <w:tr w:rsidR="009A0809" w:rsidRPr="00323C34" w14:paraId="00A9D005" w14:textId="77777777" w:rsidTr="009A0809">
        <w:tc>
          <w:tcPr>
            <w:tcW w:w="0" w:type="auto"/>
            <w:hideMark/>
          </w:tcPr>
          <w:p w14:paraId="1459D0A5" w14:textId="1818D7C6" w:rsidR="009A0809" w:rsidRPr="00323C34" w:rsidRDefault="009A0809" w:rsidP="0029676E">
            <w:pPr>
              <w:spacing w:after="160"/>
            </w:pPr>
            <w:r>
              <w:rPr>
                <w:rFonts w:hint="eastAsia"/>
              </w:rPr>
              <w:t>e-Diary</w:t>
            </w:r>
            <w:r w:rsidRPr="00323C34">
              <w:t xml:space="preserve"> ID</w:t>
            </w:r>
          </w:p>
        </w:tc>
        <w:tc>
          <w:tcPr>
            <w:tcW w:w="0" w:type="auto"/>
          </w:tcPr>
          <w:p w14:paraId="3A9DAD57" w14:textId="2D6A7640" w:rsidR="009A0809" w:rsidRPr="00323C34" w:rsidRDefault="009A0809" w:rsidP="0029676E">
            <w:pPr>
              <w:spacing w:after="160"/>
            </w:pPr>
            <w:r>
              <w:rPr>
                <w:rFonts w:hint="eastAsia"/>
              </w:rPr>
              <w:t>System</w:t>
            </w:r>
          </w:p>
        </w:tc>
        <w:tc>
          <w:tcPr>
            <w:tcW w:w="0" w:type="auto"/>
          </w:tcPr>
          <w:p w14:paraId="282A8413" w14:textId="0F2D75FD" w:rsidR="009A0809" w:rsidRPr="00323C34" w:rsidRDefault="009A0809" w:rsidP="0029676E">
            <w:pPr>
              <w:spacing w:after="160"/>
            </w:pPr>
            <w:r>
              <w:rPr>
                <w:rFonts w:hint="eastAsia"/>
              </w:rPr>
              <w:t>Yes</w:t>
            </w:r>
          </w:p>
        </w:tc>
        <w:tc>
          <w:tcPr>
            <w:tcW w:w="0" w:type="auto"/>
            <w:hideMark/>
          </w:tcPr>
          <w:p w14:paraId="54A608BB" w14:textId="74381FD7" w:rsidR="009A0809" w:rsidRPr="00323C34" w:rsidRDefault="009A0809" w:rsidP="0029676E">
            <w:pPr>
              <w:spacing w:after="160"/>
            </w:pPr>
            <w:r w:rsidRPr="00323C34">
              <w:t>System-generated</w:t>
            </w:r>
          </w:p>
        </w:tc>
      </w:tr>
      <w:tr w:rsidR="009A0809" w:rsidRPr="00323C34" w14:paraId="25A59BC5" w14:textId="77777777" w:rsidTr="009A0809">
        <w:tc>
          <w:tcPr>
            <w:tcW w:w="0" w:type="auto"/>
          </w:tcPr>
          <w:p w14:paraId="746A94A8" w14:textId="2D79B396" w:rsidR="009A0809" w:rsidRPr="00323C34" w:rsidRDefault="009A0809" w:rsidP="0029676E">
            <w:pPr>
              <w:spacing w:after="160"/>
            </w:pPr>
            <w:r>
              <w:rPr>
                <w:rFonts w:hint="eastAsia"/>
              </w:rPr>
              <w:t>Case ID</w:t>
            </w:r>
          </w:p>
        </w:tc>
        <w:tc>
          <w:tcPr>
            <w:tcW w:w="0" w:type="auto"/>
          </w:tcPr>
          <w:p w14:paraId="132C3EA4" w14:textId="02800E97" w:rsidR="009A0809" w:rsidRDefault="009A0809" w:rsidP="0029676E">
            <w:pPr>
              <w:spacing w:after="160"/>
            </w:pPr>
            <w:r>
              <w:rPr>
                <w:rFonts w:hint="eastAsia"/>
              </w:rPr>
              <w:t>System</w:t>
            </w:r>
          </w:p>
        </w:tc>
        <w:tc>
          <w:tcPr>
            <w:tcW w:w="0" w:type="auto"/>
          </w:tcPr>
          <w:p w14:paraId="03824860" w14:textId="713A77CF" w:rsidR="009A0809" w:rsidRDefault="009A0809" w:rsidP="0029676E">
            <w:pPr>
              <w:spacing w:after="160"/>
            </w:pPr>
            <w:r>
              <w:rPr>
                <w:rFonts w:hint="eastAsia"/>
              </w:rPr>
              <w:t>Yes</w:t>
            </w:r>
          </w:p>
        </w:tc>
        <w:tc>
          <w:tcPr>
            <w:tcW w:w="0" w:type="auto"/>
          </w:tcPr>
          <w:p w14:paraId="37D5F1AF" w14:textId="275503DF" w:rsidR="009A0809" w:rsidRPr="00323C34" w:rsidRDefault="009A0809" w:rsidP="0029676E">
            <w:pPr>
              <w:spacing w:after="160"/>
            </w:pPr>
            <w:r>
              <w:rPr>
                <w:rFonts w:hint="eastAsia"/>
              </w:rPr>
              <w:t>Auto-populated; auto-creates a Case if none exists</w:t>
            </w:r>
          </w:p>
        </w:tc>
      </w:tr>
      <w:tr w:rsidR="009A0809" w:rsidRPr="00323C34" w14:paraId="588D5446" w14:textId="77777777" w:rsidTr="009A0809">
        <w:tc>
          <w:tcPr>
            <w:tcW w:w="0" w:type="auto"/>
            <w:hideMark/>
          </w:tcPr>
          <w:p w14:paraId="0D9DFA61" w14:textId="0C1A8E31" w:rsidR="009A0809" w:rsidRPr="00323C34" w:rsidRDefault="009A0809" w:rsidP="0029676E">
            <w:pPr>
              <w:spacing w:after="160"/>
            </w:pPr>
            <w:r>
              <w:rPr>
                <w:rFonts w:hint="eastAsia"/>
              </w:rPr>
              <w:t>Created By</w:t>
            </w:r>
          </w:p>
        </w:tc>
        <w:tc>
          <w:tcPr>
            <w:tcW w:w="0" w:type="auto"/>
          </w:tcPr>
          <w:p w14:paraId="2356F023" w14:textId="7B004B7C" w:rsidR="009A0809" w:rsidRPr="00323C34" w:rsidRDefault="009A0809" w:rsidP="0029676E">
            <w:pPr>
              <w:spacing w:after="160"/>
            </w:pPr>
            <w:r>
              <w:rPr>
                <w:rFonts w:hint="eastAsia"/>
              </w:rPr>
              <w:t>System</w:t>
            </w:r>
          </w:p>
        </w:tc>
        <w:tc>
          <w:tcPr>
            <w:tcW w:w="0" w:type="auto"/>
          </w:tcPr>
          <w:p w14:paraId="0D9B45BD" w14:textId="51312F7E" w:rsidR="009A0809" w:rsidRPr="00323C34" w:rsidRDefault="009A0809" w:rsidP="0029676E">
            <w:pPr>
              <w:spacing w:after="160"/>
            </w:pPr>
            <w:r>
              <w:rPr>
                <w:rFonts w:hint="eastAsia"/>
              </w:rPr>
              <w:t>Yes</w:t>
            </w:r>
          </w:p>
        </w:tc>
        <w:tc>
          <w:tcPr>
            <w:tcW w:w="0" w:type="auto"/>
            <w:hideMark/>
          </w:tcPr>
          <w:p w14:paraId="009B1550" w14:textId="52A7E223" w:rsidR="009A0809" w:rsidRPr="00323C34" w:rsidRDefault="009A0809" w:rsidP="0029676E">
            <w:pPr>
              <w:spacing w:after="160"/>
            </w:pPr>
            <w:r w:rsidRPr="00323C34">
              <w:t>Account holder creating the entry. System-populated from authenticated session</w:t>
            </w:r>
          </w:p>
        </w:tc>
      </w:tr>
      <w:tr w:rsidR="009A0809" w:rsidRPr="00323C34" w14:paraId="5F7C4ED8" w14:textId="77777777" w:rsidTr="009A0809">
        <w:tc>
          <w:tcPr>
            <w:tcW w:w="0" w:type="auto"/>
            <w:hideMark/>
          </w:tcPr>
          <w:p w14:paraId="40E6D816" w14:textId="77777777" w:rsidR="009A0809" w:rsidRPr="00323C34" w:rsidRDefault="009A0809" w:rsidP="0029676E">
            <w:pPr>
              <w:spacing w:after="160"/>
            </w:pPr>
            <w:r w:rsidRPr="00323C34">
              <w:t>Date / Time</w:t>
            </w:r>
          </w:p>
        </w:tc>
        <w:tc>
          <w:tcPr>
            <w:tcW w:w="0" w:type="auto"/>
          </w:tcPr>
          <w:p w14:paraId="292CCD74" w14:textId="292F57B6" w:rsidR="009A0809" w:rsidRPr="00323C34" w:rsidRDefault="009A0809" w:rsidP="0029676E">
            <w:pPr>
              <w:spacing w:after="160"/>
            </w:pPr>
            <w:r>
              <w:rPr>
                <w:rFonts w:hint="eastAsia"/>
              </w:rPr>
              <w:t>Date/Time</w:t>
            </w:r>
          </w:p>
        </w:tc>
        <w:tc>
          <w:tcPr>
            <w:tcW w:w="0" w:type="auto"/>
          </w:tcPr>
          <w:p w14:paraId="36F71517" w14:textId="252AF74C" w:rsidR="009A0809" w:rsidRPr="00323C34" w:rsidRDefault="009A0809" w:rsidP="0029676E">
            <w:pPr>
              <w:spacing w:after="160"/>
            </w:pPr>
            <w:r>
              <w:rPr>
                <w:rFonts w:hint="eastAsia"/>
              </w:rPr>
              <w:t>Yes</w:t>
            </w:r>
          </w:p>
        </w:tc>
        <w:tc>
          <w:tcPr>
            <w:tcW w:w="0" w:type="auto"/>
            <w:hideMark/>
          </w:tcPr>
          <w:p w14:paraId="72FC98BC" w14:textId="790E5C47" w:rsidR="009A0809" w:rsidRPr="00323C34" w:rsidRDefault="009A0809" w:rsidP="0029676E">
            <w:pPr>
              <w:spacing w:after="160"/>
            </w:pPr>
            <w:r w:rsidRPr="00323C34">
              <w:t>Defaulted to current date and time. Backdating permitted</w:t>
            </w:r>
          </w:p>
        </w:tc>
      </w:tr>
      <w:tr w:rsidR="009A0809" w:rsidRPr="00323C34" w14:paraId="5B057B48" w14:textId="77777777" w:rsidTr="009A0809">
        <w:tc>
          <w:tcPr>
            <w:tcW w:w="0" w:type="auto"/>
            <w:hideMark/>
          </w:tcPr>
          <w:p w14:paraId="3EE999B2" w14:textId="77777777" w:rsidR="009A0809" w:rsidRPr="00323C34" w:rsidRDefault="009A0809" w:rsidP="0029676E">
            <w:pPr>
              <w:spacing w:after="160"/>
            </w:pPr>
            <w:r w:rsidRPr="00323C34">
              <w:t>Topic</w:t>
            </w:r>
          </w:p>
        </w:tc>
        <w:tc>
          <w:tcPr>
            <w:tcW w:w="0" w:type="auto"/>
          </w:tcPr>
          <w:p w14:paraId="08EC36E0" w14:textId="081CDC1A" w:rsidR="009A0809" w:rsidRPr="00323C34" w:rsidRDefault="009A0809" w:rsidP="0029676E">
            <w:pPr>
              <w:spacing w:after="160"/>
            </w:pPr>
            <w:r>
              <w:rPr>
                <w:rFonts w:hint="eastAsia"/>
              </w:rPr>
              <w:t>Text</w:t>
            </w:r>
          </w:p>
        </w:tc>
        <w:tc>
          <w:tcPr>
            <w:tcW w:w="0" w:type="auto"/>
          </w:tcPr>
          <w:p w14:paraId="14DD7C2E" w14:textId="7C3E72C8" w:rsidR="009A0809" w:rsidRPr="00323C34" w:rsidRDefault="009A0809" w:rsidP="0029676E">
            <w:pPr>
              <w:spacing w:after="160"/>
            </w:pPr>
            <w:r>
              <w:rPr>
                <w:rFonts w:hint="eastAsia"/>
              </w:rPr>
              <w:t>No</w:t>
            </w:r>
          </w:p>
        </w:tc>
        <w:tc>
          <w:tcPr>
            <w:tcW w:w="0" w:type="auto"/>
            <w:hideMark/>
          </w:tcPr>
          <w:p w14:paraId="22BA2AB7" w14:textId="5F387B42" w:rsidR="009A0809" w:rsidRPr="00323C34" w:rsidRDefault="009A0809" w:rsidP="0029676E">
            <w:pPr>
              <w:spacing w:after="160"/>
            </w:pPr>
            <w:r w:rsidRPr="00323C34">
              <w:t>Structured or free tex</w:t>
            </w:r>
            <w:r w:rsidRPr="00323C34">
              <w:rPr>
                <w:rFonts w:hint="eastAsia"/>
              </w:rPr>
              <w:t>t</w:t>
            </w:r>
          </w:p>
        </w:tc>
      </w:tr>
      <w:tr w:rsidR="009A0809" w:rsidRPr="00323C34" w14:paraId="658071FE" w14:textId="77777777" w:rsidTr="009A0809">
        <w:tc>
          <w:tcPr>
            <w:tcW w:w="0" w:type="auto"/>
            <w:hideMark/>
          </w:tcPr>
          <w:p w14:paraId="7C5759F6" w14:textId="71CD974F" w:rsidR="009A0809" w:rsidRPr="00323C34" w:rsidRDefault="009A0809" w:rsidP="0029676E">
            <w:pPr>
              <w:spacing w:after="160"/>
            </w:pPr>
            <w:r>
              <w:rPr>
                <w:rFonts w:hint="eastAsia"/>
              </w:rPr>
              <w:t>Entry Text</w:t>
            </w:r>
          </w:p>
        </w:tc>
        <w:tc>
          <w:tcPr>
            <w:tcW w:w="0" w:type="auto"/>
          </w:tcPr>
          <w:p w14:paraId="672B6F55" w14:textId="582503CB" w:rsidR="009A0809" w:rsidRPr="00323C34" w:rsidRDefault="009A0809" w:rsidP="0029676E">
            <w:pPr>
              <w:spacing w:after="160"/>
            </w:pPr>
            <w:r>
              <w:rPr>
                <w:rFonts w:hint="eastAsia"/>
              </w:rPr>
              <w:t>Text</w:t>
            </w:r>
          </w:p>
        </w:tc>
        <w:tc>
          <w:tcPr>
            <w:tcW w:w="0" w:type="auto"/>
          </w:tcPr>
          <w:p w14:paraId="294EB2F9" w14:textId="32CE90D2" w:rsidR="009A0809" w:rsidRPr="00323C34" w:rsidRDefault="009A0809" w:rsidP="0029676E">
            <w:pPr>
              <w:spacing w:after="160"/>
            </w:pPr>
            <w:r>
              <w:rPr>
                <w:rFonts w:hint="eastAsia"/>
              </w:rPr>
              <w:t>No</w:t>
            </w:r>
          </w:p>
        </w:tc>
        <w:tc>
          <w:tcPr>
            <w:tcW w:w="0" w:type="auto"/>
            <w:hideMark/>
          </w:tcPr>
          <w:p w14:paraId="3E232648" w14:textId="3CE97D49" w:rsidR="009A0809" w:rsidRPr="00323C34" w:rsidRDefault="009A0809" w:rsidP="0029676E">
            <w:pPr>
              <w:spacing w:after="160"/>
            </w:pPr>
            <w:commentRangeStart w:id="379"/>
            <w:r w:rsidRPr="00323C34">
              <w:t>Free text narrative</w:t>
            </w:r>
            <w:commentRangeEnd w:id="379"/>
            <w:r w:rsidR="00C2267E" w:rsidRPr="00323C34">
              <w:rPr>
                <w:rStyle w:val="CommentReference"/>
                <w:sz w:val="22"/>
                <w:szCs w:val="24"/>
              </w:rPr>
              <w:commentReference w:id="379"/>
            </w:r>
          </w:p>
        </w:tc>
      </w:tr>
      <w:tr w:rsidR="009A0809" w:rsidRPr="00323C34" w14:paraId="0E712024" w14:textId="77777777" w:rsidTr="009A0809">
        <w:tc>
          <w:tcPr>
            <w:tcW w:w="0" w:type="auto"/>
          </w:tcPr>
          <w:p w14:paraId="759FC9F1" w14:textId="7F14BEAE" w:rsidR="009A0809" w:rsidRDefault="009A0809" w:rsidP="0029676E">
            <w:pPr>
              <w:spacing w:after="160"/>
            </w:pPr>
            <w:r>
              <w:rPr>
                <w:rFonts w:hint="eastAsia"/>
              </w:rPr>
              <w:lastRenderedPageBreak/>
              <w:t>Attachments</w:t>
            </w:r>
          </w:p>
        </w:tc>
        <w:tc>
          <w:tcPr>
            <w:tcW w:w="0" w:type="auto"/>
          </w:tcPr>
          <w:p w14:paraId="4DC04C36" w14:textId="63FA7697" w:rsidR="009A0809" w:rsidRDefault="009A0809" w:rsidP="0029676E">
            <w:pPr>
              <w:spacing w:after="160"/>
            </w:pPr>
            <w:r>
              <w:rPr>
                <w:rFonts w:hint="eastAsia"/>
              </w:rPr>
              <w:t>File upload</w:t>
            </w:r>
          </w:p>
        </w:tc>
        <w:tc>
          <w:tcPr>
            <w:tcW w:w="0" w:type="auto"/>
          </w:tcPr>
          <w:p w14:paraId="0729906D" w14:textId="1972DEF8" w:rsidR="009A0809" w:rsidRDefault="009A0809" w:rsidP="0029676E">
            <w:pPr>
              <w:spacing w:after="160"/>
            </w:pPr>
            <w:r>
              <w:rPr>
                <w:rFonts w:hint="eastAsia"/>
              </w:rPr>
              <w:t>No</w:t>
            </w:r>
          </w:p>
        </w:tc>
        <w:tc>
          <w:tcPr>
            <w:tcW w:w="0" w:type="auto"/>
          </w:tcPr>
          <w:p w14:paraId="0E131DF6" w14:textId="61BC12C9" w:rsidR="009A0809" w:rsidRPr="00323C34" w:rsidRDefault="009A0809" w:rsidP="0029676E">
            <w:pPr>
              <w:spacing w:after="160"/>
            </w:pPr>
            <w:r>
              <w:rPr>
                <w:rFonts w:hint="eastAsia"/>
              </w:rPr>
              <w:t>File / image references</w:t>
            </w:r>
          </w:p>
        </w:tc>
      </w:tr>
    </w:tbl>
    <w:p w14:paraId="482B34A8" w14:textId="7732A3AA" w:rsidR="0029676E" w:rsidRPr="00323C34" w:rsidRDefault="009A0809" w:rsidP="0029676E">
      <w:pPr>
        <w:pStyle w:val="Heading2"/>
      </w:pPr>
      <w:bookmarkStart w:id="380" w:name="_Toc232496846"/>
      <w:r>
        <w:t>E</w:t>
      </w:r>
      <w:r>
        <w:rPr>
          <w:rFonts w:hint="eastAsia"/>
        </w:rPr>
        <w:t xml:space="preserve">-Diary </w:t>
      </w:r>
      <w:r w:rsidR="0029676E" w:rsidRPr="00323C34">
        <w:rPr>
          <w:rFonts w:hint="eastAsia"/>
        </w:rPr>
        <w:t>Creation</w:t>
      </w:r>
      <w:bookmarkEnd w:id="380"/>
    </w:p>
    <w:p w14:paraId="26050B19" w14:textId="73AF6A2E" w:rsidR="00DB39DA" w:rsidRDefault="00DB39DA" w:rsidP="00DB39DA">
      <w:pPr>
        <w:pStyle w:val="ListParagraph"/>
        <w:numPr>
          <w:ilvl w:val="0"/>
          <w:numId w:val="34"/>
        </w:numPr>
      </w:pPr>
      <w:r>
        <w:t>The e-Diary module is primarily intended for use by Controllers. Duty Officers, Duty Managers, and</w:t>
      </w:r>
      <w:r>
        <w:rPr>
          <w:rFonts w:hint="eastAsia"/>
        </w:rPr>
        <w:t xml:space="preserve"> </w:t>
      </w:r>
      <w:r>
        <w:t>System Administrators may also create e-Diary entries. All other CMS roles have no access to the</w:t>
      </w:r>
      <w:r>
        <w:rPr>
          <w:rFonts w:hint="eastAsia"/>
        </w:rPr>
        <w:t xml:space="preserve"> </w:t>
      </w:r>
      <w:r>
        <w:t>e-Diary.</w:t>
      </w:r>
    </w:p>
    <w:p w14:paraId="53640479" w14:textId="77777777" w:rsidR="00FC0ECD" w:rsidRDefault="0029676E" w:rsidP="00226503">
      <w:pPr>
        <w:pStyle w:val="ListParagraph"/>
        <w:numPr>
          <w:ilvl w:val="0"/>
          <w:numId w:val="34"/>
        </w:numPr>
      </w:pPr>
      <w:r w:rsidRPr="00323C34">
        <w:t>Creation requires no approval or assignment workflow.</w:t>
      </w:r>
    </w:p>
    <w:p w14:paraId="40A25115" w14:textId="4CF89165" w:rsidR="0029676E" w:rsidRPr="00323C34" w:rsidRDefault="00DB39DA" w:rsidP="00226503">
      <w:pPr>
        <w:pStyle w:val="ListParagraph"/>
        <w:numPr>
          <w:ilvl w:val="0"/>
          <w:numId w:val="34"/>
        </w:numPr>
      </w:pPr>
      <w:r>
        <w:rPr>
          <w:rFonts w:hint="eastAsia"/>
        </w:rPr>
        <w:t xml:space="preserve"> e-Diary records can be edited even after submission, but not deleted except by the System Administrator.</w:t>
      </w:r>
    </w:p>
    <w:p w14:paraId="4601CBF3" w14:textId="4CBEAD50" w:rsidR="0029676E" w:rsidRPr="00323C34" w:rsidRDefault="0029676E" w:rsidP="0029676E">
      <w:pPr>
        <w:pStyle w:val="Heading2"/>
      </w:pPr>
      <w:bookmarkStart w:id="381" w:name="_Toc232496847"/>
      <w:r w:rsidRPr="00323C34">
        <w:rPr>
          <w:rFonts w:hint="eastAsia"/>
        </w:rPr>
        <w:t>Retrieval and Filtering</w:t>
      </w:r>
      <w:bookmarkEnd w:id="381"/>
    </w:p>
    <w:p w14:paraId="3EE08A42" w14:textId="76EEB12C" w:rsidR="00FC0ECD" w:rsidRDefault="0029676E" w:rsidP="00226503">
      <w:pPr>
        <w:pStyle w:val="ListParagraph"/>
        <w:numPr>
          <w:ilvl w:val="0"/>
          <w:numId w:val="35"/>
        </w:numPr>
      </w:pPr>
      <w:r w:rsidRPr="00323C34">
        <w:t xml:space="preserve">The system shall support retrieval of </w:t>
      </w:r>
      <w:r w:rsidR="009A0809">
        <w:rPr>
          <w:rFonts w:hint="eastAsia"/>
        </w:rPr>
        <w:t xml:space="preserve">e-Diary records </w:t>
      </w:r>
      <w:r w:rsidRPr="00323C34">
        <w:t>with filtering by date and by user account.</w:t>
      </w:r>
    </w:p>
    <w:p w14:paraId="26353EA8" w14:textId="126B7126" w:rsidR="0029676E" w:rsidRDefault="0029676E" w:rsidP="00226503">
      <w:pPr>
        <w:pStyle w:val="ListParagraph"/>
        <w:numPr>
          <w:ilvl w:val="0"/>
          <w:numId w:val="35"/>
        </w:numPr>
      </w:pPr>
      <w:r w:rsidRPr="00323C34">
        <w:t>Additional filtering criteria may be introduced subject to the confirmed field list from SDC.</w:t>
      </w:r>
    </w:p>
    <w:p w14:paraId="4909C3DC" w14:textId="12C1435E" w:rsidR="0029676E" w:rsidRPr="00323C34" w:rsidRDefault="00FC0ECD" w:rsidP="0029676E">
      <w:pPr>
        <w:pStyle w:val="Heading2"/>
      </w:pPr>
      <w:bookmarkStart w:id="382" w:name="_Toc232496848"/>
      <w:r>
        <w:rPr>
          <w:rFonts w:hint="eastAsia"/>
        </w:rPr>
        <w:t>UCS Integration</w:t>
      </w:r>
      <w:bookmarkEnd w:id="382"/>
    </w:p>
    <w:p w14:paraId="6D1AD6B7" w14:textId="7EE74180" w:rsidR="00FC0ECD" w:rsidRDefault="0029676E" w:rsidP="00226503">
      <w:pPr>
        <w:pStyle w:val="ListParagraph"/>
        <w:numPr>
          <w:ilvl w:val="0"/>
          <w:numId w:val="36"/>
        </w:numPr>
      </w:pPr>
      <w:r w:rsidRPr="00323C34">
        <w:t xml:space="preserve">The </w:t>
      </w:r>
      <w:r w:rsidR="00DB39DA">
        <w:rPr>
          <w:rFonts w:hint="eastAsia"/>
        </w:rPr>
        <w:t xml:space="preserve">e-Diary </w:t>
      </w:r>
      <w:r w:rsidRPr="00323C34">
        <w:t>shall be accessible as a module within the UCS, allowing Controllers and Duty Officers to create and retrieve occurrence entries without navigating to the CMS.</w:t>
      </w:r>
    </w:p>
    <w:p w14:paraId="136201C1" w14:textId="08C8BFF1" w:rsidR="0029676E" w:rsidRPr="00323C34" w:rsidRDefault="0029676E" w:rsidP="00226503">
      <w:pPr>
        <w:pStyle w:val="ListParagraph"/>
        <w:numPr>
          <w:ilvl w:val="0"/>
          <w:numId w:val="36"/>
        </w:numPr>
      </w:pPr>
      <w:r w:rsidRPr="00323C34">
        <w:t xml:space="preserve">The UCS surface requirements for the </w:t>
      </w:r>
      <w:r w:rsidR="009A0809">
        <w:rPr>
          <w:rFonts w:hint="eastAsia"/>
        </w:rPr>
        <w:t xml:space="preserve">e-Diary </w:t>
      </w:r>
      <w:r w:rsidRPr="00323C34">
        <w:t>are defined within the UCS Functional Requirements Document.</w:t>
      </w:r>
    </w:p>
    <w:p w14:paraId="224B458F" w14:textId="77777777" w:rsidR="0099013E" w:rsidRPr="00323C34" w:rsidRDefault="0099013E">
      <w:pPr>
        <w:spacing w:line="278" w:lineRule="auto"/>
        <w:rPr>
          <w:rFonts w:eastAsiaTheme="majorEastAsia" w:cstheme="majorBidi"/>
          <w:b/>
          <w:bCs/>
          <w:color w:val="0F4761" w:themeColor="accent1" w:themeShade="BF"/>
          <w:sz w:val="32"/>
          <w:szCs w:val="28"/>
        </w:rPr>
      </w:pPr>
      <w:r w:rsidRPr="00323C34">
        <w:br w:type="page"/>
      </w:r>
    </w:p>
    <w:p w14:paraId="3A2507AD" w14:textId="22A8016C" w:rsidR="00F933D7" w:rsidRPr="00323C34" w:rsidRDefault="00F933D7" w:rsidP="0099013E">
      <w:pPr>
        <w:pStyle w:val="Heading1"/>
        <w:pBdr>
          <w:bottom w:val="single" w:sz="4" w:space="1" w:color="auto"/>
        </w:pBdr>
      </w:pPr>
      <w:bookmarkStart w:id="383" w:name="_Toc232496849"/>
      <w:r w:rsidRPr="00323C34">
        <w:rPr>
          <w:rFonts w:hint="eastAsia"/>
        </w:rPr>
        <w:lastRenderedPageBreak/>
        <w:t>Broadcast and Notification Framework</w:t>
      </w:r>
      <w:bookmarkEnd w:id="383"/>
    </w:p>
    <w:p w14:paraId="142E0D4C" w14:textId="77777777" w:rsidR="000D5CEF" w:rsidRDefault="00F933D7" w:rsidP="00F933D7">
      <w:r w:rsidRPr="00323C34">
        <w:t xml:space="preserve">The </w:t>
      </w:r>
      <w:commentRangeStart w:id="384"/>
      <w:commentRangeStart w:id="385"/>
      <w:commentRangeStart w:id="386"/>
      <w:commentRangeStart w:id="387"/>
      <w:r w:rsidRPr="00323C34">
        <w:t xml:space="preserve">Broadcast and Notification Framework </w:t>
      </w:r>
      <w:commentRangeEnd w:id="384"/>
      <w:r w:rsidR="00E41A98" w:rsidRPr="00323C34">
        <w:rPr>
          <w:rStyle w:val="CommentReference"/>
          <w:sz w:val="22"/>
          <w:szCs w:val="24"/>
        </w:rPr>
        <w:commentReference w:id="384"/>
      </w:r>
      <w:commentRangeEnd w:id="385"/>
      <w:r w:rsidR="001461E3" w:rsidRPr="00323C34">
        <w:rPr>
          <w:rStyle w:val="CommentReference"/>
          <w:sz w:val="22"/>
          <w:szCs w:val="24"/>
        </w:rPr>
        <w:commentReference w:id="385"/>
      </w:r>
      <w:commentRangeEnd w:id="386"/>
      <w:r w:rsidR="00B43614" w:rsidRPr="00323C34">
        <w:rPr>
          <w:rStyle w:val="CommentReference"/>
          <w:sz w:val="22"/>
          <w:szCs w:val="24"/>
        </w:rPr>
        <w:commentReference w:id="386"/>
      </w:r>
      <w:commentRangeEnd w:id="387"/>
      <w:r w:rsidR="00274DB7" w:rsidRPr="00323C34">
        <w:rPr>
          <w:rStyle w:val="CommentReference"/>
          <w:sz w:val="22"/>
          <w:szCs w:val="24"/>
        </w:rPr>
        <w:commentReference w:id="387"/>
      </w:r>
      <w:r w:rsidRPr="00323C34">
        <w:t xml:space="preserve">govern the composition, delivery, and record-keeping of all outbound communications generated by the CMS. Broadcasts are structured communications issued to defined recipient groups in response to </w:t>
      </w:r>
      <w:commentRangeStart w:id="388"/>
      <w:r w:rsidRPr="00323C34">
        <w:t xml:space="preserve">incident lifecycle </w:t>
      </w:r>
      <w:commentRangeEnd w:id="388"/>
      <w:r w:rsidR="00C2267E" w:rsidRPr="00323C34">
        <w:rPr>
          <w:rStyle w:val="CommentReference"/>
          <w:sz w:val="22"/>
          <w:szCs w:val="24"/>
        </w:rPr>
        <w:commentReference w:id="388"/>
      </w:r>
      <w:r w:rsidRPr="00323C34">
        <w:t>events.</w:t>
      </w:r>
    </w:p>
    <w:p w14:paraId="24A323BE" w14:textId="211FD486" w:rsidR="00F933D7" w:rsidRPr="00323C34" w:rsidRDefault="00F933D7" w:rsidP="00F933D7">
      <w:r w:rsidRPr="00323C34">
        <w:t>Notifications are system-generated alerts directed to individual users in response to record assignments, status changes, or workflow actions.</w:t>
      </w:r>
    </w:p>
    <w:p w14:paraId="214049A2" w14:textId="3F96C7F9" w:rsidR="00F933D7" w:rsidRPr="00323C34" w:rsidRDefault="00F933D7" w:rsidP="00F933D7">
      <w:pPr>
        <w:pStyle w:val="Heading2"/>
      </w:pPr>
      <w:bookmarkStart w:id="389" w:name="_Toc232496850"/>
      <w:r w:rsidRPr="00323C34">
        <w:rPr>
          <w:rFonts w:hint="eastAsia"/>
        </w:rPr>
        <w:t>Broadcast Types</w:t>
      </w:r>
      <w:bookmarkEnd w:id="389"/>
    </w:p>
    <w:tbl>
      <w:tblPr>
        <w:tblStyle w:val="SJ"/>
        <w:tblW w:w="0" w:type="auto"/>
        <w:tblLook w:val="04A0" w:firstRow="1" w:lastRow="0" w:firstColumn="1" w:lastColumn="0" w:noHBand="0" w:noVBand="1"/>
      </w:tblPr>
      <w:tblGrid>
        <w:gridCol w:w="1627"/>
        <w:gridCol w:w="3532"/>
        <w:gridCol w:w="3857"/>
      </w:tblGrid>
      <w:tr w:rsidR="00C62A87" w:rsidRPr="00323C34" w14:paraId="1DBB229D" w14:textId="77777777" w:rsidTr="00F933D7">
        <w:trPr>
          <w:cnfStyle w:val="100000000000" w:firstRow="1" w:lastRow="0" w:firstColumn="0" w:lastColumn="0" w:oddVBand="0" w:evenVBand="0" w:oddHBand="0" w:evenHBand="0" w:firstRowFirstColumn="0" w:firstRowLastColumn="0" w:lastRowFirstColumn="0" w:lastRowLastColumn="0"/>
        </w:trPr>
        <w:tc>
          <w:tcPr>
            <w:tcW w:w="0" w:type="auto"/>
            <w:hideMark/>
          </w:tcPr>
          <w:p w14:paraId="28CB8201" w14:textId="77777777" w:rsidR="00F933D7" w:rsidRPr="00323C34" w:rsidRDefault="00F933D7" w:rsidP="00F933D7">
            <w:pPr>
              <w:spacing w:after="160"/>
              <w:rPr>
                <w:bCs/>
              </w:rPr>
            </w:pPr>
            <w:r w:rsidRPr="00323C34">
              <w:rPr>
                <w:bCs/>
              </w:rPr>
              <w:t>Broadcast Type</w:t>
            </w:r>
          </w:p>
        </w:tc>
        <w:tc>
          <w:tcPr>
            <w:tcW w:w="0" w:type="auto"/>
            <w:hideMark/>
          </w:tcPr>
          <w:p w14:paraId="224723A7" w14:textId="77777777" w:rsidR="00F933D7" w:rsidRPr="00323C34" w:rsidRDefault="00F933D7" w:rsidP="00F933D7">
            <w:pPr>
              <w:spacing w:after="160"/>
              <w:rPr>
                <w:bCs/>
              </w:rPr>
            </w:pPr>
            <w:r w:rsidRPr="00323C34">
              <w:rPr>
                <w:bCs/>
              </w:rPr>
              <w:t>Trigger</w:t>
            </w:r>
          </w:p>
        </w:tc>
        <w:tc>
          <w:tcPr>
            <w:tcW w:w="0" w:type="auto"/>
            <w:hideMark/>
          </w:tcPr>
          <w:p w14:paraId="1E2F757E" w14:textId="77777777" w:rsidR="00F933D7" w:rsidRPr="00323C34" w:rsidRDefault="00F933D7" w:rsidP="00F933D7">
            <w:pPr>
              <w:spacing w:after="160"/>
              <w:rPr>
                <w:bCs/>
              </w:rPr>
            </w:pPr>
            <w:r w:rsidRPr="00323C34">
              <w:rPr>
                <w:bCs/>
              </w:rPr>
              <w:t>Initiator</w:t>
            </w:r>
          </w:p>
        </w:tc>
      </w:tr>
      <w:tr w:rsidR="00C62A87" w:rsidRPr="00323C34" w14:paraId="59B008D5" w14:textId="77777777" w:rsidTr="00F933D7">
        <w:tc>
          <w:tcPr>
            <w:tcW w:w="0" w:type="auto"/>
            <w:hideMark/>
          </w:tcPr>
          <w:p w14:paraId="2F2BB196" w14:textId="77777777" w:rsidR="00F933D7" w:rsidRPr="00323C34" w:rsidRDefault="00F933D7" w:rsidP="00F933D7">
            <w:pPr>
              <w:spacing w:after="160"/>
            </w:pPr>
            <w:r w:rsidRPr="00323C34">
              <w:t>Closure Broadcast</w:t>
            </w:r>
          </w:p>
        </w:tc>
        <w:tc>
          <w:tcPr>
            <w:tcW w:w="0" w:type="auto"/>
            <w:hideMark/>
          </w:tcPr>
          <w:p w14:paraId="3A488515" w14:textId="18783E85" w:rsidR="00F933D7" w:rsidRPr="00323C34" w:rsidRDefault="00F933D7" w:rsidP="00F933D7">
            <w:pPr>
              <w:spacing w:after="160"/>
            </w:pPr>
            <w:r w:rsidRPr="00323C34">
              <w:t>Duty Manager approves incident closure</w:t>
            </w:r>
            <w:r w:rsidR="009C61C6">
              <w:rPr>
                <w:rFonts w:hint="eastAsia"/>
              </w:rPr>
              <w:t>; system notifies Controller to perfom Closure Broadcase</w:t>
            </w:r>
          </w:p>
        </w:tc>
        <w:tc>
          <w:tcPr>
            <w:tcW w:w="0" w:type="auto"/>
            <w:hideMark/>
          </w:tcPr>
          <w:p w14:paraId="0B265C4F" w14:textId="0D597A11" w:rsidR="00F933D7" w:rsidRPr="00323C34" w:rsidRDefault="009C61C6" w:rsidP="00F933D7">
            <w:pPr>
              <w:spacing w:after="160"/>
            </w:pPr>
            <w:r>
              <w:rPr>
                <w:rFonts w:hint="eastAsia"/>
              </w:rPr>
              <w:t>C</w:t>
            </w:r>
            <w:r>
              <w:t>o</w:t>
            </w:r>
            <w:r>
              <w:rPr>
                <w:rFonts w:hint="eastAsia"/>
              </w:rPr>
              <w:t>ntroller</w:t>
            </w:r>
            <w:r w:rsidR="00F933D7" w:rsidRPr="00323C34">
              <w:t xml:space="preserve">, upon </w:t>
            </w:r>
            <w:r>
              <w:rPr>
                <w:rFonts w:hint="eastAsia"/>
              </w:rPr>
              <w:t>accepting system notification. Broadcast composition menu is presented for Controller to confirm fields and recipients before dispatch</w:t>
            </w:r>
          </w:p>
        </w:tc>
      </w:tr>
      <w:tr w:rsidR="00C62A87" w:rsidRPr="00323C34" w14:paraId="2B99DF64" w14:textId="77777777" w:rsidTr="00F933D7">
        <w:tc>
          <w:tcPr>
            <w:tcW w:w="0" w:type="auto"/>
            <w:hideMark/>
          </w:tcPr>
          <w:p w14:paraId="514FADD1" w14:textId="77777777" w:rsidR="00F933D7" w:rsidRPr="00323C34" w:rsidRDefault="00F933D7" w:rsidP="00F933D7">
            <w:pPr>
              <w:spacing w:after="160"/>
            </w:pPr>
            <w:r w:rsidRPr="00323C34">
              <w:t>End-of-Day Interim Broadcast</w:t>
            </w:r>
          </w:p>
        </w:tc>
        <w:tc>
          <w:tcPr>
            <w:tcW w:w="0" w:type="auto"/>
            <w:hideMark/>
          </w:tcPr>
          <w:p w14:paraId="78CC0DFA" w14:textId="4877FE95" w:rsidR="00F933D7" w:rsidRPr="00323C34" w:rsidRDefault="00F933D7" w:rsidP="00F933D7">
            <w:pPr>
              <w:spacing w:after="160"/>
            </w:pPr>
            <w:r w:rsidRPr="00323C34">
              <w:t>End of operational day</w:t>
            </w:r>
            <w:r w:rsidR="009C61C6">
              <w:rPr>
                <w:rFonts w:hint="eastAsia"/>
              </w:rPr>
              <w:t>, system notification prompts Duty Manager to review open incidents and confirm whether a broadcast is required</w:t>
            </w:r>
          </w:p>
        </w:tc>
        <w:tc>
          <w:tcPr>
            <w:tcW w:w="0" w:type="auto"/>
            <w:hideMark/>
          </w:tcPr>
          <w:p w14:paraId="3D01387D" w14:textId="3CAC9420" w:rsidR="00F933D7" w:rsidRDefault="00F933D7" w:rsidP="00F933D7">
            <w:pPr>
              <w:spacing w:after="160"/>
            </w:pPr>
            <w:r w:rsidRPr="00323C34">
              <w:t>Duty Manager</w:t>
            </w:r>
          </w:p>
          <w:p w14:paraId="474134F8" w14:textId="0291F5C2" w:rsidR="009C61C6" w:rsidRPr="00323C34" w:rsidRDefault="009C61C6" w:rsidP="00F933D7">
            <w:pPr>
              <w:spacing w:after="160"/>
            </w:pPr>
            <w:r>
              <w:rPr>
                <w:rFonts w:hint="eastAsia"/>
              </w:rPr>
              <w:t>Not all open incident require a broadcast, the Duty Manager decide per incident</w:t>
            </w:r>
          </w:p>
        </w:tc>
      </w:tr>
      <w:tr w:rsidR="004A3C20" w:rsidRPr="00323C34" w14:paraId="551DAB9E" w14:textId="77777777" w:rsidTr="00F933D7">
        <w:trPr>
          <w:ins w:id="390" w:author="Shin Feng WONG" w:date="2026-06-16T04:16:00Z"/>
        </w:trPr>
        <w:tc>
          <w:tcPr>
            <w:tcW w:w="0" w:type="auto"/>
          </w:tcPr>
          <w:p w14:paraId="6E2F28E1" w14:textId="6D2FCFDA" w:rsidR="004A3C20" w:rsidRPr="00323C34" w:rsidRDefault="004A3C20" w:rsidP="00F933D7">
            <w:pPr>
              <w:spacing w:after="160"/>
              <w:rPr>
                <w:ins w:id="391" w:author="Shin Feng WONG" w:date="2026-06-16T04:16:00Z" w16du:dateUtc="2026-06-15T20:16:00Z"/>
              </w:rPr>
            </w:pPr>
            <w:ins w:id="392" w:author="Shin Feng WONG" w:date="2026-06-16T04:16:00Z" w16du:dateUtc="2026-06-15T20:16:00Z">
              <w:r>
                <w:t>Wea</w:t>
              </w:r>
            </w:ins>
            <w:ins w:id="393" w:author="Shin Feng WONG" w:date="2026-06-16T04:17:00Z" w16du:dateUtc="2026-06-15T20:17:00Z">
              <w:r>
                <w:t>ther Advisory Broadcast</w:t>
              </w:r>
            </w:ins>
          </w:p>
        </w:tc>
        <w:tc>
          <w:tcPr>
            <w:tcW w:w="0" w:type="auto"/>
          </w:tcPr>
          <w:p w14:paraId="22401F33" w14:textId="767857A0" w:rsidR="004A3C20" w:rsidRPr="00323C34" w:rsidRDefault="004A3C20" w:rsidP="00F933D7">
            <w:pPr>
              <w:spacing w:after="160"/>
              <w:rPr>
                <w:ins w:id="394" w:author="Shin Feng WONG" w:date="2026-06-16T04:16:00Z" w16du:dateUtc="2026-06-15T20:16:00Z"/>
              </w:rPr>
            </w:pPr>
            <w:ins w:id="395" w:author="Shin Feng WONG" w:date="2026-06-16T04:17:00Z" w16du:dateUtc="2026-06-15T20:17:00Z">
              <w:r>
                <w:t>Weather forecast or weather alert information surfaces on the UCS</w:t>
              </w:r>
            </w:ins>
          </w:p>
        </w:tc>
        <w:tc>
          <w:tcPr>
            <w:tcW w:w="0" w:type="auto"/>
          </w:tcPr>
          <w:p w14:paraId="10F9AAE4" w14:textId="29172E70" w:rsidR="004A3C20" w:rsidRPr="00323C34" w:rsidRDefault="004A3C20" w:rsidP="00F933D7">
            <w:pPr>
              <w:spacing w:after="160"/>
              <w:rPr>
                <w:ins w:id="396" w:author="Shin Feng WONG" w:date="2026-06-16T04:16:00Z" w16du:dateUtc="2026-06-15T20:16:00Z"/>
              </w:rPr>
            </w:pPr>
            <w:ins w:id="397" w:author="Shin Feng WONG" w:date="2026-06-16T04:17:00Z" w16du:dateUtc="2026-06-15T20:17:00Z">
              <w:r>
                <w:t>Authorised User, upon reviewing the weather alert and confirming the broadcast content and recipients</w:t>
              </w:r>
            </w:ins>
          </w:p>
        </w:tc>
      </w:tr>
    </w:tbl>
    <w:p w14:paraId="1F61033C" w14:textId="78BCE294" w:rsidR="008906F6" w:rsidRPr="00323C34" w:rsidRDefault="008906F6" w:rsidP="00F933D7">
      <w:r w:rsidRPr="00323C34">
        <w:t>Each broadcast shall be assigned a system-generated Broadcast ID following the convention</w:t>
      </w:r>
      <w:r w:rsidR="00E41D59" w:rsidRPr="00323C34">
        <w:rPr>
          <w:rFonts w:hint="eastAsia"/>
        </w:rPr>
        <w:t xml:space="preserve">: </w:t>
      </w:r>
      <w:r w:rsidRPr="00323C34">
        <w:t>[Case ID]-BC[3-digit running sequence starting from 001].</w:t>
      </w:r>
    </w:p>
    <w:p w14:paraId="011131FE" w14:textId="154C19E1" w:rsidR="00F933D7" w:rsidRDefault="000D5CEF" w:rsidP="008906F6">
      <w:r w:rsidRPr="000D5CEF">
        <w:rPr>
          <w:rFonts w:hint="eastAsia"/>
          <w:b/>
          <w:bCs/>
        </w:rPr>
        <w:t>E</w:t>
      </w:r>
      <w:r w:rsidR="008906F6" w:rsidRPr="000D5CEF">
        <w:rPr>
          <w:b/>
          <w:bCs/>
        </w:rPr>
        <w:t>xample</w:t>
      </w:r>
      <w:r w:rsidRPr="000D5CEF">
        <w:rPr>
          <w:rFonts w:hint="eastAsia"/>
          <w:b/>
          <w:bCs/>
        </w:rPr>
        <w:t>:</w:t>
      </w:r>
      <w:r w:rsidR="008906F6" w:rsidRPr="00323C34">
        <w:t xml:space="preserve"> </w:t>
      </w:r>
      <w:r>
        <w:rPr>
          <w:rFonts w:hint="eastAsia"/>
        </w:rPr>
        <w:t>T</w:t>
      </w:r>
      <w:r w:rsidR="008906F6" w:rsidRPr="00323C34">
        <w:t>he second broadcast issued against Case 2002/01/0004 shall be 2002/01/0004-BC002.</w:t>
      </w:r>
    </w:p>
    <w:p w14:paraId="180EEC8D" w14:textId="5FA11CB8" w:rsidR="009C61C6" w:rsidRPr="00323C34" w:rsidRDefault="009C61C6" w:rsidP="008906F6">
      <w:r>
        <w:rPr>
          <w:rFonts w:hint="eastAsia"/>
        </w:rPr>
        <w:t>All broadcasts are delivered via email to configured distribution groups</w:t>
      </w:r>
    </w:p>
    <w:p w14:paraId="6A288E66" w14:textId="6C3AD0B5" w:rsidR="00F933D7" w:rsidRPr="00323C34" w:rsidRDefault="00F933D7" w:rsidP="00F933D7">
      <w:pPr>
        <w:pStyle w:val="Heading2"/>
      </w:pPr>
      <w:bookmarkStart w:id="398" w:name="_Toc231624892"/>
      <w:bookmarkStart w:id="399" w:name="_Toc232496851"/>
      <w:r w:rsidRPr="00323C34">
        <w:rPr>
          <w:rFonts w:hint="eastAsia"/>
        </w:rPr>
        <w:t>Delivery Channels</w:t>
      </w:r>
      <w:bookmarkEnd w:id="398"/>
      <w:bookmarkEnd w:id="399"/>
    </w:p>
    <w:tbl>
      <w:tblPr>
        <w:tblStyle w:val="SJ"/>
        <w:tblW w:w="0" w:type="auto"/>
        <w:tblLook w:val="04A0" w:firstRow="1" w:lastRow="0" w:firstColumn="1" w:lastColumn="0" w:noHBand="0" w:noVBand="1"/>
      </w:tblPr>
      <w:tblGrid>
        <w:gridCol w:w="1535"/>
        <w:gridCol w:w="2919"/>
        <w:gridCol w:w="4562"/>
      </w:tblGrid>
      <w:tr w:rsidR="00607D2E" w:rsidRPr="00323C34" w14:paraId="6234212C" w14:textId="15B6045A" w:rsidTr="00F933D7">
        <w:trPr>
          <w:cnfStyle w:val="100000000000" w:firstRow="1" w:lastRow="0" w:firstColumn="0" w:lastColumn="0" w:oddVBand="0" w:evenVBand="0" w:oddHBand="0" w:evenHBand="0" w:firstRowFirstColumn="0" w:firstRowLastColumn="0" w:lastRowFirstColumn="0" w:lastRowLastColumn="0"/>
        </w:trPr>
        <w:tc>
          <w:tcPr>
            <w:tcW w:w="0" w:type="auto"/>
            <w:hideMark/>
          </w:tcPr>
          <w:p w14:paraId="63FFE079" w14:textId="02F3DD91" w:rsidR="00F933D7" w:rsidRPr="00323C34" w:rsidRDefault="00F933D7" w:rsidP="00F933D7">
            <w:pPr>
              <w:spacing w:after="160"/>
              <w:rPr>
                <w:bCs/>
              </w:rPr>
            </w:pPr>
            <w:r w:rsidRPr="00323C34">
              <w:rPr>
                <w:bCs/>
              </w:rPr>
              <w:t>Channel</w:t>
            </w:r>
          </w:p>
        </w:tc>
        <w:tc>
          <w:tcPr>
            <w:tcW w:w="0" w:type="auto"/>
            <w:hideMark/>
          </w:tcPr>
          <w:p w14:paraId="6A537D49" w14:textId="4FAA1A70" w:rsidR="00F933D7" w:rsidRPr="00323C34" w:rsidRDefault="00F933D7" w:rsidP="00F933D7">
            <w:pPr>
              <w:spacing w:after="160"/>
              <w:rPr>
                <w:bCs/>
              </w:rPr>
            </w:pPr>
            <w:r w:rsidRPr="00323C34">
              <w:rPr>
                <w:bCs/>
              </w:rPr>
              <w:t>Used For</w:t>
            </w:r>
          </w:p>
        </w:tc>
        <w:tc>
          <w:tcPr>
            <w:tcW w:w="0" w:type="auto"/>
            <w:hideMark/>
          </w:tcPr>
          <w:p w14:paraId="1FFA58FA" w14:textId="65B96DCB" w:rsidR="00F933D7" w:rsidRPr="00323C34" w:rsidRDefault="00F933D7" w:rsidP="00F933D7">
            <w:pPr>
              <w:spacing w:after="160"/>
              <w:rPr>
                <w:bCs/>
              </w:rPr>
            </w:pPr>
            <w:r w:rsidRPr="00323C34">
              <w:rPr>
                <w:bCs/>
              </w:rPr>
              <w:t>Notes</w:t>
            </w:r>
          </w:p>
        </w:tc>
      </w:tr>
      <w:tr w:rsidR="00607D2E" w:rsidRPr="00323C34" w14:paraId="72C44435" w14:textId="4DEC5934" w:rsidTr="00F933D7">
        <w:tc>
          <w:tcPr>
            <w:tcW w:w="0" w:type="auto"/>
            <w:hideMark/>
          </w:tcPr>
          <w:p w14:paraId="04E9713A" w14:textId="417F878B" w:rsidR="00F933D7" w:rsidRPr="00323C34" w:rsidRDefault="00F933D7" w:rsidP="00F933D7">
            <w:pPr>
              <w:spacing w:after="160"/>
            </w:pPr>
            <w:r w:rsidRPr="00323C34">
              <w:t>Email</w:t>
            </w:r>
          </w:p>
        </w:tc>
        <w:tc>
          <w:tcPr>
            <w:tcW w:w="0" w:type="auto"/>
            <w:hideMark/>
          </w:tcPr>
          <w:p w14:paraId="0AA96230" w14:textId="40C57A23" w:rsidR="00F933D7" w:rsidRPr="00323C34" w:rsidRDefault="00F933D7" w:rsidP="00F933D7">
            <w:pPr>
              <w:spacing w:after="160"/>
            </w:pPr>
            <w:r w:rsidRPr="00323C34">
              <w:t>Closure broadcasts; end-of-day interim broadcasts</w:t>
            </w:r>
          </w:p>
        </w:tc>
        <w:tc>
          <w:tcPr>
            <w:tcW w:w="0" w:type="auto"/>
            <w:hideMark/>
          </w:tcPr>
          <w:p w14:paraId="1F28940C" w14:textId="4AA8EF2C" w:rsidR="00F933D7" w:rsidRPr="00323C34" w:rsidRDefault="00F933D7" w:rsidP="00F933D7">
            <w:pPr>
              <w:spacing w:after="160"/>
            </w:pPr>
            <w:r w:rsidRPr="00323C34">
              <w:t>Directed to configured distribution groups</w:t>
            </w:r>
          </w:p>
        </w:tc>
      </w:tr>
      <w:tr w:rsidR="00607D2E" w:rsidRPr="00323C34" w14:paraId="4F084904" w14:textId="0ABD335D" w:rsidTr="00974DC9">
        <w:tc>
          <w:tcPr>
            <w:tcW w:w="0" w:type="auto"/>
          </w:tcPr>
          <w:p w14:paraId="6E7999C4" w14:textId="79158725" w:rsidR="00F933D7" w:rsidRPr="00323C34" w:rsidRDefault="00146AD1" w:rsidP="00F933D7">
            <w:pPr>
              <w:spacing w:after="160"/>
            </w:pPr>
            <w:ins w:id="400" w:author="Shin Feng WONG" w:date="2026-06-16T04:05:00Z" w16du:dateUtc="2026-06-15T20:05:00Z">
              <w:r>
                <w:lastRenderedPageBreak/>
                <w:t>Push Notification</w:t>
              </w:r>
            </w:ins>
          </w:p>
        </w:tc>
        <w:tc>
          <w:tcPr>
            <w:tcW w:w="0" w:type="auto"/>
          </w:tcPr>
          <w:p w14:paraId="4A0CDF6D" w14:textId="0073D6A6" w:rsidR="00F933D7" w:rsidRPr="00323C34" w:rsidRDefault="00146AD1" w:rsidP="00F933D7">
            <w:pPr>
              <w:spacing w:after="160"/>
            </w:pPr>
            <w:ins w:id="401" w:author="Shin Feng WONG" w:date="2026-06-16T04:05:00Z" w16du:dateUtc="2026-06-15T20:05:00Z">
              <w:r>
                <w:t>System notifications and operational prompts</w:t>
              </w:r>
            </w:ins>
          </w:p>
        </w:tc>
        <w:tc>
          <w:tcPr>
            <w:tcW w:w="0" w:type="auto"/>
          </w:tcPr>
          <w:p w14:paraId="6AE42FBD" w14:textId="36246D73" w:rsidR="00C36FA1" w:rsidRPr="00323C34" w:rsidRDefault="00C36FA1" w:rsidP="00F933D7">
            <w:pPr>
              <w:spacing w:after="160"/>
            </w:pPr>
            <w:ins w:id="402" w:author="Shin Feng WONG" w:date="2026-06-16T04:05:00Z" w16du:dateUtc="2026-06-15T20:05:00Z">
              <w:r>
                <w:t xml:space="preserve">Delivery channel subject to supported user </w:t>
              </w:r>
            </w:ins>
            <w:ins w:id="403" w:author="Shin Feng WONG" w:date="2026-06-16T04:06:00Z" w16du:dateUtc="2026-06-15T20:06:00Z">
              <w:r>
                <w:t>interfaces, CMS, UCS, and/or Staff App</w:t>
              </w:r>
            </w:ins>
            <w:ins w:id="404" w:author="Shin Feng WONG" w:date="2026-06-16T04:12:00Z" w16du:dateUtc="2026-06-15T20:12:00Z">
              <w:r w:rsidR="001E6EBE">
                <w:t xml:space="preserve"> interfaces</w:t>
              </w:r>
            </w:ins>
          </w:p>
        </w:tc>
      </w:tr>
    </w:tbl>
    <w:p w14:paraId="250B57D6" w14:textId="1A5E8D41" w:rsidR="00F933D7" w:rsidRPr="00323C34" w:rsidRDefault="00F933D7" w:rsidP="00F933D7">
      <w:pPr>
        <w:pStyle w:val="Heading2"/>
      </w:pPr>
      <w:bookmarkStart w:id="405" w:name="_Toc232496852"/>
      <w:r w:rsidRPr="00323C34">
        <w:rPr>
          <w:rFonts w:hint="eastAsia"/>
        </w:rPr>
        <w:t>Recipient Group</w:t>
      </w:r>
      <w:bookmarkEnd w:id="405"/>
    </w:p>
    <w:p w14:paraId="6C5A9E3B" w14:textId="77777777" w:rsidR="000D5CEF" w:rsidRDefault="00F933D7" w:rsidP="00226503">
      <w:pPr>
        <w:pStyle w:val="ListParagraph"/>
        <w:numPr>
          <w:ilvl w:val="0"/>
          <w:numId w:val="37"/>
        </w:numPr>
      </w:pPr>
      <w:r w:rsidRPr="00323C34">
        <w:t>Distribution groups shall be managed as named collections of user email addresses, configurable by the System Administrator.</w:t>
      </w:r>
    </w:p>
    <w:p w14:paraId="097D228D" w14:textId="77777777" w:rsidR="000D5CEF" w:rsidRDefault="00F933D7" w:rsidP="00226503">
      <w:pPr>
        <w:pStyle w:val="ListParagraph"/>
        <w:numPr>
          <w:ilvl w:val="0"/>
          <w:numId w:val="37"/>
        </w:numPr>
      </w:pPr>
      <w:r w:rsidRPr="00323C34">
        <w:t xml:space="preserve">The system shall support creation, editing, and deactivation of distribution groups. </w:t>
      </w:r>
    </w:p>
    <w:p w14:paraId="3886E1AC" w14:textId="77777777" w:rsidR="000D5CEF" w:rsidRDefault="00F933D7" w:rsidP="00226503">
      <w:pPr>
        <w:pStyle w:val="ListParagraph"/>
        <w:numPr>
          <w:ilvl w:val="0"/>
          <w:numId w:val="37"/>
        </w:numPr>
      </w:pPr>
      <w:r w:rsidRPr="00323C34">
        <w:t>On broadcast initiation, the system shall pre-populate the recipient field with the default distribution group mapped to the incident type and crisis level.</w:t>
      </w:r>
    </w:p>
    <w:p w14:paraId="01AABBDB" w14:textId="32606EC9" w:rsidR="00F933D7" w:rsidRDefault="00F933D7" w:rsidP="00226503">
      <w:pPr>
        <w:pStyle w:val="ListParagraph"/>
        <w:numPr>
          <w:ilvl w:val="0"/>
          <w:numId w:val="37"/>
        </w:numPr>
      </w:pPr>
      <w:r w:rsidRPr="00323C34">
        <w:t>The Duty Manager or Controller may add or remove individual recipients prior to dispatch without modifying the group configuration permanently.</w:t>
      </w:r>
    </w:p>
    <w:p w14:paraId="25E19BC7" w14:textId="739EA154" w:rsidR="00F933D7" w:rsidRPr="00323C34" w:rsidRDefault="00F933D7" w:rsidP="00F933D7">
      <w:pPr>
        <w:pStyle w:val="Heading2"/>
      </w:pPr>
      <w:bookmarkStart w:id="406" w:name="_Toc232496853"/>
      <w:r w:rsidRPr="00323C34">
        <w:rPr>
          <w:rFonts w:hint="eastAsia"/>
        </w:rPr>
        <w:t>Broadcast Templates</w:t>
      </w:r>
      <w:bookmarkEnd w:id="406"/>
    </w:p>
    <w:p w14:paraId="093BE615" w14:textId="77777777" w:rsidR="000D5CEF" w:rsidRDefault="00F933D7" w:rsidP="00226503">
      <w:pPr>
        <w:pStyle w:val="ListParagraph"/>
        <w:numPr>
          <w:ilvl w:val="0"/>
          <w:numId w:val="38"/>
        </w:numPr>
      </w:pPr>
      <w:r w:rsidRPr="00323C34">
        <w:t>The system shall support configurable broadcast templates mapped to incident type and crisis level.</w:t>
      </w:r>
    </w:p>
    <w:p w14:paraId="1780F570" w14:textId="77777777" w:rsidR="000D5CEF" w:rsidRDefault="00F933D7" w:rsidP="00226503">
      <w:pPr>
        <w:pStyle w:val="ListParagraph"/>
        <w:numPr>
          <w:ilvl w:val="0"/>
          <w:numId w:val="38"/>
        </w:numPr>
      </w:pPr>
      <w:r w:rsidRPr="00323C34">
        <w:t>Templates shall define the default set of incident fields included in the broadcast.</w:t>
      </w:r>
    </w:p>
    <w:p w14:paraId="217B1E2E" w14:textId="77777777" w:rsidR="000D5CEF" w:rsidRDefault="00F933D7" w:rsidP="00226503">
      <w:pPr>
        <w:pStyle w:val="ListParagraph"/>
        <w:numPr>
          <w:ilvl w:val="0"/>
          <w:numId w:val="38"/>
        </w:numPr>
      </w:pPr>
      <w:r w:rsidRPr="00323C34">
        <w:t xml:space="preserve">Default templates shall be configured to </w:t>
      </w:r>
      <w:commentRangeStart w:id="407"/>
      <w:r w:rsidRPr="00323C34">
        <w:t>exclude sensitive content</w:t>
      </w:r>
      <w:commentRangeEnd w:id="407"/>
      <w:r w:rsidR="00C2267E" w:rsidRPr="00323C34">
        <w:rPr>
          <w:rStyle w:val="CommentReference"/>
          <w:sz w:val="22"/>
          <w:szCs w:val="24"/>
        </w:rPr>
        <w:commentReference w:id="407"/>
      </w:r>
      <w:r w:rsidRPr="00323C34">
        <w:t>, defined as details that are operationally sensitive, under active investigation, or unsafe for wider distribution.</w:t>
      </w:r>
    </w:p>
    <w:p w14:paraId="40DF85A9" w14:textId="4891EE98" w:rsidR="00F933D7" w:rsidRDefault="00F933D7" w:rsidP="00226503">
      <w:pPr>
        <w:pStyle w:val="ListParagraph"/>
        <w:numPr>
          <w:ilvl w:val="0"/>
          <w:numId w:val="38"/>
        </w:numPr>
      </w:pPr>
      <w:r w:rsidRPr="00323C34">
        <w:t>Inclusion of fields beyond the default requires explicit confirmation by the Duty Manager at the point of dispatch.</w:t>
      </w:r>
    </w:p>
    <w:p w14:paraId="6AD20643" w14:textId="68467EC1" w:rsidR="000D5CEF" w:rsidRPr="00323C34" w:rsidRDefault="000D5CEF" w:rsidP="00226503">
      <w:pPr>
        <w:pStyle w:val="ListParagraph"/>
        <w:numPr>
          <w:ilvl w:val="0"/>
          <w:numId w:val="38"/>
        </w:numPr>
      </w:pPr>
      <w:r>
        <w:rPr>
          <w:rFonts w:hint="eastAsia"/>
        </w:rPr>
        <w:t xml:space="preserve">Templates shall be configurable by </w:t>
      </w:r>
      <w:r>
        <w:t>the</w:t>
      </w:r>
      <w:r>
        <w:rPr>
          <w:rFonts w:hint="eastAsia"/>
        </w:rPr>
        <w:t xml:space="preserve"> S</w:t>
      </w:r>
      <w:r>
        <w:t>y</w:t>
      </w:r>
      <w:r>
        <w:rPr>
          <w:rFonts w:hint="eastAsia"/>
        </w:rPr>
        <w:t>stem Administrator</w:t>
      </w:r>
    </w:p>
    <w:p w14:paraId="44DFAC81" w14:textId="28C6FB61" w:rsidR="00F933D7" w:rsidRPr="00323C34" w:rsidRDefault="000D5CEF" w:rsidP="00F933D7">
      <w:r w:rsidRPr="000D5CEF">
        <w:rPr>
          <w:rFonts w:hint="eastAsia"/>
          <w:b/>
          <w:bCs/>
        </w:rPr>
        <w:t>Note:</w:t>
      </w:r>
      <w:r>
        <w:rPr>
          <w:rFonts w:hint="eastAsia"/>
        </w:rPr>
        <w:t xml:space="preserve"> </w:t>
      </w:r>
      <w:r w:rsidR="00F554DD">
        <w:rPr>
          <w:rFonts w:hint="eastAsia"/>
        </w:rPr>
        <w:t>Broadcast t</w:t>
      </w:r>
      <w:r w:rsidR="00F933D7" w:rsidRPr="00323C34">
        <w:rPr>
          <w:rFonts w:hint="eastAsia"/>
        </w:rPr>
        <w:t>emplate</w:t>
      </w:r>
      <w:r w:rsidR="008906F6" w:rsidRPr="00323C34">
        <w:rPr>
          <w:rFonts w:hint="eastAsia"/>
        </w:rPr>
        <w:t xml:space="preserve"> content per incident type and crisis level</w:t>
      </w:r>
      <w:r w:rsidR="00F554DD">
        <w:rPr>
          <w:rFonts w:hint="eastAsia"/>
        </w:rPr>
        <w:t xml:space="preserve"> to be confirmed</w:t>
      </w:r>
      <w:r w:rsidR="008906F6" w:rsidRPr="00323C34">
        <w:rPr>
          <w:rFonts w:hint="eastAsia"/>
        </w:rPr>
        <w:t>.</w:t>
      </w:r>
    </w:p>
    <w:p w14:paraId="767E07C7" w14:textId="77777777" w:rsidR="00146B98" w:rsidRPr="00323C34" w:rsidRDefault="00146B98" w:rsidP="00146B98">
      <w:pPr>
        <w:pStyle w:val="Heading2"/>
      </w:pPr>
      <w:bookmarkStart w:id="408" w:name="_Toc232496854"/>
      <w:r w:rsidRPr="00323C34">
        <w:rPr>
          <w:rFonts w:hint="eastAsia"/>
        </w:rPr>
        <w:t>System Notifications</w:t>
      </w:r>
      <w:bookmarkEnd w:id="408"/>
    </w:p>
    <w:p w14:paraId="5BFD5062" w14:textId="77777777" w:rsidR="00146B98" w:rsidRPr="00323C34" w:rsidRDefault="00146B98" w:rsidP="00146B98">
      <w:r w:rsidRPr="00323C34">
        <w:t>The system shall generate automated notifications to individual users for the following events:</w:t>
      </w:r>
    </w:p>
    <w:tbl>
      <w:tblPr>
        <w:tblStyle w:val="SJ"/>
        <w:tblW w:w="5000" w:type="pct"/>
        <w:tblLook w:val="04A0" w:firstRow="1" w:lastRow="0" w:firstColumn="1" w:lastColumn="0" w:noHBand="0" w:noVBand="1"/>
      </w:tblPr>
      <w:tblGrid>
        <w:gridCol w:w="4944"/>
        <w:gridCol w:w="4072"/>
      </w:tblGrid>
      <w:tr w:rsidR="00146B98" w:rsidRPr="00323C34" w14:paraId="55AD7398" w14:textId="77777777" w:rsidTr="0020094E">
        <w:trPr>
          <w:cnfStyle w:val="100000000000" w:firstRow="1" w:lastRow="0" w:firstColumn="0" w:lastColumn="0" w:oddVBand="0" w:evenVBand="0" w:oddHBand="0" w:evenHBand="0" w:firstRowFirstColumn="0" w:firstRowLastColumn="0" w:lastRowFirstColumn="0" w:lastRowLastColumn="0"/>
        </w:trPr>
        <w:tc>
          <w:tcPr>
            <w:tcW w:w="2742" w:type="pct"/>
            <w:hideMark/>
          </w:tcPr>
          <w:p w14:paraId="20019971" w14:textId="77777777" w:rsidR="00146B98" w:rsidRPr="00323C34" w:rsidRDefault="00146B98" w:rsidP="0020094E">
            <w:pPr>
              <w:spacing w:after="160"/>
              <w:rPr>
                <w:bCs/>
              </w:rPr>
            </w:pPr>
            <w:r w:rsidRPr="00323C34">
              <w:rPr>
                <w:bCs/>
              </w:rPr>
              <w:t>Event</w:t>
            </w:r>
          </w:p>
        </w:tc>
        <w:tc>
          <w:tcPr>
            <w:tcW w:w="2258" w:type="pct"/>
            <w:hideMark/>
          </w:tcPr>
          <w:p w14:paraId="786855B8" w14:textId="77777777" w:rsidR="00146B98" w:rsidRPr="00323C34" w:rsidRDefault="00146B98" w:rsidP="0020094E">
            <w:pPr>
              <w:spacing w:after="160"/>
              <w:rPr>
                <w:bCs/>
              </w:rPr>
            </w:pPr>
            <w:r w:rsidRPr="00323C34">
              <w:rPr>
                <w:bCs/>
              </w:rPr>
              <w:t>Recipient</w:t>
            </w:r>
          </w:p>
        </w:tc>
      </w:tr>
      <w:tr w:rsidR="00146B98" w:rsidRPr="00323C34" w14:paraId="159A6883" w14:textId="77777777" w:rsidTr="0020094E">
        <w:tc>
          <w:tcPr>
            <w:tcW w:w="2742" w:type="pct"/>
            <w:hideMark/>
          </w:tcPr>
          <w:p w14:paraId="7A3882E1" w14:textId="77777777" w:rsidR="00146B98" w:rsidRPr="00323C34" w:rsidRDefault="00146B98" w:rsidP="0020094E">
            <w:pPr>
              <w:spacing w:after="160"/>
            </w:pPr>
            <w:r w:rsidRPr="00323C34">
              <w:t>Task assigned or reassigned</w:t>
            </w:r>
          </w:p>
        </w:tc>
        <w:tc>
          <w:tcPr>
            <w:tcW w:w="2258" w:type="pct"/>
            <w:hideMark/>
          </w:tcPr>
          <w:p w14:paraId="6501EAD2" w14:textId="77777777" w:rsidR="00146B98" w:rsidRPr="00323C34" w:rsidRDefault="00146B98" w:rsidP="0020094E">
            <w:pPr>
              <w:spacing w:after="160"/>
            </w:pPr>
            <w:r w:rsidRPr="00323C34">
              <w:t>Assignee</w:t>
            </w:r>
          </w:p>
        </w:tc>
      </w:tr>
      <w:tr w:rsidR="00146B98" w:rsidRPr="00323C34" w14:paraId="3832DF66" w14:textId="77777777" w:rsidTr="0020094E">
        <w:tc>
          <w:tcPr>
            <w:tcW w:w="2742" w:type="pct"/>
            <w:hideMark/>
          </w:tcPr>
          <w:p w14:paraId="5FA8247B" w14:textId="77777777" w:rsidR="00146B98" w:rsidRPr="00323C34" w:rsidRDefault="00146B98" w:rsidP="0020094E">
            <w:pPr>
              <w:spacing w:after="160"/>
            </w:pPr>
            <w:r w:rsidRPr="00323C34">
              <w:t>Incident assigned for Responder Activity</w:t>
            </w:r>
          </w:p>
        </w:tc>
        <w:tc>
          <w:tcPr>
            <w:tcW w:w="2258" w:type="pct"/>
            <w:hideMark/>
          </w:tcPr>
          <w:p w14:paraId="508C7A0B" w14:textId="77777777" w:rsidR="00146B98" w:rsidRPr="00323C34" w:rsidRDefault="00146B98" w:rsidP="0020094E">
            <w:pPr>
              <w:spacing w:after="160"/>
            </w:pPr>
            <w:r w:rsidRPr="00323C34">
              <w:t>Responder</w:t>
            </w:r>
          </w:p>
        </w:tc>
      </w:tr>
      <w:tr w:rsidR="009C61C6" w:rsidRPr="00323C34" w14:paraId="23E550CE" w14:textId="77777777" w:rsidTr="0020094E">
        <w:tc>
          <w:tcPr>
            <w:tcW w:w="2742" w:type="pct"/>
          </w:tcPr>
          <w:p w14:paraId="4E2A1213" w14:textId="5CCD61E0" w:rsidR="009C61C6" w:rsidRPr="00323C34" w:rsidRDefault="009C61C6" w:rsidP="0020094E">
            <w:pPr>
              <w:spacing w:after="160"/>
            </w:pPr>
            <w:r>
              <w:rPr>
                <w:rFonts w:hint="eastAsia"/>
              </w:rPr>
              <w:t>Responder incident log submission: review prompt</w:t>
            </w:r>
          </w:p>
        </w:tc>
        <w:tc>
          <w:tcPr>
            <w:tcW w:w="2258" w:type="pct"/>
          </w:tcPr>
          <w:p w14:paraId="3F0452B2" w14:textId="5437A10E" w:rsidR="009C61C6" w:rsidRPr="00323C34" w:rsidRDefault="009C61C6" w:rsidP="0020094E">
            <w:pPr>
              <w:spacing w:after="160"/>
            </w:pPr>
            <w:r>
              <w:rPr>
                <w:rFonts w:hint="eastAsia"/>
              </w:rPr>
              <w:t>Controller</w:t>
            </w:r>
          </w:p>
        </w:tc>
      </w:tr>
      <w:tr w:rsidR="00146B98" w:rsidRPr="00323C34" w14:paraId="7371397A" w14:textId="77777777" w:rsidTr="0020094E">
        <w:tc>
          <w:tcPr>
            <w:tcW w:w="2742" w:type="pct"/>
            <w:hideMark/>
          </w:tcPr>
          <w:p w14:paraId="12B11902" w14:textId="029657C6" w:rsidR="00146B98" w:rsidRPr="00323C34" w:rsidRDefault="00146B98" w:rsidP="0020094E">
            <w:pPr>
              <w:spacing w:after="160"/>
            </w:pPr>
            <w:r w:rsidRPr="00323C34">
              <w:lastRenderedPageBreak/>
              <w:t>Incident</w:t>
            </w:r>
            <w:r w:rsidR="009C61C6">
              <w:rPr>
                <w:rFonts w:hint="eastAsia"/>
              </w:rPr>
              <w:t xml:space="preserve"> log</w:t>
            </w:r>
            <w:r w:rsidRPr="00323C34">
              <w:t xml:space="preserve"> returned for revision</w:t>
            </w:r>
            <w:r w:rsidR="009C61C6">
              <w:rPr>
                <w:rFonts w:hint="eastAsia"/>
              </w:rPr>
              <w:t xml:space="preserve"> by Duty Manager</w:t>
            </w:r>
          </w:p>
        </w:tc>
        <w:tc>
          <w:tcPr>
            <w:tcW w:w="2258" w:type="pct"/>
            <w:hideMark/>
          </w:tcPr>
          <w:p w14:paraId="2F192A1C" w14:textId="5D8AF1A6" w:rsidR="00146B98" w:rsidRPr="00323C34" w:rsidRDefault="00146B98" w:rsidP="0020094E">
            <w:pPr>
              <w:spacing w:after="160"/>
            </w:pPr>
            <w:r w:rsidRPr="00323C34">
              <w:t>Controller</w:t>
            </w:r>
            <w:r w:rsidR="009C61C6">
              <w:rPr>
                <w:rFonts w:hint="eastAsia"/>
              </w:rPr>
              <w:t xml:space="preserve"> of incident</w:t>
            </w:r>
          </w:p>
        </w:tc>
      </w:tr>
      <w:tr w:rsidR="00146B98" w:rsidRPr="00323C34" w14:paraId="0521421B" w14:textId="77777777" w:rsidTr="0020094E">
        <w:tc>
          <w:tcPr>
            <w:tcW w:w="2742" w:type="pct"/>
            <w:hideMark/>
          </w:tcPr>
          <w:p w14:paraId="59B6FE32" w14:textId="77777777" w:rsidR="00146B98" w:rsidRPr="00323C34" w:rsidRDefault="00146B98" w:rsidP="0020094E">
            <w:pPr>
              <w:spacing w:after="160"/>
            </w:pPr>
            <w:r w:rsidRPr="00323C34">
              <w:t>NOP status change</w:t>
            </w:r>
          </w:p>
        </w:tc>
        <w:tc>
          <w:tcPr>
            <w:tcW w:w="2258" w:type="pct"/>
            <w:hideMark/>
          </w:tcPr>
          <w:p w14:paraId="5C42AE30" w14:textId="77777777" w:rsidR="00146B98" w:rsidRPr="00323C34" w:rsidRDefault="00146B98" w:rsidP="0020094E">
            <w:pPr>
              <w:spacing w:after="160"/>
            </w:pPr>
            <w:r w:rsidRPr="00323C34">
              <w:t>Applicant and relevant approvers</w:t>
            </w:r>
          </w:p>
        </w:tc>
      </w:tr>
      <w:tr w:rsidR="00146B98" w:rsidRPr="00323C34" w14:paraId="309F6C38" w14:textId="77777777" w:rsidTr="0020094E">
        <w:tc>
          <w:tcPr>
            <w:tcW w:w="2742" w:type="pct"/>
            <w:hideMark/>
          </w:tcPr>
          <w:p w14:paraId="67F1B10A" w14:textId="77777777" w:rsidR="00146B98" w:rsidRPr="00323C34" w:rsidRDefault="00146B98" w:rsidP="0020094E">
            <w:pPr>
              <w:spacing w:after="160"/>
            </w:pPr>
            <w:r w:rsidRPr="00323C34">
              <w:t>CMMS Fault ID received</w:t>
            </w:r>
          </w:p>
        </w:tc>
        <w:tc>
          <w:tcPr>
            <w:tcW w:w="2258" w:type="pct"/>
            <w:hideMark/>
          </w:tcPr>
          <w:p w14:paraId="3E21C56B" w14:textId="77777777" w:rsidR="00146B98" w:rsidRPr="00323C34" w:rsidRDefault="00146B98" w:rsidP="0020094E">
            <w:pPr>
              <w:spacing w:after="160"/>
            </w:pPr>
            <w:r w:rsidRPr="00323C34">
              <w:t>Controller of linked Case</w:t>
            </w:r>
          </w:p>
        </w:tc>
      </w:tr>
      <w:tr w:rsidR="009C61C6" w:rsidRPr="00323C34" w14:paraId="64CFACE2" w14:textId="77777777" w:rsidTr="0020094E">
        <w:tc>
          <w:tcPr>
            <w:tcW w:w="2742" w:type="pct"/>
          </w:tcPr>
          <w:p w14:paraId="267448EC" w14:textId="6621E98B" w:rsidR="009C61C6" w:rsidRPr="00323C34" w:rsidRDefault="009C61C6" w:rsidP="0020094E">
            <w:pPr>
              <w:spacing w:after="160"/>
            </w:pPr>
            <w:r>
              <w:rPr>
                <w:rFonts w:hint="eastAsia"/>
              </w:rPr>
              <w:t>Incident active for 12 days: advance ageing alert</w:t>
            </w:r>
          </w:p>
        </w:tc>
        <w:tc>
          <w:tcPr>
            <w:tcW w:w="2258" w:type="pct"/>
          </w:tcPr>
          <w:p w14:paraId="561E55D5" w14:textId="4F9304D3" w:rsidR="009C61C6" w:rsidRPr="00323C34" w:rsidRDefault="009C61C6" w:rsidP="0020094E">
            <w:pPr>
              <w:spacing w:after="160"/>
            </w:pPr>
            <w:commentRangeStart w:id="409"/>
            <w:r>
              <w:rPr>
                <w:rFonts w:hint="eastAsia"/>
              </w:rPr>
              <w:t xml:space="preserve">Duty </w:t>
            </w:r>
            <w:del w:id="410" w:author="Shin Feng WONG" w:date="2026-06-16T04:27:00Z" w16du:dateUtc="2026-06-15T20:27:00Z">
              <w:r w:rsidDel="003C783A">
                <w:rPr>
                  <w:rFonts w:hint="eastAsia"/>
                </w:rPr>
                <w:delText>Manager</w:delText>
              </w:r>
              <w:commentRangeEnd w:id="409"/>
              <w:r w:rsidR="007A4C95" w:rsidDel="003C783A">
                <w:rPr>
                  <w:rStyle w:val="CommentReference"/>
                  <w:sz w:val="22"/>
                  <w:szCs w:val="24"/>
                </w:rPr>
                <w:commentReference w:id="409"/>
              </w:r>
            </w:del>
            <w:ins w:id="411" w:author="Shin Feng WONG" w:date="2026-06-16T04:27:00Z" w16du:dateUtc="2026-06-15T20:27:00Z">
              <w:r w:rsidR="003C783A">
                <w:t>Team*</w:t>
              </w:r>
            </w:ins>
          </w:p>
        </w:tc>
      </w:tr>
      <w:tr w:rsidR="009C61C6" w:rsidRPr="00323C34" w14:paraId="2304CFFE" w14:textId="77777777" w:rsidTr="0020094E">
        <w:tc>
          <w:tcPr>
            <w:tcW w:w="2742" w:type="pct"/>
          </w:tcPr>
          <w:p w14:paraId="773CFA75" w14:textId="08306AD8" w:rsidR="009C61C6" w:rsidRPr="00323C34" w:rsidRDefault="009C61C6" w:rsidP="0020094E">
            <w:pPr>
              <w:spacing w:after="160"/>
            </w:pPr>
            <w:r>
              <w:rPr>
                <w:rFonts w:hint="eastAsia"/>
              </w:rPr>
              <w:t>Incident active for 14 days: ageing alert action required</w:t>
            </w:r>
          </w:p>
        </w:tc>
        <w:tc>
          <w:tcPr>
            <w:tcW w:w="2258" w:type="pct"/>
          </w:tcPr>
          <w:p w14:paraId="796140ED" w14:textId="248BD8F5" w:rsidR="009C61C6" w:rsidRPr="00323C34" w:rsidRDefault="009C61C6" w:rsidP="0020094E">
            <w:pPr>
              <w:spacing w:after="160"/>
            </w:pPr>
            <w:r>
              <w:rPr>
                <w:rFonts w:hint="eastAsia"/>
              </w:rPr>
              <w:t xml:space="preserve">Duty </w:t>
            </w:r>
            <w:del w:id="412" w:author="Shin Feng WONG" w:date="2026-06-16T04:27:00Z" w16du:dateUtc="2026-06-15T20:27:00Z">
              <w:r w:rsidDel="003C783A">
                <w:rPr>
                  <w:rFonts w:hint="eastAsia"/>
                </w:rPr>
                <w:delText>Manager</w:delText>
              </w:r>
            </w:del>
            <w:ins w:id="413" w:author="Shin Feng WONG" w:date="2026-06-16T04:27:00Z" w16du:dateUtc="2026-06-15T20:27:00Z">
              <w:r w:rsidR="003C783A">
                <w:t>Team*</w:t>
              </w:r>
            </w:ins>
          </w:p>
        </w:tc>
      </w:tr>
      <w:tr w:rsidR="009C61C6" w:rsidRPr="00323C34" w14:paraId="2673F9E8" w14:textId="77777777" w:rsidTr="0020094E">
        <w:tc>
          <w:tcPr>
            <w:tcW w:w="2742" w:type="pct"/>
          </w:tcPr>
          <w:p w14:paraId="2C675D91" w14:textId="5B3252F1" w:rsidR="009C61C6" w:rsidRPr="00323C34" w:rsidRDefault="009C61C6" w:rsidP="0020094E">
            <w:pPr>
              <w:spacing w:after="160"/>
            </w:pPr>
            <w:r>
              <w:rPr>
                <w:rFonts w:hint="eastAsia"/>
              </w:rPr>
              <w:t>Incident closed: closure broadcast prompt</w:t>
            </w:r>
          </w:p>
        </w:tc>
        <w:tc>
          <w:tcPr>
            <w:tcW w:w="2258" w:type="pct"/>
          </w:tcPr>
          <w:p w14:paraId="147D5008" w14:textId="7DD36231" w:rsidR="009C61C6" w:rsidRPr="00323C34" w:rsidRDefault="009C61C6" w:rsidP="0020094E">
            <w:pPr>
              <w:spacing w:after="160"/>
            </w:pPr>
            <w:r>
              <w:rPr>
                <w:rFonts w:hint="eastAsia"/>
              </w:rPr>
              <w:t>Controller of closed incident</w:t>
            </w:r>
          </w:p>
        </w:tc>
      </w:tr>
    </w:tbl>
    <w:p w14:paraId="6F076BB8" w14:textId="5F84CF46" w:rsidR="00146B98" w:rsidRPr="00323C34" w:rsidRDefault="003C783A" w:rsidP="00146B98">
      <w:ins w:id="414" w:author="Shin Feng WONG" w:date="2026-06-16T04:27:00Z" w16du:dateUtc="2026-06-15T20:27:00Z">
        <w:r w:rsidRPr="003C783A">
          <w:rPr>
            <w:b/>
            <w:bCs/>
          </w:rPr>
          <w:t>Note:</w:t>
        </w:r>
        <w:r>
          <w:t xml:space="preserve"> Duty Team refers to the Duty </w:t>
        </w:r>
      </w:ins>
      <w:ins w:id="415" w:author="Shin Feng WONG" w:date="2026-06-16T04:28:00Z" w16du:dateUtc="2026-06-15T20:28:00Z">
        <w:r>
          <w:t>Manager, Duty Officer and Controllers on shift.</w:t>
        </w:r>
      </w:ins>
    </w:p>
    <w:p w14:paraId="0ABC67B6" w14:textId="77777777" w:rsidR="00146B98" w:rsidRPr="00323C34" w:rsidRDefault="00146B98" w:rsidP="00146B98">
      <w:pPr>
        <w:spacing w:line="278" w:lineRule="auto"/>
        <w:rPr>
          <w:rFonts w:eastAsiaTheme="majorEastAsia" w:cstheme="majorBidi"/>
          <w:b/>
          <w:bCs/>
          <w:color w:val="0F4761" w:themeColor="accent1" w:themeShade="BF"/>
          <w:sz w:val="32"/>
          <w:szCs w:val="28"/>
        </w:rPr>
      </w:pPr>
      <w:r w:rsidRPr="00323C34">
        <w:br w:type="page"/>
      </w:r>
    </w:p>
    <w:p w14:paraId="6DDA8B59" w14:textId="77777777" w:rsidR="000D5CEF" w:rsidRDefault="000D5CEF" w:rsidP="000D5CEF">
      <w:pPr>
        <w:pStyle w:val="Heading2"/>
      </w:pPr>
      <w:bookmarkStart w:id="416" w:name="_Toc232496855"/>
      <w:r>
        <w:rPr>
          <w:rFonts w:hint="eastAsia"/>
        </w:rPr>
        <w:lastRenderedPageBreak/>
        <w:t>Broadcast Matrix</w:t>
      </w:r>
      <w:bookmarkEnd w:id="416"/>
    </w:p>
    <w:p w14:paraId="7420BC5B" w14:textId="77777777" w:rsidR="000D5CEF" w:rsidRPr="00323C34" w:rsidRDefault="000D5CEF" w:rsidP="000D5CEF">
      <w:r w:rsidRPr="00323C34">
        <w:rPr>
          <w:rFonts w:hint="eastAsia"/>
        </w:rPr>
        <w:t xml:space="preserve">[TBC </w:t>
      </w:r>
      <w:r w:rsidRPr="00323C34">
        <w:t>–</w:t>
      </w:r>
      <w:r w:rsidRPr="00323C34">
        <w:rPr>
          <w:rFonts w:hint="eastAsia"/>
        </w:rPr>
        <w:t xml:space="preserve"> Full broadcast matrix]</w:t>
      </w:r>
    </w:p>
    <w:p w14:paraId="6F652F01" w14:textId="29AE9772" w:rsidR="00F933D7" w:rsidRPr="00323C34" w:rsidRDefault="00F933D7" w:rsidP="00F933D7">
      <w:pPr>
        <w:pStyle w:val="Heading2"/>
      </w:pPr>
      <w:bookmarkStart w:id="417" w:name="_Toc232496856"/>
      <w:r w:rsidRPr="00323C34">
        <w:rPr>
          <w:rFonts w:hint="eastAsia"/>
        </w:rPr>
        <w:t>End-of-Day Interim Broadcast</w:t>
      </w:r>
      <w:bookmarkEnd w:id="417"/>
    </w:p>
    <w:p w14:paraId="6492AE4F" w14:textId="77777777" w:rsidR="009C61C6" w:rsidRDefault="008906F6" w:rsidP="009C61C6">
      <w:pPr>
        <w:pStyle w:val="ListParagraph"/>
        <w:numPr>
          <w:ilvl w:val="0"/>
          <w:numId w:val="40"/>
        </w:numPr>
      </w:pPr>
      <w:r w:rsidRPr="00323C34">
        <w:t>At the end of each operational day, the system shall surface a queue of open incidents flagged for interim broadcast to the Duty Manager.</w:t>
      </w:r>
    </w:p>
    <w:p w14:paraId="1CF27DE1" w14:textId="05D03F7C" w:rsidR="009C61C6" w:rsidRDefault="009C61C6" w:rsidP="009C61C6">
      <w:pPr>
        <w:pStyle w:val="ListParagraph"/>
        <w:numPr>
          <w:ilvl w:val="0"/>
          <w:numId w:val="40"/>
        </w:numPr>
      </w:pPr>
      <w:r>
        <w:t>Not all open incidents require an interim broadcast. The Duty Manager shall review each incident in the queue and decide whether a broadcast is required.</w:t>
      </w:r>
    </w:p>
    <w:p w14:paraId="2C8718B2" w14:textId="3C235021" w:rsidR="008906F6" w:rsidRPr="00323C34" w:rsidRDefault="008906F6" w:rsidP="00226503">
      <w:pPr>
        <w:pStyle w:val="ListParagraph"/>
        <w:numPr>
          <w:ilvl w:val="0"/>
          <w:numId w:val="40"/>
        </w:numPr>
      </w:pPr>
      <w:r w:rsidRPr="00323C34">
        <w:t xml:space="preserve">For each incident in the queue, the Duty Manager shall select the applicable template, confirm the content to be included, and approve dispatch. </w:t>
      </w:r>
    </w:p>
    <w:p w14:paraId="65908A3F" w14:textId="02A4E120" w:rsidR="008906F6" w:rsidRPr="00323C34" w:rsidRDefault="000D5CEF" w:rsidP="008906F6">
      <w:r w:rsidRPr="000D5CEF">
        <w:rPr>
          <w:rFonts w:hint="eastAsia"/>
          <w:b/>
          <w:bCs/>
        </w:rPr>
        <w:t>Note:</w:t>
      </w:r>
      <w:r w:rsidR="008906F6" w:rsidRPr="00323C34">
        <w:t xml:space="preserve"> Broadcast timing rules and criteria governing which active incidents are surfaced in the interim broadcast queue</w:t>
      </w:r>
      <w:r w:rsidR="00D90C3B">
        <w:rPr>
          <w:rFonts w:hint="eastAsia"/>
        </w:rPr>
        <w:t xml:space="preserve"> are to be determined.</w:t>
      </w:r>
    </w:p>
    <w:p w14:paraId="10A3D32F" w14:textId="77777777" w:rsidR="00146B98" w:rsidRPr="00323C34" w:rsidRDefault="00146B98" w:rsidP="00146B98">
      <w:pPr>
        <w:pStyle w:val="Heading2"/>
      </w:pPr>
      <w:bookmarkStart w:id="418" w:name="_Toc232496857"/>
      <w:r w:rsidRPr="00323C34">
        <w:rPr>
          <w:rFonts w:hint="eastAsia"/>
        </w:rPr>
        <w:t>SDC Communications Team Notification</w:t>
      </w:r>
      <w:bookmarkEnd w:id="418"/>
    </w:p>
    <w:p w14:paraId="77E97009" w14:textId="37FBB132" w:rsidR="00146B98" w:rsidDel="00F7604E" w:rsidRDefault="00146B98" w:rsidP="00146B98">
      <w:pPr>
        <w:pStyle w:val="ListParagraph"/>
        <w:numPr>
          <w:ilvl w:val="0"/>
          <w:numId w:val="41"/>
        </w:numPr>
        <w:rPr>
          <w:del w:id="419" w:author="Shin Feng WONG" w:date="2026-06-16T04:29:00Z" w16du:dateUtc="2026-06-15T20:29:00Z"/>
        </w:rPr>
      </w:pPr>
      <w:del w:id="420" w:author="Shin Feng WONG" w:date="2026-06-16T04:29:00Z" w16du:dateUtc="2026-06-15T20:29:00Z">
        <w:r w:rsidRPr="00323C34" w:rsidDel="00F7604E">
          <w:delText xml:space="preserve">When media is confirmed or suspected to be present at an incident scene, the system shall prompt the Controller to </w:delText>
        </w:r>
        <w:commentRangeStart w:id="421"/>
        <w:commentRangeStart w:id="422"/>
        <w:r w:rsidRPr="00323C34" w:rsidDel="00F7604E">
          <w:delText xml:space="preserve">notify </w:delText>
        </w:r>
        <w:commentRangeEnd w:id="421"/>
        <w:r w:rsidR="000778ED" w:rsidRPr="00323C34" w:rsidDel="00F7604E">
          <w:rPr>
            <w:rStyle w:val="CommentReference"/>
            <w:sz w:val="22"/>
            <w:szCs w:val="24"/>
          </w:rPr>
          <w:commentReference w:id="421"/>
        </w:r>
        <w:commentRangeEnd w:id="422"/>
        <w:r w:rsidR="007A57A9" w:rsidRPr="00323C34" w:rsidDel="00F7604E">
          <w:rPr>
            <w:rStyle w:val="CommentReference"/>
            <w:sz w:val="22"/>
            <w:szCs w:val="24"/>
          </w:rPr>
          <w:commentReference w:id="422"/>
        </w:r>
        <w:r w:rsidRPr="00323C34" w:rsidDel="00F7604E">
          <w:delText>the SDC Communications team</w:delText>
        </w:r>
        <w:r w:rsidRPr="00323C34" w:rsidDel="00F7604E">
          <w:rPr>
            <w:rFonts w:hint="eastAsia"/>
          </w:rPr>
          <w:delText xml:space="preserve"> by broadcast.</w:delText>
        </w:r>
      </w:del>
    </w:p>
    <w:p w14:paraId="517C11CA" w14:textId="1DA65FC7" w:rsidR="00146B98" w:rsidDel="00F7604E" w:rsidRDefault="00146B98" w:rsidP="00146B98">
      <w:pPr>
        <w:pStyle w:val="ListParagraph"/>
        <w:numPr>
          <w:ilvl w:val="0"/>
          <w:numId w:val="41"/>
        </w:numPr>
        <w:rPr>
          <w:del w:id="423" w:author="Shin Feng WONG" w:date="2026-06-16T04:29:00Z" w16du:dateUtc="2026-06-15T20:29:00Z"/>
        </w:rPr>
      </w:pPr>
      <w:del w:id="424" w:author="Shin Feng WONG" w:date="2026-06-16T04:29:00Z" w16du:dateUtc="2026-06-15T20:29:00Z">
        <w:r w:rsidRPr="00323C34" w:rsidDel="00F7604E">
          <w:rPr>
            <w:rFonts w:hint="eastAsia"/>
          </w:rPr>
          <w:delText>This broadcast would include details of the incident and the media organisation that is present</w:delText>
        </w:r>
        <w:r w:rsidDel="00F7604E">
          <w:rPr>
            <w:rFonts w:hint="eastAsia"/>
          </w:rPr>
          <w:delText>.</w:delText>
        </w:r>
      </w:del>
    </w:p>
    <w:p w14:paraId="1FC34A6D" w14:textId="45C24360" w:rsidR="00146B98" w:rsidDel="00F7604E" w:rsidRDefault="00146B98" w:rsidP="00146B98">
      <w:pPr>
        <w:pStyle w:val="ListParagraph"/>
        <w:numPr>
          <w:ilvl w:val="0"/>
          <w:numId w:val="41"/>
        </w:numPr>
        <w:rPr>
          <w:del w:id="425" w:author="Shin Feng WONG" w:date="2026-06-16T04:29:00Z" w16du:dateUtc="2026-06-15T20:29:00Z"/>
        </w:rPr>
      </w:pPr>
      <w:del w:id="426" w:author="Shin Feng WONG" w:date="2026-06-16T04:29:00Z" w16du:dateUtc="2026-06-15T20:29:00Z">
        <w:r w:rsidRPr="00323C34" w:rsidDel="00F7604E">
          <w:delText>The incident record shall include a field to log confirmation that this notification has been made.</w:delText>
        </w:r>
      </w:del>
    </w:p>
    <w:p w14:paraId="06AF613D" w14:textId="5B857DC7" w:rsidR="00F7604E" w:rsidRDefault="00F7604E" w:rsidP="00146B98">
      <w:pPr>
        <w:pStyle w:val="ListParagraph"/>
        <w:numPr>
          <w:ilvl w:val="0"/>
          <w:numId w:val="41"/>
        </w:numPr>
        <w:rPr>
          <w:ins w:id="427" w:author="Shin Feng WONG" w:date="2026-06-16T04:29:00Z" w16du:dateUtc="2026-06-15T20:29:00Z"/>
        </w:rPr>
      </w:pPr>
      <w:ins w:id="428" w:author="Shin Feng WONG" w:date="2026-06-16T04:29:00Z" w16du:dateUtc="2026-06-15T20:29:00Z">
        <w:r>
          <w:t xml:space="preserve">When media is confirmed </w:t>
        </w:r>
        <w:r w:rsidR="00612DE9">
          <w:t>at an Incident scene, a prompt is surfaced to the Duty Manager</w:t>
        </w:r>
      </w:ins>
      <w:ins w:id="429" w:author="Shin Feng WONG" w:date="2026-06-17T12:06:00Z" w16du:dateUtc="2026-06-17T04:06:00Z">
        <w:r w:rsidR="00371D5E">
          <w:t xml:space="preserve"> on the UCS</w:t>
        </w:r>
      </w:ins>
      <w:ins w:id="430" w:author="Shin Feng WONG" w:date="2026-06-16T04:29:00Z" w16du:dateUtc="2026-06-15T20:29:00Z">
        <w:r w:rsidR="00612DE9">
          <w:t>.</w:t>
        </w:r>
      </w:ins>
    </w:p>
    <w:p w14:paraId="1122A47A" w14:textId="77FE2287" w:rsidR="00612DE9" w:rsidRDefault="00612DE9" w:rsidP="00146B98">
      <w:pPr>
        <w:pStyle w:val="ListParagraph"/>
        <w:numPr>
          <w:ilvl w:val="0"/>
          <w:numId w:val="41"/>
        </w:numPr>
        <w:rPr>
          <w:ins w:id="431" w:author="Shin Feng WONG" w:date="2026-06-16T04:29:00Z" w16du:dateUtc="2026-06-15T20:29:00Z"/>
        </w:rPr>
      </w:pPr>
      <w:ins w:id="432" w:author="Shin Feng WONG" w:date="2026-06-16T04:29:00Z" w16du:dateUtc="2026-06-15T20:29:00Z">
        <w:r>
          <w:t>The Duty Manager assigns a Controller to inform the SDC Communications team.</w:t>
        </w:r>
      </w:ins>
    </w:p>
    <w:p w14:paraId="173A32E6" w14:textId="7E940373" w:rsidR="00612DE9" w:rsidRPr="00323C34" w:rsidRDefault="00612DE9" w:rsidP="00146B98">
      <w:pPr>
        <w:pStyle w:val="ListParagraph"/>
        <w:numPr>
          <w:ilvl w:val="0"/>
          <w:numId w:val="41"/>
        </w:numPr>
        <w:rPr>
          <w:ins w:id="433" w:author="Shin Feng WONG" w:date="2026-06-16T04:29:00Z" w16du:dateUtc="2026-06-15T20:29:00Z"/>
        </w:rPr>
      </w:pPr>
      <w:ins w:id="434" w:author="Shin Feng WONG" w:date="2026-06-16T04:29:00Z" w16du:dateUtc="2026-06-15T20:29:00Z">
        <w:r>
          <w:t>The assigned Controller records confirmation once the notification has been made.</w:t>
        </w:r>
      </w:ins>
    </w:p>
    <w:p w14:paraId="43A6D2E7" w14:textId="61AFB5AD" w:rsidR="00F933D7" w:rsidRPr="00323C34" w:rsidRDefault="00F933D7" w:rsidP="00F933D7">
      <w:pPr>
        <w:pStyle w:val="Heading2"/>
      </w:pPr>
      <w:bookmarkStart w:id="435" w:name="_Toc232496858"/>
      <w:r w:rsidRPr="00323C34">
        <w:rPr>
          <w:rFonts w:hint="eastAsia"/>
        </w:rPr>
        <w:t>Broadcast Record and Export</w:t>
      </w:r>
      <w:bookmarkEnd w:id="435"/>
    </w:p>
    <w:p w14:paraId="34ADA0EE" w14:textId="77777777" w:rsidR="000D5CEF" w:rsidRDefault="008906F6" w:rsidP="00226503">
      <w:pPr>
        <w:pStyle w:val="ListParagraph"/>
        <w:numPr>
          <w:ilvl w:val="0"/>
          <w:numId w:val="42"/>
        </w:numPr>
      </w:pPr>
      <w:r w:rsidRPr="00323C34">
        <w:t>All dispatched broadcasts shall be logged against the originating Case record and identified by Broadcast ID.</w:t>
      </w:r>
    </w:p>
    <w:p w14:paraId="5DE6966E" w14:textId="3984CEE6" w:rsidR="000D5CEF" w:rsidRDefault="008906F6" w:rsidP="00226503">
      <w:pPr>
        <w:pStyle w:val="ListParagraph"/>
        <w:numPr>
          <w:ilvl w:val="0"/>
          <w:numId w:val="42"/>
        </w:numPr>
        <w:rPr>
          <w:ins w:id="436" w:author="Shin Feng WONG" w:date="2026-06-16T04:34:00Z" w16du:dateUtc="2026-06-15T20:34:00Z"/>
        </w:rPr>
      </w:pPr>
      <w:del w:id="437" w:author="Shin Feng WONG" w:date="2026-06-16T04:34:00Z" w16du:dateUtc="2026-06-15T20:34:00Z">
        <w:r w:rsidRPr="00323C34" w:rsidDel="000132A6">
          <w:delText xml:space="preserve">The system shall retain a full record of each broadcast including </w:delText>
        </w:r>
      </w:del>
      <w:ins w:id="438" w:author="Shin Feng WONG" w:date="2026-06-16T04:34:00Z" w16du:dateUtc="2026-06-15T20:34:00Z">
        <w:r w:rsidR="000132A6">
          <w:t xml:space="preserve">Each Broadcast record includes </w:t>
        </w:r>
      </w:ins>
      <w:r w:rsidRPr="00323C34">
        <w:t xml:space="preserve">the recipient list, template used, content dispatched, date and time of dispatch, </w:t>
      </w:r>
      <w:del w:id="439" w:author="Shin Feng WONG" w:date="2026-06-16T04:34:00Z" w16du:dateUtc="2026-06-15T20:34:00Z">
        <w:r w:rsidRPr="00323C34" w:rsidDel="006E0D15">
          <w:delText xml:space="preserve">and the </w:delText>
        </w:r>
        <w:commentRangeStart w:id="440"/>
        <w:commentRangeStart w:id="441"/>
        <w:r w:rsidRPr="00323C34" w:rsidDel="006E0D15">
          <w:delText xml:space="preserve">authorising </w:delText>
        </w:r>
        <w:commentRangeEnd w:id="440"/>
        <w:r w:rsidR="000132A6" w:rsidRPr="00323C34" w:rsidDel="006E0D15">
          <w:rPr>
            <w:rStyle w:val="CommentReference"/>
            <w:sz w:val="22"/>
            <w:szCs w:val="24"/>
          </w:rPr>
          <w:commentReference w:id="440"/>
        </w:r>
        <w:commentRangeEnd w:id="441"/>
        <w:r w:rsidR="004F1754" w:rsidRPr="00323C34" w:rsidDel="006E0D15">
          <w:rPr>
            <w:rStyle w:val="CommentReference"/>
            <w:sz w:val="22"/>
            <w:szCs w:val="24"/>
          </w:rPr>
          <w:commentReference w:id="441"/>
        </w:r>
        <w:r w:rsidRPr="00323C34" w:rsidDel="006E0D15">
          <w:delText>user.</w:delText>
        </w:r>
      </w:del>
      <w:ins w:id="442" w:author="Shin Feng WONG" w:date="2026-06-16T04:34:00Z" w16du:dateUtc="2026-06-15T20:34:00Z">
        <w:r w:rsidR="006E0D15">
          <w:t>sending Controller and dispatch status.</w:t>
        </w:r>
      </w:ins>
    </w:p>
    <w:p w14:paraId="679A2BC7" w14:textId="742499E8" w:rsidR="006E0D15" w:rsidRDefault="006E0D15" w:rsidP="00226503">
      <w:pPr>
        <w:pStyle w:val="ListParagraph"/>
        <w:numPr>
          <w:ilvl w:val="0"/>
          <w:numId w:val="42"/>
        </w:numPr>
        <w:rPr>
          <w:ins w:id="443" w:author="Shin Feng WONG" w:date="2026-06-16T04:35:00Z" w16du:dateUtc="2026-06-15T20:35:00Z"/>
        </w:rPr>
      </w:pPr>
      <w:ins w:id="444" w:author="Shin Feng WONG" w:date="2026-06-16T04:34:00Z" w16du:dateUtc="2026-06-15T20:34:00Z">
        <w:r>
          <w:t>The originating Incident record shows whether a Broadcast has been s</w:t>
        </w:r>
      </w:ins>
      <w:ins w:id="445" w:author="Shin Feng WONG" w:date="2026-06-16T04:35:00Z" w16du:dateUtc="2026-06-15T20:35:00Z">
        <w:r>
          <w:t xml:space="preserve">ent, and the latest </w:t>
        </w:r>
        <w:r w:rsidR="00EA7654">
          <w:t>Broadcast status.</w:t>
        </w:r>
      </w:ins>
    </w:p>
    <w:p w14:paraId="02B49882" w14:textId="505670BF" w:rsidR="00697277" w:rsidRDefault="00697277" w:rsidP="00226503">
      <w:pPr>
        <w:pStyle w:val="ListParagraph"/>
        <w:numPr>
          <w:ilvl w:val="0"/>
          <w:numId w:val="42"/>
        </w:numPr>
        <w:rPr>
          <w:ins w:id="446" w:author="Shin Feng WONG" w:date="2026-06-16T04:36:00Z" w16du:dateUtc="2026-06-15T20:36:00Z"/>
        </w:rPr>
      </w:pPr>
      <w:ins w:id="447" w:author="Shin Feng WONG" w:date="2026-06-16T04:35:00Z" w16du:dateUtc="2026-06-15T20:35:00Z">
        <w:r>
          <w:t>Where delivery status is available from the del</w:t>
        </w:r>
      </w:ins>
      <w:ins w:id="448" w:author="Shin Feng WONG" w:date="2026-06-16T04:36:00Z" w16du:dateUtc="2026-06-15T20:36:00Z">
        <w:r>
          <w:t>ivery channel, the Broadcast record shows delivery counts by status, including sent, delivered, failed and pending</w:t>
        </w:r>
      </w:ins>
    </w:p>
    <w:p w14:paraId="74F54306" w14:textId="1F010D77" w:rsidR="00697277" w:rsidRDefault="00697277" w:rsidP="00226503">
      <w:pPr>
        <w:pStyle w:val="ListParagraph"/>
        <w:numPr>
          <w:ilvl w:val="0"/>
          <w:numId w:val="42"/>
        </w:numPr>
      </w:pPr>
      <w:ins w:id="449" w:author="Shin Feng WONG" w:date="2026-06-16T04:36:00Z" w16du:dateUtc="2026-06-15T20:36:00Z">
        <w:r>
          <w:t>Where recipient acknowledgement is required and supported, acknowledgement counts are also shown.</w:t>
        </w:r>
      </w:ins>
    </w:p>
    <w:p w14:paraId="21DE11D1" w14:textId="77777777" w:rsidR="000778ED" w:rsidRDefault="000778ED">
      <w:pPr>
        <w:spacing w:before="0" w:after="160" w:line="278" w:lineRule="auto"/>
        <w:rPr>
          <w:ins w:id="450" w:author="Shin Feng WONG" w:date="2026-06-17T12:08:00Z" w16du:dateUtc="2026-06-17T04:08:00Z"/>
          <w:rFonts w:eastAsiaTheme="majorEastAsia" w:cstheme="majorBidi"/>
          <w:b/>
          <w:bCs/>
          <w:color w:val="0F4761" w:themeColor="accent1" w:themeShade="BF"/>
          <w:sz w:val="32"/>
          <w:szCs w:val="28"/>
        </w:rPr>
      </w:pPr>
      <w:ins w:id="451" w:author="Shin Feng WONG" w:date="2026-06-17T12:08:00Z" w16du:dateUtc="2026-06-17T04:08:00Z">
        <w:r>
          <w:br w:type="page"/>
        </w:r>
      </w:ins>
    </w:p>
    <w:p w14:paraId="4D35AE6D" w14:textId="389E0978" w:rsidR="008906F6" w:rsidRPr="00323C34" w:rsidDel="00EA7654" w:rsidRDefault="008906F6" w:rsidP="00226503">
      <w:pPr>
        <w:pStyle w:val="ListParagraph"/>
        <w:numPr>
          <w:ilvl w:val="0"/>
          <w:numId w:val="42"/>
        </w:numPr>
        <w:rPr>
          <w:del w:id="452" w:author="Shin Feng WONG" w:date="2026-06-16T04:35:00Z" w16du:dateUtc="2026-06-15T20:35:00Z"/>
        </w:rPr>
      </w:pPr>
      <w:del w:id="453" w:author="Shin Feng WONG" w:date="2026-06-16T04:35:00Z" w16du:dateUtc="2026-06-15T20:35:00Z">
        <w:r w:rsidRPr="00323C34" w:rsidDel="00EA7654">
          <w:lastRenderedPageBreak/>
          <w:delText>Broadcast content shall be included as a section within the incident report export. The broadcast export format may differ from the full incident report format and shall present a concise summary suitable for record-keeping purposes.</w:delText>
        </w:r>
      </w:del>
    </w:p>
    <w:p w14:paraId="05980660" w14:textId="5323D2AC" w:rsidR="00146B98" w:rsidRDefault="00146B98" w:rsidP="00146B98">
      <w:pPr>
        <w:pStyle w:val="Heading1"/>
        <w:pBdr>
          <w:bottom w:val="single" w:sz="4" w:space="1" w:color="auto"/>
        </w:pBdr>
      </w:pPr>
      <w:bookmarkStart w:id="454" w:name="_Toc232496859"/>
      <w:r>
        <w:rPr>
          <w:rFonts w:hint="eastAsia"/>
        </w:rPr>
        <w:t>Crisis Management and Emergency Recall</w:t>
      </w:r>
      <w:bookmarkEnd w:id="454"/>
    </w:p>
    <w:p w14:paraId="5E80A9D5" w14:textId="18D96C92" w:rsidR="00DB39DA" w:rsidRPr="00DB39DA" w:rsidRDefault="00DB39DA" w:rsidP="00DB39DA">
      <w:r>
        <w:t xml:space="preserve">Crisis Recall is distinct from the broadcasts described in </w:t>
      </w:r>
      <w:r>
        <w:rPr>
          <w:rFonts w:hint="eastAsia"/>
        </w:rPr>
        <w:t>the previous section</w:t>
      </w:r>
      <w:r>
        <w:t xml:space="preserve">. </w:t>
      </w:r>
      <w:r>
        <w:rPr>
          <w:rFonts w:hint="eastAsia"/>
        </w:rPr>
        <w:t xml:space="preserve">While </w:t>
      </w:r>
      <w:r>
        <w:t>Broadcasts disseminate incident information to external recipients via email. Crisis Recall is the activation of named stakeholder groups to the command centre, triggered by an incident classified at Level 4+ or above, and delivered via</w:t>
      </w:r>
      <w:ins w:id="455" w:author="Shin Feng WONG" w:date="2026-06-17T12:09:00Z" w16du:dateUtc="2026-06-17T04:09:00Z">
        <w:r w:rsidR="00AD0558">
          <w:t xml:space="preserve"> selected communication medium</w:t>
        </w:r>
      </w:ins>
      <w:del w:id="456" w:author="Shin Feng WONG" w:date="2026-06-17T12:09:00Z" w16du:dateUtc="2026-06-17T04:09:00Z">
        <w:r w:rsidDel="00AD0558">
          <w:delText xml:space="preserve"> SMS</w:delText>
        </w:r>
      </w:del>
      <w:r>
        <w:t>.</w:t>
      </w:r>
    </w:p>
    <w:p w14:paraId="26EE3EBC" w14:textId="77777777" w:rsidR="00146B98" w:rsidRDefault="00146B98" w:rsidP="00146B98">
      <w:pPr>
        <w:pStyle w:val="Heading2"/>
      </w:pPr>
      <w:bookmarkStart w:id="457" w:name="_Toc232496860"/>
      <w:r w:rsidRPr="00323C34">
        <w:rPr>
          <w:rFonts w:hint="eastAsia"/>
        </w:rPr>
        <w:t xml:space="preserve">Crisis Level </w:t>
      </w:r>
      <w:r w:rsidRPr="00323C34">
        <w:t>Classification</w:t>
      </w:r>
      <w:r w:rsidRPr="00323C34">
        <w:rPr>
          <w:rFonts w:hint="eastAsia"/>
        </w:rPr>
        <w:t xml:space="preserve"> and Routing</w:t>
      </w:r>
      <w:bookmarkEnd w:id="457"/>
    </w:p>
    <w:p w14:paraId="1CE98060" w14:textId="77777777" w:rsidR="00146B98" w:rsidRPr="00323C34" w:rsidRDefault="00146B98" w:rsidP="00146B98">
      <w:r w:rsidRPr="00323C34">
        <w:t>Each incident shall be assigned a crisis level from 1 to 5 that determines the broadcast type, delivery channel, and recipient group as follows:</w:t>
      </w:r>
    </w:p>
    <w:tbl>
      <w:tblPr>
        <w:tblStyle w:val="SJ"/>
        <w:tblW w:w="0" w:type="auto"/>
        <w:tblLook w:val="04A0" w:firstRow="1" w:lastRow="0" w:firstColumn="1" w:lastColumn="0" w:noHBand="0" w:noVBand="1"/>
      </w:tblPr>
      <w:tblGrid>
        <w:gridCol w:w="1099"/>
        <w:gridCol w:w="2438"/>
        <w:gridCol w:w="5479"/>
      </w:tblGrid>
      <w:tr w:rsidR="00146B98" w:rsidRPr="00323C34" w14:paraId="7F9DB756" w14:textId="77777777" w:rsidTr="00DC06B2">
        <w:trPr>
          <w:cnfStyle w:val="100000000000" w:firstRow="1" w:lastRow="0" w:firstColumn="0" w:lastColumn="0" w:oddVBand="0" w:evenVBand="0" w:oddHBand="0" w:evenHBand="0" w:firstRowFirstColumn="0" w:firstRowLastColumn="0" w:lastRowFirstColumn="0" w:lastRowLastColumn="0"/>
        </w:trPr>
        <w:tc>
          <w:tcPr>
            <w:tcW w:w="0" w:type="auto"/>
            <w:hideMark/>
          </w:tcPr>
          <w:p w14:paraId="44EEA0B1" w14:textId="77777777" w:rsidR="00146B98" w:rsidRPr="00323C34" w:rsidRDefault="00146B98" w:rsidP="00DC06B2">
            <w:pPr>
              <w:spacing w:after="160"/>
              <w:rPr>
                <w:bCs/>
              </w:rPr>
            </w:pPr>
            <w:r w:rsidRPr="00323C34">
              <w:rPr>
                <w:bCs/>
              </w:rPr>
              <w:t>Crisis Level</w:t>
            </w:r>
          </w:p>
        </w:tc>
        <w:tc>
          <w:tcPr>
            <w:tcW w:w="0" w:type="auto"/>
            <w:hideMark/>
          </w:tcPr>
          <w:p w14:paraId="11977A86" w14:textId="77777777" w:rsidR="00146B98" w:rsidRPr="00323C34" w:rsidRDefault="00146B98" w:rsidP="00DC06B2">
            <w:pPr>
              <w:spacing w:after="160"/>
              <w:rPr>
                <w:bCs/>
              </w:rPr>
            </w:pPr>
            <w:r w:rsidRPr="00323C34">
              <w:rPr>
                <w:bCs/>
              </w:rPr>
              <w:t>Description</w:t>
            </w:r>
          </w:p>
        </w:tc>
        <w:tc>
          <w:tcPr>
            <w:tcW w:w="0" w:type="auto"/>
            <w:hideMark/>
          </w:tcPr>
          <w:p w14:paraId="7B442072" w14:textId="77777777" w:rsidR="00146B98" w:rsidRPr="00323C34" w:rsidRDefault="00146B98" w:rsidP="00DC06B2">
            <w:pPr>
              <w:spacing w:after="160"/>
              <w:rPr>
                <w:bCs/>
              </w:rPr>
            </w:pPr>
            <w:r w:rsidRPr="00323C34">
              <w:rPr>
                <w:bCs/>
              </w:rPr>
              <w:t>Broadcast Behaviour</w:t>
            </w:r>
          </w:p>
        </w:tc>
      </w:tr>
      <w:tr w:rsidR="00146B98" w:rsidRPr="00323C34" w14:paraId="243A8AA0" w14:textId="77777777" w:rsidTr="00DC06B2">
        <w:tc>
          <w:tcPr>
            <w:tcW w:w="0" w:type="auto"/>
            <w:hideMark/>
          </w:tcPr>
          <w:p w14:paraId="608F5D3E" w14:textId="77777777" w:rsidR="00146B98" w:rsidRPr="00323C34" w:rsidRDefault="00146B98" w:rsidP="00DC06B2">
            <w:pPr>
              <w:spacing w:after="160"/>
            </w:pPr>
            <w:r w:rsidRPr="00323C34">
              <w:t>Level 1–3</w:t>
            </w:r>
          </w:p>
        </w:tc>
        <w:tc>
          <w:tcPr>
            <w:tcW w:w="0" w:type="auto"/>
            <w:hideMark/>
          </w:tcPr>
          <w:p w14:paraId="76F90F3A" w14:textId="77777777" w:rsidR="00146B98" w:rsidRPr="00323C34" w:rsidRDefault="00146B98" w:rsidP="00DC06B2">
            <w:pPr>
              <w:spacing w:after="160"/>
            </w:pPr>
            <w:r w:rsidRPr="00323C34">
              <w:t>High-severity incidents</w:t>
            </w:r>
          </w:p>
        </w:tc>
        <w:tc>
          <w:tcPr>
            <w:tcW w:w="0" w:type="auto"/>
            <w:hideMark/>
          </w:tcPr>
          <w:p w14:paraId="4BCA2000" w14:textId="77777777" w:rsidR="00146B98" w:rsidRPr="00323C34" w:rsidRDefault="00146B98" w:rsidP="00DC06B2">
            <w:pPr>
              <w:spacing w:after="160"/>
            </w:pPr>
            <w:r w:rsidRPr="00323C34">
              <w:t>Fixed broadcast via emai</w:t>
            </w:r>
            <w:r w:rsidRPr="00323C34">
              <w:rPr>
                <w:rFonts w:hint="eastAsia"/>
              </w:rPr>
              <w:t>l, select recall via</w:t>
            </w:r>
            <w:r w:rsidRPr="00323C34">
              <w:t xml:space="preserve"> SMS with acknowledgement to defined distribution groups</w:t>
            </w:r>
          </w:p>
        </w:tc>
      </w:tr>
      <w:tr w:rsidR="00146B98" w:rsidRPr="00323C34" w14:paraId="56369AC0" w14:textId="77777777" w:rsidTr="00DC06B2">
        <w:tc>
          <w:tcPr>
            <w:tcW w:w="0" w:type="auto"/>
          </w:tcPr>
          <w:p w14:paraId="74E4E1CE" w14:textId="77777777" w:rsidR="00146B98" w:rsidRPr="00323C34" w:rsidRDefault="00146B98" w:rsidP="00DC06B2">
            <w:r w:rsidRPr="00323C34">
              <w:t xml:space="preserve">Level </w:t>
            </w:r>
            <w:r w:rsidRPr="00323C34">
              <w:rPr>
                <w:rFonts w:hint="eastAsia"/>
              </w:rPr>
              <w:t>4+</w:t>
            </w:r>
          </w:p>
        </w:tc>
        <w:tc>
          <w:tcPr>
            <w:tcW w:w="0" w:type="auto"/>
          </w:tcPr>
          <w:p w14:paraId="0BB79932" w14:textId="77777777" w:rsidR="00146B98" w:rsidRPr="00323C34" w:rsidRDefault="00146B98" w:rsidP="00DC06B2">
            <w:r w:rsidRPr="00323C34">
              <w:t>Incidents requiring SCOG activation</w:t>
            </w:r>
          </w:p>
        </w:tc>
        <w:tc>
          <w:tcPr>
            <w:tcW w:w="0" w:type="auto"/>
          </w:tcPr>
          <w:p w14:paraId="1D7CC24C" w14:textId="77777777" w:rsidR="00146B98" w:rsidRPr="00323C34" w:rsidRDefault="00146B98" w:rsidP="00DC06B2">
            <w:r w:rsidRPr="00323C34">
              <w:t>Fixed broadcast via emai</w:t>
            </w:r>
            <w:r w:rsidRPr="00323C34">
              <w:rPr>
                <w:rFonts w:hint="eastAsia"/>
              </w:rPr>
              <w:t>l, select recall via</w:t>
            </w:r>
            <w:r w:rsidRPr="00323C34">
              <w:t xml:space="preserve"> SMS with acknowledgement to defined distribution groups</w:t>
            </w:r>
          </w:p>
        </w:tc>
      </w:tr>
      <w:tr w:rsidR="00146B98" w:rsidRPr="00323C34" w14:paraId="0C0D2243" w14:textId="77777777" w:rsidTr="00DC06B2">
        <w:tc>
          <w:tcPr>
            <w:tcW w:w="0" w:type="auto"/>
            <w:hideMark/>
          </w:tcPr>
          <w:p w14:paraId="07DB99FC" w14:textId="77777777" w:rsidR="00146B98" w:rsidRPr="00323C34" w:rsidRDefault="00146B98" w:rsidP="00DC06B2">
            <w:pPr>
              <w:spacing w:after="160"/>
            </w:pPr>
            <w:r w:rsidRPr="00323C34">
              <w:t>Level 4</w:t>
            </w:r>
          </w:p>
        </w:tc>
        <w:tc>
          <w:tcPr>
            <w:tcW w:w="0" w:type="auto"/>
            <w:hideMark/>
          </w:tcPr>
          <w:p w14:paraId="0EAF110C" w14:textId="77777777" w:rsidR="00146B98" w:rsidRPr="00323C34" w:rsidRDefault="00146B98" w:rsidP="00DC06B2">
            <w:pPr>
              <w:spacing w:after="160"/>
            </w:pPr>
            <w:r w:rsidRPr="00323C34">
              <w:t>Routing incidents</w:t>
            </w:r>
          </w:p>
        </w:tc>
        <w:tc>
          <w:tcPr>
            <w:tcW w:w="0" w:type="auto"/>
            <w:hideMark/>
          </w:tcPr>
          <w:p w14:paraId="6D2DAB2F" w14:textId="77777777" w:rsidR="00146B98" w:rsidRPr="00323C34" w:rsidRDefault="00146B98" w:rsidP="00DC06B2">
            <w:pPr>
              <w:spacing w:after="160"/>
            </w:pPr>
            <w:r w:rsidRPr="00323C34">
              <w:t>Targeted email broadcast to relevant distribution groups</w:t>
            </w:r>
          </w:p>
        </w:tc>
      </w:tr>
      <w:tr w:rsidR="00146B98" w:rsidRPr="00323C34" w14:paraId="12421EED" w14:textId="77777777" w:rsidTr="00DC06B2">
        <w:tc>
          <w:tcPr>
            <w:tcW w:w="0" w:type="auto"/>
            <w:hideMark/>
          </w:tcPr>
          <w:p w14:paraId="6EE8254D" w14:textId="77777777" w:rsidR="00146B98" w:rsidRPr="00323C34" w:rsidRDefault="00146B98" w:rsidP="00DC06B2">
            <w:pPr>
              <w:spacing w:after="160"/>
            </w:pPr>
            <w:r w:rsidRPr="00323C34">
              <w:t>Level 5</w:t>
            </w:r>
          </w:p>
        </w:tc>
        <w:tc>
          <w:tcPr>
            <w:tcW w:w="0" w:type="auto"/>
            <w:hideMark/>
          </w:tcPr>
          <w:p w14:paraId="5AEBE751" w14:textId="77777777" w:rsidR="00146B98" w:rsidRPr="00323C34" w:rsidRDefault="00146B98" w:rsidP="00DC06B2">
            <w:pPr>
              <w:spacing w:after="160"/>
            </w:pPr>
            <w:r w:rsidRPr="00323C34">
              <w:t>Occurrences and false alarms</w:t>
            </w:r>
          </w:p>
        </w:tc>
        <w:tc>
          <w:tcPr>
            <w:tcW w:w="0" w:type="auto"/>
            <w:hideMark/>
          </w:tcPr>
          <w:p w14:paraId="27160171" w14:textId="77777777" w:rsidR="00146B98" w:rsidRPr="00323C34" w:rsidRDefault="00146B98" w:rsidP="00DC06B2">
            <w:pPr>
              <w:spacing w:after="160"/>
            </w:pPr>
            <w:r w:rsidRPr="00323C34">
              <w:t>Targeted email broadcast to relevant distribution groups</w:t>
            </w:r>
          </w:p>
        </w:tc>
      </w:tr>
    </w:tbl>
    <w:p w14:paraId="362B6809" w14:textId="28E8CC1E" w:rsidR="00DB39DA" w:rsidRDefault="00DB39DA" w:rsidP="00DB39DA">
      <w:pPr>
        <w:pStyle w:val="ListParagraph"/>
        <w:numPr>
          <w:ilvl w:val="0"/>
          <w:numId w:val="57"/>
        </w:numPr>
      </w:pPr>
      <w:r>
        <w:rPr>
          <w:rFonts w:hint="eastAsia"/>
        </w:rPr>
        <w:t>Level 1 is the most severe; Level 5 is the least severe (occurrence or false alarm).</w:t>
      </w:r>
    </w:p>
    <w:p w14:paraId="1F715A60" w14:textId="34F1AA9F" w:rsidR="00DB39DA" w:rsidRDefault="00146B98" w:rsidP="00DB39DA">
      <w:pPr>
        <w:pStyle w:val="ListParagraph"/>
        <w:numPr>
          <w:ilvl w:val="0"/>
          <w:numId w:val="57"/>
        </w:numPr>
      </w:pPr>
      <w:r w:rsidRPr="00323C34">
        <w:t>Crisis level may be influenced by dynamic factors including media or press presence, reputational impact, and number of persons involved.</w:t>
      </w:r>
    </w:p>
    <w:p w14:paraId="7248F358" w14:textId="0778BEB8" w:rsidR="00455214" w:rsidRDefault="00455214" w:rsidP="00455214">
      <w:pPr>
        <w:pStyle w:val="Heading2"/>
      </w:pPr>
      <w:bookmarkStart w:id="458" w:name="_Toc232496861"/>
      <w:r>
        <w:rPr>
          <w:rFonts w:hint="eastAsia"/>
        </w:rPr>
        <w:t>Crisis Recall</w:t>
      </w:r>
      <w:bookmarkEnd w:id="458"/>
    </w:p>
    <w:p w14:paraId="6C5A5250" w14:textId="756CBA6B" w:rsidR="00455214" w:rsidRDefault="00455214" w:rsidP="00455214">
      <w:pPr>
        <w:pStyle w:val="ListParagraph"/>
        <w:numPr>
          <w:ilvl w:val="0"/>
          <w:numId w:val="58"/>
        </w:numPr>
      </w:pPr>
      <w:r>
        <w:rPr>
          <w:rFonts w:hint="eastAsia"/>
        </w:rPr>
        <w:t>Crisis Recall shall be triggered when an incident is classified at Level 4+ or above.</w:t>
      </w:r>
    </w:p>
    <w:p w14:paraId="5ED71CD6" w14:textId="6DE0C4AE" w:rsidR="00455214" w:rsidRDefault="00455214" w:rsidP="00455214">
      <w:pPr>
        <w:pStyle w:val="ListParagraph"/>
        <w:numPr>
          <w:ilvl w:val="0"/>
          <w:numId w:val="58"/>
        </w:numPr>
      </w:pPr>
      <w:r>
        <w:rPr>
          <w:rFonts w:hint="eastAsia"/>
        </w:rPr>
        <w:t>Crisis Recall is semi-automated. An authorised user (Duty Manager) must reivew and confirm the recall before dispatch</w:t>
      </w:r>
    </w:p>
    <w:p w14:paraId="2B7FBEC9" w14:textId="00E42B63" w:rsidR="00455214" w:rsidRDefault="00455214">
      <w:pPr>
        <w:pStyle w:val="ListParagraph"/>
        <w:numPr>
          <w:ilvl w:val="0"/>
          <w:numId w:val="58"/>
        </w:numPr>
      </w:pPr>
      <w:r>
        <w:rPr>
          <w:rFonts w:hint="eastAsia"/>
        </w:rPr>
        <w:t xml:space="preserve">At </w:t>
      </w:r>
      <w:r>
        <w:t>Level</w:t>
      </w:r>
      <w:r>
        <w:rPr>
          <w:rFonts w:hint="eastAsia"/>
        </w:rPr>
        <w:t xml:space="preserve"> 4+, the specific relevant stakeholder group shall be recalled. At Level 3 and below, a broader set of SDC stakeholders shall be recalled.</w:t>
      </w:r>
    </w:p>
    <w:p w14:paraId="79B84B85" w14:textId="77777777" w:rsidR="00974DC9" w:rsidRPr="00323C34" w:rsidRDefault="00974DC9" w:rsidP="00974DC9">
      <w:pPr>
        <w:pStyle w:val="Heading2"/>
      </w:pPr>
      <w:bookmarkStart w:id="459" w:name="_Toc232496862"/>
      <w:r w:rsidRPr="00323C34">
        <w:rPr>
          <w:rFonts w:hint="eastAsia"/>
        </w:rPr>
        <w:t>Delivery Channels</w:t>
      </w:r>
      <w:bookmarkEnd w:id="459"/>
    </w:p>
    <w:tbl>
      <w:tblPr>
        <w:tblStyle w:val="SJ"/>
        <w:tblW w:w="0" w:type="auto"/>
        <w:tblLook w:val="04A0" w:firstRow="1" w:lastRow="0" w:firstColumn="1" w:lastColumn="0" w:noHBand="0" w:noVBand="1"/>
      </w:tblPr>
      <w:tblGrid>
        <w:gridCol w:w="1084"/>
        <w:gridCol w:w="1810"/>
        <w:gridCol w:w="6122"/>
      </w:tblGrid>
      <w:tr w:rsidR="00974DC9" w:rsidRPr="00323C34" w14:paraId="4F8ECA32" w14:textId="77777777" w:rsidTr="0001760E">
        <w:trPr>
          <w:cnfStyle w:val="100000000000" w:firstRow="1" w:lastRow="0" w:firstColumn="0" w:lastColumn="0" w:oddVBand="0" w:evenVBand="0" w:oddHBand="0" w:evenHBand="0" w:firstRowFirstColumn="0" w:firstRowLastColumn="0" w:lastRowFirstColumn="0" w:lastRowLastColumn="0"/>
        </w:trPr>
        <w:tc>
          <w:tcPr>
            <w:tcW w:w="0" w:type="auto"/>
            <w:hideMark/>
          </w:tcPr>
          <w:p w14:paraId="2E362AF9" w14:textId="77777777" w:rsidR="00974DC9" w:rsidRPr="00323C34" w:rsidRDefault="00974DC9" w:rsidP="0001760E">
            <w:pPr>
              <w:spacing w:after="160"/>
              <w:rPr>
                <w:bCs/>
              </w:rPr>
            </w:pPr>
            <w:r w:rsidRPr="00323C34">
              <w:rPr>
                <w:bCs/>
              </w:rPr>
              <w:t>Channel</w:t>
            </w:r>
          </w:p>
        </w:tc>
        <w:tc>
          <w:tcPr>
            <w:tcW w:w="0" w:type="auto"/>
            <w:hideMark/>
          </w:tcPr>
          <w:p w14:paraId="6F1B5D75" w14:textId="77777777" w:rsidR="00974DC9" w:rsidRPr="00323C34" w:rsidRDefault="00974DC9" w:rsidP="0001760E">
            <w:pPr>
              <w:spacing w:after="160"/>
              <w:rPr>
                <w:bCs/>
              </w:rPr>
            </w:pPr>
            <w:r w:rsidRPr="00323C34">
              <w:rPr>
                <w:bCs/>
              </w:rPr>
              <w:t>Used For</w:t>
            </w:r>
          </w:p>
        </w:tc>
        <w:tc>
          <w:tcPr>
            <w:tcW w:w="0" w:type="auto"/>
            <w:hideMark/>
          </w:tcPr>
          <w:p w14:paraId="07DD4AE4" w14:textId="77777777" w:rsidR="00974DC9" w:rsidRPr="00323C34" w:rsidRDefault="00974DC9" w:rsidP="0001760E">
            <w:pPr>
              <w:spacing w:after="160"/>
              <w:rPr>
                <w:bCs/>
              </w:rPr>
            </w:pPr>
            <w:r w:rsidRPr="00323C34">
              <w:rPr>
                <w:bCs/>
              </w:rPr>
              <w:t>Notes</w:t>
            </w:r>
          </w:p>
        </w:tc>
      </w:tr>
      <w:tr w:rsidR="00974DC9" w:rsidRPr="00323C34" w14:paraId="6EEDBD15" w14:textId="77777777" w:rsidTr="0001760E">
        <w:tc>
          <w:tcPr>
            <w:tcW w:w="0" w:type="auto"/>
            <w:hideMark/>
          </w:tcPr>
          <w:p w14:paraId="33EFB0F0" w14:textId="2C68332A" w:rsidR="00974DC9" w:rsidRPr="00323C34" w:rsidRDefault="00974DC9" w:rsidP="00974DC9">
            <w:pPr>
              <w:spacing w:after="160"/>
            </w:pPr>
            <w:r w:rsidRPr="00323C34">
              <w:t>SMS</w:t>
            </w:r>
          </w:p>
        </w:tc>
        <w:tc>
          <w:tcPr>
            <w:tcW w:w="0" w:type="auto"/>
            <w:hideMark/>
          </w:tcPr>
          <w:p w14:paraId="0D63B9B0" w14:textId="1D1499A2" w:rsidR="00974DC9" w:rsidRPr="00323C34" w:rsidRDefault="00974DC9" w:rsidP="00974DC9">
            <w:pPr>
              <w:spacing w:after="160"/>
            </w:pPr>
            <w:r w:rsidRPr="00323C34">
              <w:t>Crisis recall at Level 4</w:t>
            </w:r>
            <w:r w:rsidRPr="00323C34">
              <w:rPr>
                <w:rFonts w:hint="eastAsia"/>
              </w:rPr>
              <w:t xml:space="preserve">+ </w:t>
            </w:r>
            <w:r w:rsidRPr="00323C34">
              <w:t>and above</w:t>
            </w:r>
          </w:p>
        </w:tc>
        <w:tc>
          <w:tcPr>
            <w:tcW w:w="0" w:type="auto"/>
            <w:hideMark/>
          </w:tcPr>
          <w:p w14:paraId="45D747E4" w14:textId="6BC8A2EA" w:rsidR="00974DC9" w:rsidRPr="00323C34" w:rsidRDefault="00974DC9" w:rsidP="00974DC9">
            <w:pPr>
              <w:spacing w:after="160"/>
            </w:pPr>
            <w:r w:rsidRPr="00323C34">
              <w:t xml:space="preserve">Includes recipient </w:t>
            </w:r>
            <w:r w:rsidR="007B63F1" w:rsidRPr="00323C34">
              <w:t>acknowledgement feature</w:t>
            </w:r>
            <w:r w:rsidRPr="00323C34">
              <w:t xml:space="preserve">; routed via </w:t>
            </w:r>
            <w:commentRangeStart w:id="460"/>
            <w:del w:id="461" w:author="Shin Feng WONG" w:date="2026-06-17T12:09:00Z" w16du:dateUtc="2026-06-17T04:09:00Z">
              <w:r w:rsidRPr="00323C34" w:rsidDel="00C42789">
                <w:delText>SMS gateway</w:delText>
              </w:r>
            </w:del>
            <w:ins w:id="462" w:author="Shin Feng WONG" w:date="2026-06-17T12:09:00Z" w16du:dateUtc="2026-06-17T04:09:00Z">
              <w:r w:rsidR="00C42789">
                <w:t>selected communication medium</w:t>
              </w:r>
            </w:ins>
            <w:del w:id="463" w:author="Shin Feng WONG" w:date="2026-06-16T04:21:00Z" w16du:dateUtc="2026-06-15T20:21:00Z">
              <w:r w:rsidRPr="00323C34" w:rsidDel="007F6967">
                <w:delText xml:space="preserve"> </w:delText>
              </w:r>
            </w:del>
            <w:commentRangeEnd w:id="460"/>
            <w:r w:rsidR="00C2267E" w:rsidRPr="00323C34" w:rsidDel="007C429F">
              <w:rPr>
                <w:rStyle w:val="CommentReference"/>
                <w:sz w:val="22"/>
                <w:szCs w:val="24"/>
              </w:rPr>
              <w:commentReference w:id="460"/>
            </w:r>
            <w:del w:id="464" w:author="Shin Feng WONG" w:date="2026-06-16T04:21:00Z" w16du:dateUtc="2026-06-15T20:21:00Z">
              <w:r w:rsidRPr="00323C34" w:rsidDel="007F6967">
                <w:delText>integrated with on-premises UCS</w:delText>
              </w:r>
            </w:del>
          </w:p>
        </w:tc>
      </w:tr>
    </w:tbl>
    <w:p w14:paraId="6C6658F0" w14:textId="77777777" w:rsidR="00974DC9" w:rsidRPr="00455214" w:rsidRDefault="00974DC9" w:rsidP="00974DC9"/>
    <w:p w14:paraId="1F4C1059" w14:textId="77777777" w:rsidR="00146B98" w:rsidRPr="00323C34" w:rsidRDefault="00146B98" w:rsidP="00146B98">
      <w:pPr>
        <w:pStyle w:val="Heading2"/>
      </w:pPr>
      <w:bookmarkStart w:id="465" w:name="_Toc232496863"/>
      <w:r w:rsidRPr="00323C34">
        <w:rPr>
          <w:rFonts w:hint="eastAsia"/>
        </w:rPr>
        <w:t>SMS Recall Workflow</w:t>
      </w:r>
      <w:bookmarkEnd w:id="465"/>
    </w:p>
    <w:p w14:paraId="441BD876" w14:textId="39E6F1D3" w:rsidR="00146B98" w:rsidRDefault="00146B98" w:rsidP="007B63F1">
      <w:pPr>
        <w:pStyle w:val="ListParagraph"/>
        <w:numPr>
          <w:ilvl w:val="0"/>
          <w:numId w:val="69"/>
        </w:numPr>
      </w:pPr>
      <w:r w:rsidRPr="00323C34">
        <w:t>For incidents at Level 4</w:t>
      </w:r>
      <w:r w:rsidRPr="00323C34">
        <w:rPr>
          <w:rFonts w:hint="eastAsia"/>
        </w:rPr>
        <w:t>+</w:t>
      </w:r>
      <w:r w:rsidRPr="00323C34">
        <w:t xml:space="preserve"> and above, the system shall generate and queue a crisis recall SMS based on the incident classification and configured recipient group.</w:t>
      </w:r>
    </w:p>
    <w:p w14:paraId="36388FD6" w14:textId="77777777" w:rsidR="007B63F1" w:rsidRPr="007B63F1" w:rsidRDefault="00146B98" w:rsidP="007B63F1">
      <w:pPr>
        <w:pStyle w:val="ListParagraph"/>
        <w:numPr>
          <w:ilvl w:val="0"/>
          <w:numId w:val="69"/>
        </w:numPr>
        <w:rPr>
          <w:rFonts w:eastAsiaTheme="majorEastAsia" w:cstheme="majorBidi"/>
          <w:b/>
          <w:bCs/>
          <w:color w:val="0F4761" w:themeColor="accent1" w:themeShade="BF"/>
          <w:sz w:val="32"/>
          <w:szCs w:val="28"/>
        </w:rPr>
      </w:pPr>
      <w:r w:rsidRPr="00323C34">
        <w:t>An authorised user</w:t>
      </w:r>
      <w:r w:rsidR="00455214">
        <w:rPr>
          <w:rFonts w:hint="eastAsia"/>
        </w:rPr>
        <w:t xml:space="preserve"> (Duty Manager)</w:t>
      </w:r>
      <w:r w:rsidRPr="00323C34">
        <w:t xml:space="preserve"> shall review and confirm the queued message before dispatch.</w:t>
      </w:r>
    </w:p>
    <w:p w14:paraId="3E13E85A" w14:textId="77777777" w:rsidR="00455FD5" w:rsidRPr="00455FD5" w:rsidRDefault="00146B98" w:rsidP="007B63F1">
      <w:pPr>
        <w:pStyle w:val="ListParagraph"/>
        <w:numPr>
          <w:ilvl w:val="0"/>
          <w:numId w:val="69"/>
        </w:numPr>
        <w:rPr>
          <w:ins w:id="466" w:author="Shin Feng WONG" w:date="2026-06-17T12:13:00Z" w16du:dateUtc="2026-06-17T04:13:00Z"/>
          <w:rFonts w:eastAsiaTheme="majorEastAsia" w:cstheme="majorBidi"/>
          <w:b/>
          <w:bCs/>
          <w:color w:val="0F4761" w:themeColor="accent1" w:themeShade="BF"/>
          <w:sz w:val="32"/>
          <w:szCs w:val="28"/>
          <w:rPrChange w:id="467" w:author="Shin Feng WONG" w:date="2026-06-17T12:13:00Z" w16du:dateUtc="2026-06-17T04:13:00Z">
            <w:rPr>
              <w:ins w:id="468" w:author="Shin Feng WONG" w:date="2026-06-17T12:13:00Z" w16du:dateUtc="2026-06-17T04:13:00Z"/>
            </w:rPr>
          </w:rPrChange>
        </w:rPr>
      </w:pPr>
      <w:r w:rsidRPr="00323C34">
        <w:t xml:space="preserve">The system shall surface SMS acknowledgement status to the </w:t>
      </w:r>
      <w:r w:rsidR="00455214">
        <w:rPr>
          <w:rFonts w:hint="eastAsia"/>
        </w:rPr>
        <w:t>authorised user (</w:t>
      </w:r>
      <w:r w:rsidRPr="00323C34">
        <w:t>Duty Manager</w:t>
      </w:r>
      <w:r w:rsidR="00455214">
        <w:rPr>
          <w:rFonts w:hint="eastAsia"/>
        </w:rPr>
        <w:t>)</w:t>
      </w:r>
      <w:r w:rsidRPr="00323C34">
        <w:t xml:space="preserve"> upon receipt by recipients.</w:t>
      </w:r>
    </w:p>
    <w:p w14:paraId="63F3E9F6" w14:textId="1BC7D0EF" w:rsidR="00341BA0" w:rsidRPr="00341BA0" w:rsidRDefault="00455FD5" w:rsidP="00455FD5">
      <w:pPr>
        <w:pStyle w:val="Heading2"/>
        <w:rPr>
          <w:ins w:id="469" w:author="Shin Feng WONG" w:date="2026-06-17T12:13:00Z" w16du:dateUtc="2026-06-17T04:13:00Z"/>
          <w:sz w:val="32"/>
          <w:szCs w:val="28"/>
          <w:rPrChange w:id="470" w:author="Shin Feng WONG" w:date="2026-06-17T12:13:00Z" w16du:dateUtc="2026-06-17T04:13:00Z">
            <w:rPr>
              <w:ins w:id="471" w:author="Shin Feng WONG" w:date="2026-06-17T12:13:00Z" w16du:dateUtc="2026-06-17T04:13:00Z"/>
            </w:rPr>
          </w:rPrChange>
        </w:rPr>
      </w:pPr>
      <w:commentRangeStart w:id="472"/>
      <w:commentRangeStart w:id="473"/>
      <w:ins w:id="474" w:author="Shin Feng WONG" w:date="2026-06-17T12:13:00Z" w16du:dateUtc="2026-06-17T04:13:00Z">
        <w:r>
          <w:t>Re</w:t>
        </w:r>
      </w:ins>
      <w:ins w:id="475" w:author="Shin Feng WONG" w:date="2026-06-17T12:14:00Z" w16du:dateUtc="2026-06-17T04:14:00Z">
        <w:r w:rsidR="00D251E8">
          <w:t>call</w:t>
        </w:r>
      </w:ins>
      <w:ins w:id="476" w:author="Shin Feng WONG" w:date="2026-06-17T12:13:00Z" w16du:dateUtc="2026-06-17T04:13:00Z">
        <w:r w:rsidR="00341BA0">
          <w:t xml:space="preserve"> Groups</w:t>
        </w:r>
      </w:ins>
      <w:commentRangeEnd w:id="472"/>
      <w:r w:rsidR="00D251E8" w:rsidRPr="00341BA0">
        <w:rPr>
          <w:rStyle w:val="CommentReference"/>
          <w:sz w:val="32"/>
          <w:szCs w:val="28"/>
          <w:rPrChange w:id="477" w:author="Shin Feng WONG" w:date="2026-06-17T12:13:00Z" w16du:dateUtc="2026-06-17T04:13:00Z">
            <w:rPr>
              <w:rStyle w:val="CommentReference"/>
              <w:sz w:val="28"/>
              <w:szCs w:val="32"/>
            </w:rPr>
          </w:rPrChange>
        </w:rPr>
        <w:commentReference w:id="472"/>
      </w:r>
      <w:commentRangeEnd w:id="473"/>
      <w:r w:rsidR="008B5A37" w:rsidRPr="00341BA0">
        <w:rPr>
          <w:rStyle w:val="CommentReference"/>
          <w:sz w:val="32"/>
          <w:szCs w:val="28"/>
          <w:rPrChange w:id="478" w:author="Shin Feng WONG" w:date="2026-06-17T12:13:00Z" w16du:dateUtc="2026-06-17T04:13:00Z">
            <w:rPr>
              <w:rStyle w:val="CommentReference"/>
              <w:sz w:val="28"/>
              <w:szCs w:val="32"/>
            </w:rPr>
          </w:rPrChange>
        </w:rPr>
        <w:commentReference w:id="473"/>
      </w:r>
    </w:p>
    <w:p w14:paraId="23F38AFE" w14:textId="5B2CE256" w:rsidR="00C466E2" w:rsidRPr="007B63F1" w:rsidRDefault="00C466E2" w:rsidP="00455FD5">
      <w:pPr>
        <w:pStyle w:val="Heading2"/>
        <w:rPr>
          <w:sz w:val="32"/>
          <w:szCs w:val="28"/>
        </w:rPr>
        <w:pPrChange w:id="479" w:author="Shin Feng WONG" w:date="2026-06-17T12:13:00Z" w16du:dateUtc="2026-06-17T04:13:00Z">
          <w:pPr>
            <w:pStyle w:val="ListParagraph"/>
            <w:numPr>
              <w:numId w:val="69"/>
            </w:numPr>
            <w:ind w:hanging="360"/>
          </w:pPr>
        </w:pPrChange>
      </w:pPr>
      <w:r>
        <w:br w:type="page"/>
      </w:r>
    </w:p>
    <w:p w14:paraId="14F06E5B" w14:textId="2E1CDA68" w:rsidR="00EC7A08" w:rsidRPr="00323C34" w:rsidRDefault="00EC7A08" w:rsidP="00C037BF">
      <w:pPr>
        <w:pStyle w:val="Heading1"/>
        <w:pBdr>
          <w:bottom w:val="single" w:sz="4" w:space="1" w:color="auto"/>
        </w:pBdr>
      </w:pPr>
      <w:bookmarkStart w:id="480" w:name="_Toc232496864"/>
      <w:r w:rsidRPr="00323C34">
        <w:rPr>
          <w:rFonts w:hint="eastAsia"/>
        </w:rPr>
        <w:lastRenderedPageBreak/>
        <w:t>Reporting and Data Export</w:t>
      </w:r>
      <w:bookmarkEnd w:id="480"/>
    </w:p>
    <w:p w14:paraId="0715F655" w14:textId="77777777" w:rsidR="00EC7A08" w:rsidRPr="00323C34" w:rsidRDefault="00EC7A08" w:rsidP="00EC7A08">
      <w:r w:rsidRPr="00323C34">
        <w:t xml:space="preserve">The Reporting and Data Export module provides structured exports of CMS records for operational record-keeping, management review, and downstream analytics. </w:t>
      </w:r>
    </w:p>
    <w:p w14:paraId="6519F5A8" w14:textId="0919E483" w:rsidR="00427EC9" w:rsidRPr="00323C34" w:rsidRDefault="00EC7A08" w:rsidP="006373AB">
      <w:r w:rsidRPr="00323C34">
        <w:t>Export outputs are distinct from broadcast content</w:t>
      </w:r>
      <w:r w:rsidRPr="00323C34">
        <w:rPr>
          <w:rFonts w:hint="eastAsia"/>
        </w:rPr>
        <w:t>. F</w:t>
      </w:r>
      <w:r w:rsidRPr="00323C34">
        <w:t>ields included in an export may differ from those included in a broadcast for the same incident.</w:t>
      </w:r>
    </w:p>
    <w:p w14:paraId="40A52714" w14:textId="264D995E" w:rsidR="00455214" w:rsidRDefault="00455214" w:rsidP="00EC7A08">
      <w:pPr>
        <w:pStyle w:val="Heading2"/>
      </w:pPr>
      <w:bookmarkStart w:id="481" w:name="_Toc232496865"/>
      <w:r>
        <w:rPr>
          <w:rFonts w:hint="eastAsia"/>
        </w:rPr>
        <w:t>Operational Statistics Module</w:t>
      </w:r>
      <w:bookmarkEnd w:id="481"/>
    </w:p>
    <w:p w14:paraId="2F32A9C8" w14:textId="5796FA10" w:rsidR="00455214" w:rsidRDefault="00455214" w:rsidP="00455214">
      <w:r>
        <w:rPr>
          <w:rFonts w:hint="eastAsia"/>
        </w:rPr>
        <w:t>The Operational Statistics module is a dedicated analytics surface accessible from the main CMS navigation. It provides in-built visualisations and data export across all core operational record types.</w:t>
      </w:r>
    </w:p>
    <w:p w14:paraId="30C1A843" w14:textId="25452CE0" w:rsidR="00455214" w:rsidRDefault="00455214" w:rsidP="00455214">
      <w:pPr>
        <w:pStyle w:val="ListParagraph"/>
        <w:numPr>
          <w:ilvl w:val="0"/>
          <w:numId w:val="59"/>
        </w:numPr>
      </w:pPr>
      <w:r>
        <w:rPr>
          <w:rFonts w:hint="eastAsia"/>
        </w:rPr>
        <w:t xml:space="preserve">The module shall provide in-built analytics across Cases, Incidents, Faults, Tasks, </w:t>
      </w:r>
      <w:r w:rsidR="00F87572">
        <w:rPr>
          <w:rFonts w:hint="eastAsia"/>
        </w:rPr>
        <w:t xml:space="preserve">e-Diary entries, </w:t>
      </w:r>
      <w:r>
        <w:rPr>
          <w:rFonts w:hint="eastAsia"/>
        </w:rPr>
        <w:t>Events and No-Objection Permits, including the following:</w:t>
      </w:r>
    </w:p>
    <w:tbl>
      <w:tblPr>
        <w:tblStyle w:val="SJ"/>
        <w:tblW w:w="5000" w:type="pct"/>
        <w:tblLook w:val="04A0" w:firstRow="1" w:lastRow="0" w:firstColumn="1" w:lastColumn="0" w:noHBand="0" w:noVBand="1"/>
      </w:tblPr>
      <w:tblGrid>
        <w:gridCol w:w="3083"/>
        <w:gridCol w:w="5933"/>
      </w:tblGrid>
      <w:tr w:rsidR="00455214" w:rsidRPr="00323C34" w14:paraId="70CD80EF" w14:textId="77777777" w:rsidTr="00F87572">
        <w:trPr>
          <w:cnfStyle w:val="100000000000" w:firstRow="1" w:lastRow="0" w:firstColumn="0" w:lastColumn="0" w:oddVBand="0" w:evenVBand="0" w:oddHBand="0" w:evenHBand="0" w:firstRowFirstColumn="0" w:firstRowLastColumn="0" w:lastRowFirstColumn="0" w:lastRowLastColumn="0"/>
        </w:trPr>
        <w:tc>
          <w:tcPr>
            <w:tcW w:w="1710" w:type="pct"/>
          </w:tcPr>
          <w:p w14:paraId="74408208" w14:textId="1A786AD7" w:rsidR="00455214" w:rsidRPr="00323C34" w:rsidRDefault="00455214" w:rsidP="007A3E83">
            <w:pPr>
              <w:spacing w:after="160"/>
              <w:rPr>
                <w:bCs/>
              </w:rPr>
            </w:pPr>
            <w:r>
              <w:rPr>
                <w:rFonts w:hint="eastAsia"/>
                <w:bCs/>
              </w:rPr>
              <w:t>Chart / Metric</w:t>
            </w:r>
          </w:p>
        </w:tc>
        <w:tc>
          <w:tcPr>
            <w:tcW w:w="3290" w:type="pct"/>
          </w:tcPr>
          <w:p w14:paraId="69C9707A" w14:textId="35C7A1C7" w:rsidR="00455214" w:rsidRPr="00323C34" w:rsidRDefault="00455214" w:rsidP="007A3E83">
            <w:pPr>
              <w:spacing w:after="160"/>
              <w:rPr>
                <w:bCs/>
              </w:rPr>
            </w:pPr>
            <w:r>
              <w:rPr>
                <w:bCs/>
              </w:rPr>
              <w:t>Description</w:t>
            </w:r>
            <w:r>
              <w:rPr>
                <w:rFonts w:hint="eastAsia"/>
                <w:bCs/>
              </w:rPr>
              <w:t xml:space="preserve"> Example</w:t>
            </w:r>
          </w:p>
        </w:tc>
      </w:tr>
      <w:tr w:rsidR="00455214" w:rsidRPr="00323C34" w14:paraId="4036413A" w14:textId="77777777" w:rsidTr="00F87572">
        <w:tc>
          <w:tcPr>
            <w:tcW w:w="1710" w:type="pct"/>
          </w:tcPr>
          <w:p w14:paraId="16D8566D" w14:textId="6C1F0099" w:rsidR="00455214" w:rsidRPr="00323C34" w:rsidRDefault="00455214" w:rsidP="007A3E83">
            <w:pPr>
              <w:spacing w:after="160"/>
            </w:pPr>
            <w:r>
              <w:rPr>
                <w:rFonts w:hint="eastAsia"/>
              </w:rPr>
              <w:t>Volume Trends</w:t>
            </w:r>
          </w:p>
        </w:tc>
        <w:tc>
          <w:tcPr>
            <w:tcW w:w="3290" w:type="pct"/>
          </w:tcPr>
          <w:p w14:paraId="047841FB" w14:textId="6D9B08C8" w:rsidR="00455214" w:rsidRPr="00323C34" w:rsidRDefault="00455214" w:rsidP="007A3E83">
            <w:pPr>
              <w:spacing w:after="160"/>
            </w:pPr>
            <w:r>
              <w:rPr>
                <w:rFonts w:hint="eastAsia"/>
              </w:rPr>
              <w:t xml:space="preserve">Daily count of </w:t>
            </w:r>
            <w:r>
              <w:t>records</w:t>
            </w:r>
            <w:r>
              <w:rPr>
                <w:rFonts w:hint="eastAsia"/>
              </w:rPr>
              <w:t xml:space="preserve"> over selected period</w:t>
            </w:r>
          </w:p>
        </w:tc>
      </w:tr>
      <w:tr w:rsidR="00455214" w:rsidRPr="00323C34" w14:paraId="34B03E78" w14:textId="77777777" w:rsidTr="00F87572">
        <w:tc>
          <w:tcPr>
            <w:tcW w:w="1710" w:type="pct"/>
          </w:tcPr>
          <w:p w14:paraId="7C71292E" w14:textId="02DFB8DD" w:rsidR="00455214" w:rsidRPr="00323C34" w:rsidRDefault="00455214" w:rsidP="007A3E83">
            <w:r>
              <w:rPr>
                <w:rFonts w:hint="eastAsia"/>
              </w:rPr>
              <w:t>Status Breakdown</w:t>
            </w:r>
          </w:p>
        </w:tc>
        <w:tc>
          <w:tcPr>
            <w:tcW w:w="3290" w:type="pct"/>
          </w:tcPr>
          <w:p w14:paraId="1C45C51F" w14:textId="39CC2D24" w:rsidR="00455214" w:rsidRPr="00323C34" w:rsidRDefault="00455214" w:rsidP="007A3E83">
            <w:r>
              <w:rPr>
                <w:rFonts w:hint="eastAsia"/>
              </w:rPr>
              <w:t>Distribution of records by current status</w:t>
            </w:r>
          </w:p>
        </w:tc>
      </w:tr>
      <w:tr w:rsidR="00455214" w:rsidRPr="00323C34" w14:paraId="047A191F" w14:textId="77777777" w:rsidTr="00F87572">
        <w:tc>
          <w:tcPr>
            <w:tcW w:w="1710" w:type="pct"/>
          </w:tcPr>
          <w:p w14:paraId="68595A15" w14:textId="2A5E47CE" w:rsidR="00455214" w:rsidRPr="00323C34" w:rsidRDefault="00455214" w:rsidP="007A3E83">
            <w:pPr>
              <w:spacing w:after="160"/>
            </w:pPr>
            <w:r>
              <w:rPr>
                <w:rFonts w:hint="eastAsia"/>
              </w:rPr>
              <w:t>Type Breakdown</w:t>
            </w:r>
          </w:p>
        </w:tc>
        <w:tc>
          <w:tcPr>
            <w:tcW w:w="3290" w:type="pct"/>
          </w:tcPr>
          <w:p w14:paraId="46E1C553" w14:textId="7E22FB8C" w:rsidR="00455214" w:rsidRPr="00323C34" w:rsidRDefault="00455214" w:rsidP="007A3E83">
            <w:pPr>
              <w:spacing w:after="160"/>
            </w:pPr>
            <w:r>
              <w:rPr>
                <w:rFonts w:hint="eastAsia"/>
              </w:rPr>
              <w:t>Distribution of incidents by type and sub-type</w:t>
            </w:r>
          </w:p>
        </w:tc>
      </w:tr>
      <w:tr w:rsidR="00455214" w:rsidRPr="00323C34" w14:paraId="33E1C5E6" w14:textId="77777777" w:rsidTr="00F87572">
        <w:tc>
          <w:tcPr>
            <w:tcW w:w="1710" w:type="pct"/>
          </w:tcPr>
          <w:p w14:paraId="5B2278AD" w14:textId="6DAF6FB7" w:rsidR="00455214" w:rsidRPr="00323C34" w:rsidRDefault="00455214" w:rsidP="007A3E83">
            <w:pPr>
              <w:spacing w:after="160"/>
            </w:pPr>
            <w:r>
              <w:rPr>
                <w:rFonts w:hint="eastAsia"/>
              </w:rPr>
              <w:t>Location Breakdown</w:t>
            </w:r>
          </w:p>
        </w:tc>
        <w:tc>
          <w:tcPr>
            <w:tcW w:w="3290" w:type="pct"/>
          </w:tcPr>
          <w:p w14:paraId="547C6A73" w14:textId="110F643E" w:rsidR="00455214" w:rsidRPr="00323C34" w:rsidRDefault="00455214" w:rsidP="007A3E83">
            <w:pPr>
              <w:spacing w:after="160"/>
            </w:pPr>
            <w:r>
              <w:rPr>
                <w:rFonts w:hint="eastAsia"/>
              </w:rPr>
              <w:t>Distribution of incident by location</w:t>
            </w:r>
          </w:p>
        </w:tc>
      </w:tr>
      <w:tr w:rsidR="00455214" w:rsidRPr="00323C34" w14:paraId="38B51CE0" w14:textId="77777777" w:rsidTr="00F87572">
        <w:tc>
          <w:tcPr>
            <w:tcW w:w="1710" w:type="pct"/>
          </w:tcPr>
          <w:p w14:paraId="2F1D54E2" w14:textId="3A7F64CD" w:rsidR="00455214" w:rsidRDefault="00455214" w:rsidP="007A3E83">
            <w:pPr>
              <w:spacing w:after="160"/>
            </w:pPr>
            <w:r>
              <w:rPr>
                <w:rFonts w:hint="eastAsia"/>
              </w:rPr>
              <w:t>Processing time metrics</w:t>
            </w:r>
          </w:p>
        </w:tc>
        <w:tc>
          <w:tcPr>
            <w:tcW w:w="3290" w:type="pct"/>
          </w:tcPr>
          <w:p w14:paraId="134E2A30" w14:textId="100D4C37" w:rsidR="00455214" w:rsidRPr="00323C34" w:rsidRDefault="00455214" w:rsidP="007A3E83">
            <w:pPr>
              <w:spacing w:after="160"/>
            </w:pPr>
            <w:r>
              <w:rPr>
                <w:rFonts w:hint="eastAsia"/>
              </w:rPr>
              <w:t xml:space="preserve">Daily average </w:t>
            </w:r>
            <w:r>
              <w:t>pending</w:t>
            </w:r>
            <w:r>
              <w:rPr>
                <w:rFonts w:hint="eastAsia"/>
              </w:rPr>
              <w:t xml:space="preserve"> time and processing time</w:t>
            </w:r>
          </w:p>
        </w:tc>
      </w:tr>
    </w:tbl>
    <w:p w14:paraId="5BC1C928" w14:textId="0A641BEB" w:rsidR="00455214" w:rsidRDefault="00455214" w:rsidP="00455214">
      <w:pPr>
        <w:pStyle w:val="ListParagraph"/>
        <w:numPr>
          <w:ilvl w:val="0"/>
          <w:numId w:val="59"/>
        </w:numPr>
      </w:pPr>
      <w:r>
        <w:rPr>
          <w:rFonts w:hint="eastAsia"/>
        </w:rPr>
        <w:t xml:space="preserve">The module shall support user-selectable </w:t>
      </w:r>
      <w:r>
        <w:t>dat</w:t>
      </w:r>
      <w:r>
        <w:rPr>
          <w:rFonts w:hint="eastAsia"/>
        </w:rPr>
        <w:t>e range filtering, with preset shortcuts for the last 7 days, 30 days, last 12 months, and a custom range.</w:t>
      </w:r>
    </w:p>
    <w:p w14:paraId="595E866F" w14:textId="38E2EF81" w:rsidR="00455214" w:rsidRDefault="00455214" w:rsidP="00455214">
      <w:pPr>
        <w:pStyle w:val="ListParagraph"/>
        <w:numPr>
          <w:ilvl w:val="0"/>
          <w:numId w:val="59"/>
        </w:numPr>
      </w:pPr>
      <w:r>
        <w:rPr>
          <w:rFonts w:hint="eastAsia"/>
        </w:rPr>
        <w:t>Data export shall be available directly from any chart or table view, in PDF format for period summaries and CSV format for bulk record export</w:t>
      </w:r>
    </w:p>
    <w:p w14:paraId="2ADBD812" w14:textId="46163C5D" w:rsidR="00F87572" w:rsidRDefault="00ED3C9D" w:rsidP="00ED3C9D">
      <w:pPr>
        <w:pStyle w:val="ListParagraph"/>
        <w:numPr>
          <w:ilvl w:val="0"/>
          <w:numId w:val="59"/>
        </w:numPr>
      </w:pPr>
      <w:r>
        <w:rPr>
          <w:rFonts w:hint="eastAsia"/>
        </w:rPr>
        <w:t>Access to the Operational Statistics modules</w:t>
      </w:r>
      <w:r w:rsidR="00F87572" w:rsidRPr="00F87572">
        <w:t xml:space="preserve"> </w:t>
      </w:r>
      <w:r w:rsidR="00F87572">
        <w:rPr>
          <w:rFonts w:hint="eastAsia"/>
        </w:rPr>
        <w:t xml:space="preserve">and export of reports </w:t>
      </w:r>
      <w:r w:rsidR="00F87572" w:rsidRPr="00F87572">
        <w:t>shall be governed by the user's assigned role</w:t>
      </w:r>
    </w:p>
    <w:p w14:paraId="5C8FFB8D" w14:textId="02EAD847" w:rsidR="00F87572" w:rsidRPr="00455214" w:rsidRDefault="00ED3C9D" w:rsidP="00F87572">
      <w:pPr>
        <w:pStyle w:val="ListParagraph"/>
        <w:numPr>
          <w:ilvl w:val="0"/>
          <w:numId w:val="59"/>
        </w:numPr>
      </w:pPr>
      <w:r>
        <w:rPr>
          <w:rFonts w:hint="eastAsia"/>
        </w:rPr>
        <w:t>Operational Resilience Analysts access shall extend to live and closed records across all record types to support post-incident classification, tagging and trend analysis.</w:t>
      </w:r>
    </w:p>
    <w:p w14:paraId="1059BCC6" w14:textId="77BA4991" w:rsidR="008906F6" w:rsidRPr="00323C34" w:rsidRDefault="00EC7A08" w:rsidP="00EC7A08">
      <w:pPr>
        <w:pStyle w:val="Heading2"/>
      </w:pPr>
      <w:bookmarkStart w:id="482" w:name="_Toc232496866"/>
      <w:r w:rsidRPr="00323C34">
        <w:rPr>
          <w:rFonts w:hint="eastAsia"/>
        </w:rPr>
        <w:t>Incident Report Export</w:t>
      </w:r>
      <w:bookmarkEnd w:id="482"/>
    </w:p>
    <w:p w14:paraId="5717BBA7" w14:textId="77777777" w:rsidR="0009337D" w:rsidRDefault="00EC7A08" w:rsidP="00226503">
      <w:pPr>
        <w:pStyle w:val="ListParagraph"/>
        <w:numPr>
          <w:ilvl w:val="0"/>
          <w:numId w:val="43"/>
        </w:numPr>
      </w:pPr>
      <w:r w:rsidRPr="00323C34">
        <w:t xml:space="preserve">The system shall support export of a formal incident report for each closed incident. </w:t>
      </w:r>
    </w:p>
    <w:p w14:paraId="1B5FA4A9" w14:textId="77777777" w:rsidR="0009337D" w:rsidRDefault="00EC7A08" w:rsidP="00226503">
      <w:pPr>
        <w:pStyle w:val="ListParagraph"/>
        <w:numPr>
          <w:ilvl w:val="0"/>
          <w:numId w:val="43"/>
        </w:numPr>
      </w:pPr>
      <w:r w:rsidRPr="00323C34">
        <w:t>The report shall present a structured summary of the incident record fields and shall be exportable in PDF format.</w:t>
      </w:r>
    </w:p>
    <w:p w14:paraId="552089A3" w14:textId="4E011A6D" w:rsidR="00EC7A08" w:rsidRPr="00323C34" w:rsidRDefault="00EC7A08" w:rsidP="00226503">
      <w:pPr>
        <w:pStyle w:val="ListParagraph"/>
        <w:numPr>
          <w:ilvl w:val="0"/>
          <w:numId w:val="43"/>
        </w:numPr>
      </w:pPr>
      <w:r w:rsidRPr="00323C34">
        <w:t xml:space="preserve">The fields included in the incident report export </w:t>
      </w:r>
      <w:commentRangeStart w:id="483"/>
      <w:r w:rsidRPr="00323C34">
        <w:t xml:space="preserve">shall be defined separately </w:t>
      </w:r>
      <w:commentRangeEnd w:id="483"/>
      <w:r w:rsidR="00C2267E" w:rsidRPr="00323C34">
        <w:rPr>
          <w:rStyle w:val="CommentReference"/>
          <w:sz w:val="22"/>
          <w:szCs w:val="24"/>
        </w:rPr>
        <w:commentReference w:id="483"/>
      </w:r>
      <w:r w:rsidRPr="00323C34">
        <w:t>from the incident form field structure, as the export may present a subset or differently formatted representation of the full record.</w:t>
      </w:r>
    </w:p>
    <w:p w14:paraId="11FF9055" w14:textId="5E2D5935" w:rsidR="00EC7A08" w:rsidRPr="00323C34" w:rsidRDefault="00EC7A08" w:rsidP="00EC7A08">
      <w:pPr>
        <w:pStyle w:val="Heading2"/>
      </w:pPr>
      <w:bookmarkStart w:id="484" w:name="_Toc232496867"/>
      <w:r w:rsidRPr="00323C34">
        <w:rPr>
          <w:rFonts w:hint="eastAsia"/>
        </w:rPr>
        <w:lastRenderedPageBreak/>
        <w:t>Case Summary Export</w:t>
      </w:r>
      <w:bookmarkEnd w:id="484"/>
    </w:p>
    <w:p w14:paraId="093B00F7" w14:textId="05DE5C95" w:rsidR="0009337D" w:rsidRDefault="00EC7A08" w:rsidP="00D9363F">
      <w:pPr>
        <w:pStyle w:val="ListParagraph"/>
        <w:numPr>
          <w:ilvl w:val="0"/>
          <w:numId w:val="71"/>
        </w:numPr>
        <w:pPrChange w:id="485" w:author="Shin Feng WONG" w:date="2026-06-17T12:21:00Z" w16du:dateUtc="2026-06-17T04:21:00Z">
          <w:pPr/>
        </w:pPrChange>
      </w:pPr>
      <w:r w:rsidRPr="00323C34">
        <w:t>The system shall support export of a case summary record presenting the key attributes of a Case, including</w:t>
      </w:r>
      <w:r w:rsidR="00ED3C9D">
        <w:rPr>
          <w:rFonts w:hint="eastAsia"/>
        </w:rPr>
        <w:t xml:space="preserve"> and not limited to</w:t>
      </w:r>
      <w:r w:rsidR="0009337D">
        <w:rPr>
          <w:rFonts w:hint="eastAsia"/>
        </w:rPr>
        <w:t>:</w:t>
      </w:r>
    </w:p>
    <w:p w14:paraId="3F2BB135" w14:textId="77153372" w:rsidR="0009337D" w:rsidRPr="0009337D" w:rsidRDefault="0009337D" w:rsidP="0009337D">
      <w:pPr>
        <w:pStyle w:val="ListBullet"/>
        <w:tabs>
          <w:tab w:val="clear" w:pos="360"/>
          <w:tab w:val="num" w:pos="720"/>
        </w:tabs>
        <w:ind w:left="1080"/>
      </w:pPr>
      <w:commentRangeStart w:id="486"/>
      <w:r>
        <w:rPr>
          <w:rFonts w:hint="eastAsia"/>
        </w:rPr>
        <w:t>L</w:t>
      </w:r>
      <w:r w:rsidR="00EC7A08" w:rsidRPr="00323C34">
        <w:t>i</w:t>
      </w:r>
      <w:r w:rsidR="00EC7A08" w:rsidRPr="0009337D">
        <w:t>nked incident reference</w:t>
      </w:r>
      <w:r w:rsidRPr="0009337D">
        <w:rPr>
          <w:rFonts w:hint="eastAsia"/>
        </w:rPr>
        <w:t xml:space="preserve"> and status</w:t>
      </w:r>
    </w:p>
    <w:p w14:paraId="40C5E6A2" w14:textId="31833CEB" w:rsidR="0009337D" w:rsidRPr="0009337D" w:rsidRDefault="0009337D" w:rsidP="0009337D">
      <w:pPr>
        <w:pStyle w:val="ListBullet"/>
        <w:tabs>
          <w:tab w:val="clear" w:pos="360"/>
          <w:tab w:val="num" w:pos="720"/>
        </w:tabs>
        <w:ind w:left="1080"/>
      </w:pPr>
      <w:r w:rsidRPr="0009337D">
        <w:rPr>
          <w:rFonts w:hint="eastAsia"/>
        </w:rPr>
        <w:t>T</w:t>
      </w:r>
      <w:r w:rsidR="00EC7A08" w:rsidRPr="0009337D">
        <w:t>ask count</w:t>
      </w:r>
      <w:r w:rsidRPr="0009337D">
        <w:rPr>
          <w:rFonts w:hint="eastAsia"/>
        </w:rPr>
        <w:t xml:space="preserve"> and status summary</w:t>
      </w:r>
    </w:p>
    <w:p w14:paraId="12242C7F" w14:textId="77777777" w:rsidR="0009337D" w:rsidRPr="0009337D" w:rsidRDefault="00EC7A08" w:rsidP="0009337D">
      <w:pPr>
        <w:pStyle w:val="ListBullet"/>
        <w:tabs>
          <w:tab w:val="clear" w:pos="360"/>
          <w:tab w:val="num" w:pos="720"/>
        </w:tabs>
        <w:ind w:left="1080"/>
      </w:pPr>
      <w:r w:rsidRPr="0009337D">
        <w:t>CMMS Fault ID references</w:t>
      </w:r>
    </w:p>
    <w:p w14:paraId="5C7FF9D6" w14:textId="4B09C197" w:rsidR="00EC7A08" w:rsidRDefault="0009337D" w:rsidP="0009337D">
      <w:pPr>
        <w:pStyle w:val="ListBullet"/>
        <w:tabs>
          <w:tab w:val="clear" w:pos="360"/>
          <w:tab w:val="num" w:pos="720"/>
        </w:tabs>
        <w:ind w:left="1080"/>
      </w:pPr>
      <w:r w:rsidRPr="0009337D">
        <w:rPr>
          <w:rFonts w:hint="eastAsia"/>
        </w:rPr>
        <w:t>C</w:t>
      </w:r>
      <w:r w:rsidR="00EC7A08" w:rsidRPr="00323C34">
        <w:t>ase status history</w:t>
      </w:r>
      <w:r>
        <w:rPr>
          <w:rFonts w:hint="eastAsia"/>
        </w:rPr>
        <w:t xml:space="preserve"> and closure timestamp</w:t>
      </w:r>
      <w:commentRangeEnd w:id="486"/>
      <w:r w:rsidR="00C2267E">
        <w:rPr>
          <w:rStyle w:val="CommentReference"/>
          <w:sz w:val="22"/>
          <w:szCs w:val="24"/>
        </w:rPr>
        <w:commentReference w:id="486"/>
      </w:r>
    </w:p>
    <w:p w14:paraId="3F14252B" w14:textId="58CC378B" w:rsidR="00ED3C9D" w:rsidRDefault="00ED3C9D" w:rsidP="0009337D">
      <w:pPr>
        <w:pStyle w:val="ListBullet"/>
        <w:tabs>
          <w:tab w:val="clear" w:pos="360"/>
          <w:tab w:val="num" w:pos="720"/>
        </w:tabs>
        <w:ind w:left="1080"/>
        <w:rPr>
          <w:ins w:id="487" w:author="Shin Feng WONG" w:date="2026-06-17T12:21:00Z" w16du:dateUtc="2026-06-17T04:21:00Z"/>
        </w:rPr>
      </w:pPr>
      <w:r>
        <w:rPr>
          <w:rFonts w:hint="eastAsia"/>
        </w:rPr>
        <w:t>e-Diary</w:t>
      </w:r>
    </w:p>
    <w:p w14:paraId="25E4AD16" w14:textId="32947A97" w:rsidR="00020663" w:rsidRDefault="00A517DE" w:rsidP="000E58ED">
      <w:pPr>
        <w:pStyle w:val="ListParagraph"/>
        <w:numPr>
          <w:ilvl w:val="0"/>
          <w:numId w:val="71"/>
        </w:numPr>
        <w:rPr>
          <w:ins w:id="488" w:author="Shin Feng WONG" w:date="2026-06-17T12:18:00Z" w16du:dateUtc="2026-06-17T04:18:00Z"/>
        </w:rPr>
      </w:pPr>
      <w:ins w:id="489" w:author="Shin Feng WONG" w:date="2026-06-17T12:23:00Z" w16du:dateUtc="2026-06-17T04:23:00Z">
        <w:r>
          <w:t>E</w:t>
        </w:r>
      </w:ins>
      <w:ins w:id="490" w:author="Shin Feng WONG" w:date="2026-06-17T12:22:00Z" w16du:dateUtc="2026-06-17T04:22:00Z">
        <w:r w:rsidR="007A6487">
          <w:rPr>
            <w:rFonts w:hint="eastAsia"/>
          </w:rPr>
          <w:t xml:space="preserve">xport shall be available from any chart or table view, in PDF format for </w:t>
        </w:r>
      </w:ins>
      <w:ins w:id="491" w:author="Shin Feng WONG" w:date="2026-06-17T12:23:00Z" w16du:dateUtc="2026-06-17T04:23:00Z">
        <w:r>
          <w:t xml:space="preserve">the </w:t>
        </w:r>
      </w:ins>
      <w:ins w:id="492" w:author="Shin Feng WONG" w:date="2026-06-17T12:22:00Z" w16du:dateUtc="2026-06-17T04:22:00Z">
        <w:r w:rsidR="007A6487">
          <w:rPr>
            <w:rFonts w:hint="eastAsia"/>
          </w:rPr>
          <w:t>summaries and CSV format for bulk record export</w:t>
        </w:r>
      </w:ins>
      <w:ins w:id="493" w:author="Shin Feng WONG" w:date="2026-06-17T12:24:00Z" w16du:dateUtc="2026-06-17T04:24:00Z">
        <w:r w:rsidR="000E58ED">
          <w:t>.</w:t>
        </w:r>
      </w:ins>
    </w:p>
    <w:p w14:paraId="2ECEF90A" w14:textId="35F80E75" w:rsidR="00EC7A08" w:rsidRPr="00323C34" w:rsidRDefault="00EC7A08" w:rsidP="00EC7A08">
      <w:pPr>
        <w:pStyle w:val="Heading2"/>
      </w:pPr>
      <w:bookmarkStart w:id="494" w:name="_Toc232496868"/>
      <w:commentRangeStart w:id="495"/>
      <w:r w:rsidRPr="00323C34">
        <w:rPr>
          <w:rFonts w:hint="eastAsia"/>
        </w:rPr>
        <w:t>Data Export for Analytics</w:t>
      </w:r>
      <w:bookmarkEnd w:id="494"/>
      <w:commentRangeEnd w:id="495"/>
      <w:r w:rsidR="00203E0B" w:rsidRPr="00323C34">
        <w:rPr>
          <w:rStyle w:val="CommentReference"/>
          <w:sz w:val="28"/>
          <w:szCs w:val="32"/>
        </w:rPr>
        <w:commentReference w:id="495"/>
      </w:r>
    </w:p>
    <w:p w14:paraId="5E1DB13A" w14:textId="29D9A2CA" w:rsidR="0009337D" w:rsidRDefault="00EC7A08" w:rsidP="00226503">
      <w:pPr>
        <w:pStyle w:val="ListParagraph"/>
        <w:numPr>
          <w:ilvl w:val="0"/>
          <w:numId w:val="44"/>
        </w:numPr>
      </w:pPr>
      <w:r w:rsidRPr="00323C34">
        <w:t xml:space="preserve">The system shall support bulk data export of incident and case records </w:t>
      </w:r>
      <w:r w:rsidR="00F87572">
        <w:rPr>
          <w:rFonts w:hint="eastAsia"/>
        </w:rPr>
        <w:t xml:space="preserve">and their sub-records, including incidents, faults, tasks, and e-Diary entries, </w:t>
      </w:r>
      <w:r w:rsidRPr="00323C34">
        <w:t>in CSV format to enable downstream analytics by</w:t>
      </w:r>
      <w:r w:rsidR="0009337D">
        <w:rPr>
          <w:rFonts w:hint="eastAsia"/>
        </w:rPr>
        <w:t xml:space="preserve"> authorised parties.</w:t>
      </w:r>
      <w:r w:rsidRPr="00323C34">
        <w:t xml:space="preserve"> </w:t>
      </w:r>
    </w:p>
    <w:p w14:paraId="08CAE945" w14:textId="5A0CEE61" w:rsidR="0009337D" w:rsidRDefault="0009337D" w:rsidP="00226503">
      <w:pPr>
        <w:pStyle w:val="ListParagraph"/>
        <w:numPr>
          <w:ilvl w:val="0"/>
          <w:numId w:val="44"/>
        </w:numPr>
      </w:pPr>
      <w:r>
        <w:rPr>
          <w:rFonts w:hint="eastAsia"/>
        </w:rPr>
        <w:t>The bulk e</w:t>
      </w:r>
      <w:r w:rsidR="00EC7A08" w:rsidRPr="00323C34">
        <w:t xml:space="preserve">xported shall </w:t>
      </w:r>
      <w:r>
        <w:rPr>
          <w:rFonts w:hint="eastAsia"/>
        </w:rPr>
        <w:t>support filtering by</w:t>
      </w:r>
      <w:r w:rsidR="00ED3C9D">
        <w:rPr>
          <w:rFonts w:hint="eastAsia"/>
        </w:rPr>
        <w:t>, and not limited to</w:t>
      </w:r>
      <w:r>
        <w:rPr>
          <w:rFonts w:hint="eastAsia"/>
        </w:rPr>
        <w:t>:</w:t>
      </w:r>
    </w:p>
    <w:p w14:paraId="6817F6AD" w14:textId="313BFCDB" w:rsidR="000E58ED" w:rsidRDefault="0009337D" w:rsidP="000E58ED">
      <w:pPr>
        <w:pStyle w:val="ListBullet"/>
        <w:tabs>
          <w:tab w:val="clear" w:pos="360"/>
          <w:tab w:val="num" w:pos="720"/>
        </w:tabs>
        <w:ind w:left="1080"/>
        <w:rPr>
          <w:ins w:id="496" w:author="Shin Feng WONG" w:date="2026-06-17T12:25:00Z" w16du:dateUtc="2026-06-17T04:25:00Z"/>
        </w:rPr>
      </w:pPr>
      <w:r>
        <w:rPr>
          <w:rFonts w:hint="eastAsia"/>
        </w:rPr>
        <w:t>Date Range</w:t>
      </w:r>
    </w:p>
    <w:p w14:paraId="223B0C33" w14:textId="737BDD7D" w:rsidR="0009337D" w:rsidRDefault="0009337D" w:rsidP="000E58ED">
      <w:pPr>
        <w:pStyle w:val="ListBullet"/>
        <w:numPr>
          <w:ilvl w:val="0"/>
          <w:numId w:val="72"/>
        </w:numPr>
      </w:pPr>
      <w:r>
        <w:rPr>
          <w:rFonts w:hint="eastAsia"/>
        </w:rPr>
        <w:t>Incident Status</w:t>
      </w:r>
    </w:p>
    <w:p w14:paraId="52A17C01" w14:textId="77777777" w:rsidR="000E58ED" w:rsidRDefault="0009337D" w:rsidP="000E58ED">
      <w:pPr>
        <w:pStyle w:val="ListBullet"/>
        <w:numPr>
          <w:ilvl w:val="0"/>
          <w:numId w:val="72"/>
        </w:numPr>
      </w:pPr>
      <w:r>
        <w:rPr>
          <w:rFonts w:hint="eastAsia"/>
        </w:rPr>
        <w:t>Incident Type and Category</w:t>
      </w:r>
    </w:p>
    <w:p w14:paraId="5678DEB2" w14:textId="4D79BF02" w:rsidR="00ED3C9D" w:rsidRDefault="0009337D" w:rsidP="000E58ED">
      <w:pPr>
        <w:pStyle w:val="ListBullet"/>
        <w:numPr>
          <w:ilvl w:val="0"/>
          <w:numId w:val="72"/>
        </w:numPr>
        <w:rPr>
          <w:ins w:id="497" w:author="Shin Feng WONG" w:date="2026-06-17T12:25:00Z" w16du:dateUtc="2026-06-17T04:25:00Z"/>
        </w:rPr>
      </w:pPr>
      <w:r>
        <w:rPr>
          <w:rFonts w:hint="eastAsia"/>
        </w:rPr>
        <w:t>Crisis Level</w:t>
      </w:r>
    </w:p>
    <w:p w14:paraId="1080CBEF" w14:textId="71FB1EC7" w:rsidR="000E58ED" w:rsidRDefault="000E58ED" w:rsidP="000E58ED">
      <w:pPr>
        <w:pStyle w:val="ListBullet"/>
        <w:tabs>
          <w:tab w:val="clear" w:pos="360"/>
          <w:tab w:val="num" w:pos="720"/>
        </w:tabs>
        <w:ind w:left="1080"/>
      </w:pPr>
      <w:ins w:id="498" w:author="Shin Feng WONG" w:date="2026-06-17T12:25:00Z" w16du:dateUtc="2026-06-17T04:25:00Z">
        <w:r>
          <w:t>Location</w:t>
        </w:r>
      </w:ins>
    </w:p>
    <w:p w14:paraId="4C887948" w14:textId="260A471E" w:rsidR="0099013E" w:rsidRPr="0009337D" w:rsidRDefault="00EC7A08" w:rsidP="00226503">
      <w:pPr>
        <w:pStyle w:val="ListParagraph"/>
        <w:numPr>
          <w:ilvl w:val="0"/>
          <w:numId w:val="44"/>
        </w:numPr>
      </w:pPr>
      <w:r w:rsidRPr="00323C34">
        <w:t>Access to report and data export functions shall be governed by the user's assigned role.</w:t>
      </w:r>
      <w:r w:rsidR="0099013E" w:rsidRPr="00323C34">
        <w:br w:type="page"/>
      </w:r>
    </w:p>
    <w:p w14:paraId="76C85EE5" w14:textId="72AC06A9" w:rsidR="00154B85" w:rsidRPr="00323C34" w:rsidRDefault="00154B85" w:rsidP="0099013E">
      <w:pPr>
        <w:pStyle w:val="Heading1"/>
        <w:pBdr>
          <w:bottom w:val="single" w:sz="4" w:space="1" w:color="auto"/>
        </w:pBdr>
      </w:pPr>
      <w:bookmarkStart w:id="499" w:name="_Toc232496869"/>
      <w:r w:rsidRPr="00323C34">
        <w:rPr>
          <w:rFonts w:hint="eastAsia"/>
        </w:rPr>
        <w:lastRenderedPageBreak/>
        <w:t>System Configuration and Administration</w:t>
      </w:r>
      <w:bookmarkEnd w:id="499"/>
    </w:p>
    <w:p w14:paraId="019DAE8F" w14:textId="1C53FFAD" w:rsidR="0099013E" w:rsidRPr="00323C34" w:rsidRDefault="0099013E" w:rsidP="0099013E">
      <w:r w:rsidRPr="00323C34">
        <w:t xml:space="preserve">The System Configuration and Administration module provides </w:t>
      </w:r>
      <w:r w:rsidR="00C514BC">
        <w:rPr>
          <w:rFonts w:hint="eastAsia"/>
        </w:rPr>
        <w:t>System Admins</w:t>
      </w:r>
      <w:r w:rsidRPr="00323C34">
        <w:t xml:space="preserve"> with the tools to manage users, roles, reference data, and broadcast configuration across the CMS. </w:t>
      </w:r>
    </w:p>
    <w:p w14:paraId="00042489" w14:textId="0CEC89BC" w:rsidR="0099013E" w:rsidRPr="00323C34" w:rsidRDefault="0099013E" w:rsidP="0099013E">
      <w:pPr>
        <w:pStyle w:val="Heading2"/>
      </w:pPr>
      <w:bookmarkStart w:id="500" w:name="_Toc232496870"/>
      <w:r w:rsidRPr="00323C34">
        <w:rPr>
          <w:rFonts w:hint="eastAsia"/>
        </w:rPr>
        <w:t>User and Role Management</w:t>
      </w:r>
      <w:bookmarkEnd w:id="500"/>
    </w:p>
    <w:p w14:paraId="211D4070" w14:textId="77777777" w:rsidR="00C514BC" w:rsidRDefault="00E92162" w:rsidP="00226503">
      <w:pPr>
        <w:pStyle w:val="ListParagraph"/>
        <w:numPr>
          <w:ilvl w:val="0"/>
          <w:numId w:val="45"/>
        </w:numPr>
      </w:pPr>
      <w:r w:rsidRPr="00323C34">
        <w:t xml:space="preserve">The System Administrator shall be able to create, edit, </w:t>
      </w:r>
      <w:commentRangeStart w:id="501"/>
      <w:r w:rsidRPr="00323C34">
        <w:t>deactivate</w:t>
      </w:r>
      <w:commentRangeEnd w:id="501"/>
      <w:r w:rsidR="00C2267E" w:rsidRPr="00323C34">
        <w:rPr>
          <w:rStyle w:val="CommentReference"/>
          <w:sz w:val="22"/>
          <w:szCs w:val="24"/>
        </w:rPr>
        <w:commentReference w:id="501"/>
      </w:r>
      <w:r w:rsidRPr="00323C34">
        <w:t>, and reactivate user accounts.</w:t>
      </w:r>
    </w:p>
    <w:p w14:paraId="01F70C55" w14:textId="77777777" w:rsidR="00C514BC" w:rsidRDefault="00E92162" w:rsidP="00226503">
      <w:pPr>
        <w:pStyle w:val="ListParagraph"/>
        <w:numPr>
          <w:ilvl w:val="0"/>
          <w:numId w:val="45"/>
        </w:numPr>
      </w:pPr>
      <w:r w:rsidRPr="00323C34">
        <w:t xml:space="preserve">Role assignment shall follow the role structure defined in Section </w:t>
      </w:r>
      <w:r w:rsidR="00C514BC">
        <w:rPr>
          <w:rFonts w:hint="eastAsia"/>
        </w:rPr>
        <w:t>3</w:t>
      </w:r>
    </w:p>
    <w:p w14:paraId="424FF5C2" w14:textId="77777777" w:rsidR="00C514BC" w:rsidRDefault="00E92162" w:rsidP="00226503">
      <w:pPr>
        <w:pStyle w:val="ListParagraph"/>
        <w:numPr>
          <w:ilvl w:val="0"/>
          <w:numId w:val="45"/>
        </w:numPr>
      </w:pPr>
      <w:r w:rsidRPr="00323C34">
        <w:t>The default access model shall be role-based group assignment, with individual access exceptions handled on a per-request basis by the System Administrator.</w:t>
      </w:r>
    </w:p>
    <w:p w14:paraId="485D45C0" w14:textId="77777777" w:rsidR="00C514BC" w:rsidRDefault="00E92162" w:rsidP="00226503">
      <w:pPr>
        <w:pStyle w:val="ListParagraph"/>
        <w:numPr>
          <w:ilvl w:val="0"/>
          <w:numId w:val="45"/>
        </w:numPr>
      </w:pPr>
      <w:r w:rsidRPr="00323C34">
        <w:t xml:space="preserve">Where users are </w:t>
      </w:r>
      <w:commentRangeStart w:id="502"/>
      <w:r w:rsidRPr="00323C34">
        <w:t>authenticated via WOG SSO</w:t>
      </w:r>
      <w:commentRangeEnd w:id="502"/>
      <w:r w:rsidR="00C2267E" w:rsidRPr="00323C34">
        <w:rPr>
          <w:rStyle w:val="CommentReference"/>
          <w:sz w:val="22"/>
          <w:szCs w:val="24"/>
        </w:rPr>
        <w:commentReference w:id="502"/>
      </w:r>
      <w:r w:rsidRPr="00323C34">
        <w:t>, account provisioning may be partially automated based on Active Directory attributes such as department or organisational unit.</w:t>
      </w:r>
    </w:p>
    <w:p w14:paraId="063C85A7" w14:textId="15ADD1FB" w:rsidR="0099013E" w:rsidRDefault="00E92162" w:rsidP="00226503">
      <w:pPr>
        <w:pStyle w:val="ListParagraph"/>
        <w:numPr>
          <w:ilvl w:val="0"/>
          <w:numId w:val="45"/>
        </w:numPr>
      </w:pPr>
      <w:r w:rsidRPr="00323C34">
        <w:t>Accounts requiring permissions beyond the default role assigned by domain authentication shall require manual role assignment by the System Administrator.</w:t>
      </w:r>
    </w:p>
    <w:p w14:paraId="0933879F" w14:textId="74473E89" w:rsidR="00E92162" w:rsidRPr="00323C34" w:rsidRDefault="00E92162" w:rsidP="00E92162">
      <w:pPr>
        <w:pStyle w:val="Heading2"/>
      </w:pPr>
      <w:bookmarkStart w:id="503" w:name="_Toc232496871"/>
      <w:r w:rsidRPr="00323C34">
        <w:rPr>
          <w:rFonts w:hint="eastAsia"/>
        </w:rPr>
        <w:t>System Reference Data Configuratio</w:t>
      </w:r>
      <w:r w:rsidR="005E1FE9" w:rsidRPr="00323C34">
        <w:rPr>
          <w:rFonts w:hint="eastAsia"/>
        </w:rPr>
        <w:t>n</w:t>
      </w:r>
      <w:bookmarkEnd w:id="503"/>
    </w:p>
    <w:p w14:paraId="47971691" w14:textId="58BDFC2A" w:rsidR="00E92162" w:rsidRPr="00323C34" w:rsidRDefault="00E92162" w:rsidP="00E92162">
      <w:r w:rsidRPr="00323C34">
        <w:t xml:space="preserve">The System Administrator </w:t>
      </w:r>
      <w:ins w:id="504" w:author="Shin Feng WONG" w:date="2026-06-17T12:27:00Z" w16du:dateUtc="2026-06-17T04:27:00Z">
        <w:r w:rsidR="0054623C">
          <w:t xml:space="preserve">and Current Ops Administrator </w:t>
        </w:r>
      </w:ins>
      <w:r w:rsidRPr="00323C34">
        <w:t>shall be able to configure the following reference data sets without developer intervention:</w:t>
      </w:r>
    </w:p>
    <w:tbl>
      <w:tblPr>
        <w:tblStyle w:val="SJ"/>
        <w:tblW w:w="0" w:type="auto"/>
        <w:tblLook w:val="04A0" w:firstRow="1" w:lastRow="0" w:firstColumn="1" w:lastColumn="0" w:noHBand="0" w:noVBand="1"/>
      </w:tblPr>
      <w:tblGrid>
        <w:gridCol w:w="2610"/>
        <w:gridCol w:w="6406"/>
      </w:tblGrid>
      <w:tr w:rsidR="00C62A87" w:rsidRPr="00323C34" w14:paraId="7B0C3109" w14:textId="77777777" w:rsidTr="00E92162">
        <w:trPr>
          <w:cnfStyle w:val="100000000000" w:firstRow="1" w:lastRow="0" w:firstColumn="0" w:lastColumn="0" w:oddVBand="0" w:evenVBand="0" w:oddHBand="0" w:evenHBand="0" w:firstRowFirstColumn="0" w:firstRowLastColumn="0" w:lastRowFirstColumn="0" w:lastRowLastColumn="0"/>
        </w:trPr>
        <w:tc>
          <w:tcPr>
            <w:tcW w:w="0" w:type="auto"/>
            <w:hideMark/>
          </w:tcPr>
          <w:p w14:paraId="522EDF1C" w14:textId="77777777" w:rsidR="00E92162" w:rsidRPr="00323C34" w:rsidRDefault="00E92162" w:rsidP="00E92162">
            <w:pPr>
              <w:spacing w:after="160"/>
              <w:rPr>
                <w:bCs/>
              </w:rPr>
            </w:pPr>
            <w:r w:rsidRPr="00323C34">
              <w:rPr>
                <w:bCs/>
              </w:rPr>
              <w:t>Configuration Item</w:t>
            </w:r>
          </w:p>
        </w:tc>
        <w:tc>
          <w:tcPr>
            <w:tcW w:w="0" w:type="auto"/>
            <w:hideMark/>
          </w:tcPr>
          <w:p w14:paraId="6B3212E8" w14:textId="77777777" w:rsidR="00E92162" w:rsidRPr="00323C34" w:rsidRDefault="00E92162" w:rsidP="00E92162">
            <w:pPr>
              <w:spacing w:after="160"/>
              <w:rPr>
                <w:bCs/>
              </w:rPr>
            </w:pPr>
            <w:r w:rsidRPr="00323C34">
              <w:rPr>
                <w:bCs/>
              </w:rPr>
              <w:t>Notes</w:t>
            </w:r>
          </w:p>
        </w:tc>
      </w:tr>
      <w:tr w:rsidR="00C62A87" w:rsidRPr="00323C34" w14:paraId="275837FD" w14:textId="77777777" w:rsidTr="00E92162">
        <w:tc>
          <w:tcPr>
            <w:tcW w:w="0" w:type="auto"/>
            <w:hideMark/>
          </w:tcPr>
          <w:p w14:paraId="1DC20FB2" w14:textId="77777777" w:rsidR="00E92162" w:rsidRPr="00323C34" w:rsidRDefault="00E92162" w:rsidP="00E92162">
            <w:pPr>
              <w:spacing w:after="160"/>
            </w:pPr>
            <w:r w:rsidRPr="00323C34">
              <w:t>Incident Type and Sub-type taxonomy</w:t>
            </w:r>
          </w:p>
        </w:tc>
        <w:tc>
          <w:tcPr>
            <w:tcW w:w="0" w:type="auto"/>
            <w:hideMark/>
          </w:tcPr>
          <w:p w14:paraId="38E0E905" w14:textId="77777777" w:rsidR="00E92162" w:rsidRPr="00323C34" w:rsidRDefault="00E92162" w:rsidP="00E92162">
            <w:pPr>
              <w:spacing w:after="160"/>
            </w:pPr>
            <w:r w:rsidRPr="00323C34">
              <w:t>Mandatory fields at incident creation</w:t>
            </w:r>
          </w:p>
        </w:tc>
      </w:tr>
      <w:tr w:rsidR="00C62A87" w:rsidRPr="00323C34" w14:paraId="6AC9D2D5" w14:textId="77777777" w:rsidTr="00E92162">
        <w:tc>
          <w:tcPr>
            <w:tcW w:w="0" w:type="auto"/>
            <w:hideMark/>
          </w:tcPr>
          <w:p w14:paraId="7E68B036" w14:textId="77777777" w:rsidR="00E92162" w:rsidRPr="00323C34" w:rsidRDefault="00E92162" w:rsidP="00E92162">
            <w:pPr>
              <w:spacing w:after="160"/>
            </w:pPr>
            <w:r w:rsidRPr="00323C34">
              <w:t>Fault Type and Sub-type taxonomy</w:t>
            </w:r>
          </w:p>
        </w:tc>
        <w:tc>
          <w:tcPr>
            <w:tcW w:w="0" w:type="auto"/>
            <w:hideMark/>
          </w:tcPr>
          <w:p w14:paraId="113CF684" w14:textId="77777777" w:rsidR="00E92162" w:rsidRPr="00323C34" w:rsidRDefault="00E92162" w:rsidP="00E92162">
            <w:pPr>
              <w:spacing w:after="160"/>
            </w:pPr>
            <w:r w:rsidRPr="00323C34">
              <w:t>Governs CMMS ticket creation and severity rules</w:t>
            </w:r>
          </w:p>
        </w:tc>
      </w:tr>
      <w:tr w:rsidR="00C62A87" w:rsidRPr="00323C34" w14:paraId="56979F36" w14:textId="77777777" w:rsidTr="00E92162">
        <w:tc>
          <w:tcPr>
            <w:tcW w:w="0" w:type="auto"/>
            <w:hideMark/>
          </w:tcPr>
          <w:p w14:paraId="7F010A01" w14:textId="77777777" w:rsidR="00E92162" w:rsidRPr="00323C34" w:rsidRDefault="00E92162" w:rsidP="00E92162">
            <w:pPr>
              <w:spacing w:after="160"/>
            </w:pPr>
            <w:r w:rsidRPr="00323C34">
              <w:t>Location hierarchy</w:t>
            </w:r>
          </w:p>
        </w:tc>
        <w:tc>
          <w:tcPr>
            <w:tcW w:w="0" w:type="auto"/>
            <w:hideMark/>
          </w:tcPr>
          <w:p w14:paraId="65E9D4DA" w14:textId="77777777" w:rsidR="00E92162" w:rsidRPr="00323C34" w:rsidRDefault="00E92162" w:rsidP="00E92162">
            <w:pPr>
              <w:spacing w:after="160"/>
            </w:pPr>
            <w:r w:rsidRPr="00323C34">
              <w:t>Road, Building, Level, Space structure</w:t>
            </w:r>
          </w:p>
        </w:tc>
      </w:tr>
      <w:tr w:rsidR="00C62A87" w:rsidRPr="00323C34" w14:paraId="18D9ACCC" w14:textId="77777777" w:rsidTr="00E92162">
        <w:tc>
          <w:tcPr>
            <w:tcW w:w="0" w:type="auto"/>
            <w:hideMark/>
          </w:tcPr>
          <w:p w14:paraId="11C3C9AA" w14:textId="77777777" w:rsidR="00E92162" w:rsidRPr="00323C34" w:rsidRDefault="00E92162" w:rsidP="00E92162">
            <w:pPr>
              <w:spacing w:after="160"/>
            </w:pPr>
            <w:r w:rsidRPr="00323C34">
              <w:t>Task priority levels</w:t>
            </w:r>
          </w:p>
        </w:tc>
        <w:tc>
          <w:tcPr>
            <w:tcW w:w="0" w:type="auto"/>
            <w:hideMark/>
          </w:tcPr>
          <w:p w14:paraId="1F1C3994" w14:textId="77777777" w:rsidR="00E92162" w:rsidRPr="00323C34" w:rsidRDefault="00E92162" w:rsidP="00E92162">
            <w:pPr>
              <w:spacing w:after="160"/>
            </w:pPr>
            <w:r w:rsidRPr="00323C34">
              <w:t>Configurable labels and definitions</w:t>
            </w:r>
          </w:p>
        </w:tc>
      </w:tr>
      <w:tr w:rsidR="00C62A87" w:rsidRPr="00323C34" w14:paraId="6DA1E7FE" w14:textId="77777777" w:rsidTr="00E92162">
        <w:tc>
          <w:tcPr>
            <w:tcW w:w="0" w:type="auto"/>
            <w:hideMark/>
          </w:tcPr>
          <w:p w14:paraId="71C6D344" w14:textId="30A3EC28" w:rsidR="00E92162" w:rsidRPr="00323C34" w:rsidRDefault="00DB39DA" w:rsidP="00E92162">
            <w:pPr>
              <w:spacing w:after="160"/>
            </w:pPr>
            <w:r>
              <w:rPr>
                <w:rFonts w:hint="eastAsia"/>
              </w:rPr>
              <w:t>e-Diary</w:t>
            </w:r>
            <w:ins w:id="505" w:author="Shin Feng WONG" w:date="2026-06-16T04:04:00Z" w16du:dateUtc="2026-06-15T20:04:00Z">
              <w:r w:rsidR="00F140DA">
                <w:t xml:space="preserve"> Type and Sub-type</w:t>
              </w:r>
            </w:ins>
            <w:r w:rsidRPr="00323C34">
              <w:t xml:space="preserve"> </w:t>
            </w:r>
            <w:ins w:id="506" w:author="Shin Feng WONG" w:date="2026-06-16T04:02:00Z" w16du:dateUtc="2026-06-15T20:02:00Z">
              <w:r w:rsidR="00B41F10" w:rsidRPr="00323C34">
                <w:t>taxonomy</w:t>
              </w:r>
            </w:ins>
            <w:del w:id="507" w:author="Shin Feng WONG" w:date="2026-06-16T04:02:00Z" w16du:dateUtc="2026-06-15T20:02:00Z">
              <w:r w:rsidR="00E92162" w:rsidRPr="00323C34" w:rsidDel="00B41F10">
                <w:delText>topic categories</w:delText>
              </w:r>
            </w:del>
          </w:p>
        </w:tc>
        <w:tc>
          <w:tcPr>
            <w:tcW w:w="0" w:type="auto"/>
            <w:hideMark/>
          </w:tcPr>
          <w:p w14:paraId="73A3CAA4" w14:textId="25173A26" w:rsidR="00E92162" w:rsidRPr="00323C34" w:rsidRDefault="00B41F10" w:rsidP="00E92162">
            <w:pPr>
              <w:spacing w:after="160"/>
            </w:pPr>
            <w:ins w:id="508" w:author="Shin Feng WONG" w:date="2026-06-16T04:02:00Z" w16du:dateUtc="2026-06-15T20:02:00Z">
              <w:r w:rsidRPr="00323C34">
                <w:t>Mandatory fields at</w:t>
              </w:r>
              <w:r>
                <w:t xml:space="preserve"> e-Diary</w:t>
              </w:r>
              <w:r w:rsidRPr="00323C34">
                <w:t xml:space="preserve"> creation</w:t>
              </w:r>
            </w:ins>
          </w:p>
        </w:tc>
      </w:tr>
      <w:tr w:rsidR="00C62A87" w:rsidRPr="00323C34" w14:paraId="5DD29A4F" w14:textId="77777777" w:rsidTr="00E92162">
        <w:tc>
          <w:tcPr>
            <w:tcW w:w="0" w:type="auto"/>
          </w:tcPr>
          <w:p w14:paraId="4D752BE4" w14:textId="50D2B3C6" w:rsidR="00C514BC" w:rsidRPr="00653119" w:rsidRDefault="00C514BC" w:rsidP="00E92162">
            <w:pPr>
              <w:spacing w:after="160"/>
              <w:rPr>
                <w:highlight w:val="yellow"/>
                <w:rPrChange w:id="509" w:author="Shin Feng WONG" w:date="2026-06-17T12:28:00Z" w16du:dateUtc="2026-06-17T04:28:00Z">
                  <w:rPr/>
                </w:rPrChange>
              </w:rPr>
            </w:pPr>
            <w:commentRangeStart w:id="510"/>
            <w:r w:rsidRPr="00653119">
              <w:rPr>
                <w:rFonts w:hint="eastAsia"/>
                <w:highlight w:val="yellow"/>
                <w:rPrChange w:id="511" w:author="Shin Feng WONG" w:date="2026-06-17T12:28:00Z" w16du:dateUtc="2026-06-17T04:28:00Z">
                  <w:rPr>
                    <w:rFonts w:hint="eastAsia"/>
                  </w:rPr>
                </w:rPrChange>
              </w:rPr>
              <w:t>Auto-save interval</w:t>
            </w:r>
            <w:commentRangeEnd w:id="510"/>
            <w:r w:rsidR="00653119" w:rsidRPr="00653119">
              <w:rPr>
                <w:rStyle w:val="CommentReference"/>
                <w:sz w:val="22"/>
                <w:szCs w:val="24"/>
                <w:highlight w:val="yellow"/>
                <w:rPrChange w:id="512" w:author="Shin Feng WONG" w:date="2026-06-17T12:28:00Z" w16du:dateUtc="2026-06-17T04:28:00Z">
                  <w:rPr>
                    <w:rStyle w:val="CommentReference"/>
                    <w:sz w:val="22"/>
                    <w:szCs w:val="24"/>
                  </w:rPr>
                </w:rPrChange>
              </w:rPr>
              <w:commentReference w:id="510"/>
            </w:r>
          </w:p>
        </w:tc>
        <w:tc>
          <w:tcPr>
            <w:tcW w:w="0" w:type="auto"/>
          </w:tcPr>
          <w:p w14:paraId="2321AC10" w14:textId="2EFDAFAE" w:rsidR="00C514BC" w:rsidRPr="00653119" w:rsidRDefault="00C514BC" w:rsidP="00E92162">
            <w:pPr>
              <w:spacing w:after="160"/>
              <w:rPr>
                <w:highlight w:val="yellow"/>
                <w:rPrChange w:id="513" w:author="Shin Feng WONG" w:date="2026-06-17T12:28:00Z" w16du:dateUtc="2026-06-17T04:28:00Z">
                  <w:rPr/>
                </w:rPrChange>
              </w:rPr>
            </w:pPr>
            <w:r w:rsidRPr="00653119">
              <w:rPr>
                <w:highlight w:val="yellow"/>
                <w:rPrChange w:id="514" w:author="Shin Feng WONG" w:date="2026-06-17T12:28:00Z" w16du:dateUtc="2026-06-17T04:28:00Z">
                  <w:rPr/>
                </w:rPrChange>
              </w:rPr>
              <w:t>Frequency of automatic record saving during active editing</w:t>
            </w:r>
          </w:p>
        </w:tc>
      </w:tr>
      <w:tr w:rsidR="00C62A87" w:rsidRPr="00323C34" w14:paraId="1402053F" w14:textId="77777777" w:rsidTr="00E92162">
        <w:tc>
          <w:tcPr>
            <w:tcW w:w="0" w:type="auto"/>
          </w:tcPr>
          <w:p w14:paraId="10E2F3A2" w14:textId="304FBACD" w:rsidR="00C514BC" w:rsidRPr="00653119" w:rsidRDefault="00C514BC" w:rsidP="00E92162">
            <w:pPr>
              <w:spacing w:after="160"/>
              <w:rPr>
                <w:highlight w:val="yellow"/>
                <w:rPrChange w:id="515" w:author="Shin Feng WONG" w:date="2026-06-17T12:28:00Z" w16du:dateUtc="2026-06-17T04:28:00Z">
                  <w:rPr/>
                </w:rPrChange>
              </w:rPr>
            </w:pPr>
            <w:r w:rsidRPr="00653119">
              <w:rPr>
                <w:rFonts w:hint="eastAsia"/>
                <w:highlight w:val="yellow"/>
                <w:rPrChange w:id="516" w:author="Shin Feng WONG" w:date="2026-06-17T12:28:00Z" w16du:dateUtc="2026-06-17T04:28:00Z">
                  <w:rPr>
                    <w:rFonts w:hint="eastAsia"/>
                  </w:rPr>
                </w:rPrChange>
              </w:rPr>
              <w:t>Record lock timeout</w:t>
            </w:r>
          </w:p>
        </w:tc>
        <w:tc>
          <w:tcPr>
            <w:tcW w:w="0" w:type="auto"/>
          </w:tcPr>
          <w:p w14:paraId="6DA953D5" w14:textId="07492BFE" w:rsidR="00C514BC" w:rsidRPr="00653119" w:rsidRDefault="00C514BC" w:rsidP="00E92162">
            <w:pPr>
              <w:spacing w:after="160"/>
              <w:rPr>
                <w:highlight w:val="yellow"/>
                <w:rPrChange w:id="517" w:author="Shin Feng WONG" w:date="2026-06-17T12:28:00Z" w16du:dateUtc="2026-06-17T04:28:00Z">
                  <w:rPr/>
                </w:rPrChange>
              </w:rPr>
            </w:pPr>
            <w:r w:rsidRPr="00653119">
              <w:rPr>
                <w:highlight w:val="yellow"/>
                <w:rPrChange w:id="518" w:author="Shin Feng WONG" w:date="2026-06-17T12:28:00Z" w16du:dateUtc="2026-06-17T04:28:00Z">
                  <w:rPr/>
                </w:rPrChange>
              </w:rPr>
              <w:t>Duration before an inactive editing session lock is released</w:t>
            </w:r>
          </w:p>
        </w:tc>
      </w:tr>
      <w:tr w:rsidR="006C3211" w:rsidRPr="00323C34" w14:paraId="1BB0C916" w14:textId="77777777" w:rsidTr="00E92162">
        <w:trPr>
          <w:ins w:id="519" w:author="Shin Feng WONG" w:date="2026-06-16T04:01:00Z"/>
        </w:trPr>
        <w:tc>
          <w:tcPr>
            <w:tcW w:w="0" w:type="auto"/>
          </w:tcPr>
          <w:p w14:paraId="2216FD23" w14:textId="15852B7C" w:rsidR="006C3211" w:rsidRDefault="006C3211" w:rsidP="00E92162">
            <w:pPr>
              <w:spacing w:after="160"/>
              <w:rPr>
                <w:ins w:id="520" w:author="Shin Feng WONG" w:date="2026-06-16T04:01:00Z" w16du:dateUtc="2026-06-15T20:01:00Z"/>
              </w:rPr>
            </w:pPr>
            <w:ins w:id="521" w:author="Shin Feng WONG" w:date="2026-06-16T04:02:00Z" w16du:dateUtc="2026-06-15T20:02:00Z">
              <w:r>
                <w:t xml:space="preserve">Task </w:t>
              </w:r>
            </w:ins>
            <w:ins w:id="522" w:author="Shin Feng WONG" w:date="2026-06-16T04:31:00Z" w16du:dateUtc="2026-06-15T20:31:00Z">
              <w:r w:rsidR="009B712F">
                <w:t>c</w:t>
              </w:r>
            </w:ins>
            <w:ins w:id="523" w:author="Shin Feng WONG" w:date="2026-06-16T04:02:00Z" w16du:dateUtc="2026-06-15T20:02:00Z">
              <w:r>
                <w:t xml:space="preserve">hecklist </w:t>
              </w:r>
            </w:ins>
            <w:ins w:id="524" w:author="Shin Feng WONG" w:date="2026-06-16T04:31:00Z" w16du:dateUtc="2026-06-15T20:31:00Z">
              <w:r w:rsidR="009B712F">
                <w:t>t</w:t>
              </w:r>
            </w:ins>
            <w:ins w:id="525" w:author="Shin Feng WONG" w:date="2026-06-16T04:02:00Z" w16du:dateUtc="2026-06-15T20:02:00Z">
              <w:r>
                <w:t>emplates</w:t>
              </w:r>
            </w:ins>
          </w:p>
        </w:tc>
        <w:tc>
          <w:tcPr>
            <w:tcW w:w="0" w:type="auto"/>
          </w:tcPr>
          <w:p w14:paraId="66F9E41B" w14:textId="560D360E" w:rsidR="006C3211" w:rsidRPr="00C514BC" w:rsidRDefault="00B41F10" w:rsidP="00B41F10">
            <w:pPr>
              <w:spacing w:after="160"/>
              <w:rPr>
                <w:ins w:id="526" w:author="Shin Feng WONG" w:date="2026-06-16T04:01:00Z" w16du:dateUtc="2026-06-15T20:01:00Z"/>
              </w:rPr>
            </w:pPr>
            <w:ins w:id="527" w:author="Shin Feng WONG" w:date="2026-06-16T04:02:00Z" w16du:dateUtc="2026-06-15T20:02:00Z">
              <w:r>
                <w:t>Create, edit and deactivate reusable checklist templates for Task creatio</w:t>
              </w:r>
            </w:ins>
            <w:ins w:id="528" w:author="Shin Feng WONG" w:date="2026-06-16T04:03:00Z" w16du:dateUtc="2026-06-15T20:03:00Z">
              <w:r w:rsidR="00A030C2">
                <w:t>n</w:t>
              </w:r>
            </w:ins>
          </w:p>
        </w:tc>
      </w:tr>
      <w:tr w:rsidR="009B712F" w:rsidRPr="00323C34" w14:paraId="7221CDBA" w14:textId="77777777" w:rsidTr="00E92162">
        <w:trPr>
          <w:ins w:id="529" w:author="Shin Feng WONG" w:date="2026-06-16T04:31:00Z"/>
        </w:trPr>
        <w:tc>
          <w:tcPr>
            <w:tcW w:w="0" w:type="auto"/>
          </w:tcPr>
          <w:p w14:paraId="5A8B1055" w14:textId="3043713D" w:rsidR="009B712F" w:rsidRPr="00653119" w:rsidRDefault="009B712F" w:rsidP="00E92162">
            <w:pPr>
              <w:spacing w:after="160"/>
              <w:rPr>
                <w:ins w:id="530" w:author="Shin Feng WONG" w:date="2026-06-16T04:31:00Z" w16du:dateUtc="2026-06-15T20:31:00Z"/>
                <w:highlight w:val="yellow"/>
                <w:rPrChange w:id="531" w:author="Shin Feng WONG" w:date="2026-06-17T12:28:00Z" w16du:dateUtc="2026-06-17T04:28:00Z">
                  <w:rPr>
                    <w:ins w:id="532" w:author="Shin Feng WONG" w:date="2026-06-16T04:31:00Z" w16du:dateUtc="2026-06-15T20:31:00Z"/>
                  </w:rPr>
                </w:rPrChange>
              </w:rPr>
            </w:pPr>
            <w:ins w:id="533" w:author="Shin Feng WONG" w:date="2026-06-16T04:31:00Z" w16du:dateUtc="2026-06-15T20:31:00Z">
              <w:r w:rsidRPr="00653119">
                <w:rPr>
                  <w:highlight w:val="yellow"/>
                  <w:rPrChange w:id="534" w:author="Shin Feng WONG" w:date="2026-06-17T12:28:00Z" w16du:dateUtc="2026-06-17T04:28:00Z">
                    <w:rPr/>
                  </w:rPrChange>
                </w:rPr>
                <w:lastRenderedPageBreak/>
                <w:t>Action prompt rules</w:t>
              </w:r>
            </w:ins>
          </w:p>
        </w:tc>
        <w:tc>
          <w:tcPr>
            <w:tcW w:w="0" w:type="auto"/>
          </w:tcPr>
          <w:p w14:paraId="23FE697E" w14:textId="3665E05F" w:rsidR="009B712F" w:rsidRPr="00653119" w:rsidRDefault="009B712F" w:rsidP="00B41F10">
            <w:pPr>
              <w:spacing w:after="160"/>
              <w:rPr>
                <w:ins w:id="535" w:author="Shin Feng WONG" w:date="2026-06-16T04:31:00Z" w16du:dateUtc="2026-06-15T20:31:00Z"/>
                <w:highlight w:val="yellow"/>
                <w:rPrChange w:id="536" w:author="Shin Feng WONG" w:date="2026-06-17T12:28:00Z" w16du:dateUtc="2026-06-17T04:28:00Z">
                  <w:rPr>
                    <w:ins w:id="537" w:author="Shin Feng WONG" w:date="2026-06-16T04:31:00Z" w16du:dateUtc="2026-06-15T20:31:00Z"/>
                  </w:rPr>
                </w:rPrChange>
              </w:rPr>
            </w:pPr>
            <w:ins w:id="538" w:author="Shin Feng WONG" w:date="2026-06-16T04:31:00Z" w16du:dateUtc="2026-06-15T20:31:00Z">
              <w:r w:rsidRPr="00653119">
                <w:rPr>
                  <w:highlight w:val="yellow"/>
                  <w:rPrChange w:id="539" w:author="Shin Feng WONG" w:date="2026-06-17T12:28:00Z" w16du:dateUtc="2026-06-17T04:28:00Z">
                    <w:rPr/>
                  </w:rPrChange>
                </w:rPr>
                <w:t xml:space="preserve">Configure trigger conditions, recipient roles and prompt text for system action prompts, </w:t>
              </w:r>
            </w:ins>
            <w:ins w:id="540" w:author="Shin Feng WONG" w:date="2026-06-16T04:32:00Z" w16du:dateUtc="2026-06-15T20:32:00Z">
              <w:r w:rsidR="009C630A" w:rsidRPr="00653119">
                <w:rPr>
                  <w:highlight w:val="yellow"/>
                  <w:rPrChange w:id="541" w:author="Shin Feng WONG" w:date="2026-06-17T12:28:00Z" w16du:dateUtc="2026-06-17T04:28:00Z">
                    <w:rPr/>
                  </w:rPrChange>
                </w:rPr>
                <w:t>e.g. closure Broadcast, EOD interim Broadcast, Incident Ageing, SDC Communications team notification prompts</w:t>
              </w:r>
            </w:ins>
          </w:p>
        </w:tc>
      </w:tr>
    </w:tbl>
    <w:p w14:paraId="0AD00B32" w14:textId="77777777" w:rsidR="00E92162" w:rsidRPr="00323C34" w:rsidRDefault="00E92162" w:rsidP="00E92162"/>
    <w:p w14:paraId="0369FE5D" w14:textId="50D912DE" w:rsidR="00E92162" w:rsidRPr="00323C34" w:rsidRDefault="00E92162" w:rsidP="00E92162">
      <w:pPr>
        <w:pStyle w:val="Heading2"/>
      </w:pPr>
      <w:bookmarkStart w:id="542" w:name="_Toc232496872"/>
      <w:r w:rsidRPr="00323C34">
        <w:rPr>
          <w:rFonts w:hint="eastAsia"/>
        </w:rPr>
        <w:t>Broadcast Configuration</w:t>
      </w:r>
      <w:bookmarkEnd w:id="542"/>
    </w:p>
    <w:tbl>
      <w:tblPr>
        <w:tblStyle w:val="SJ"/>
        <w:tblW w:w="0" w:type="auto"/>
        <w:tblLook w:val="04A0" w:firstRow="1" w:lastRow="0" w:firstColumn="1" w:lastColumn="0" w:noHBand="0" w:noVBand="1"/>
      </w:tblPr>
      <w:tblGrid>
        <w:gridCol w:w="2373"/>
        <w:gridCol w:w="6643"/>
      </w:tblGrid>
      <w:tr w:rsidR="00C62A87" w:rsidRPr="00323C34" w14:paraId="6646126D" w14:textId="77777777" w:rsidTr="00E92162">
        <w:trPr>
          <w:cnfStyle w:val="100000000000" w:firstRow="1" w:lastRow="0" w:firstColumn="0" w:lastColumn="0" w:oddVBand="0" w:evenVBand="0" w:oddHBand="0" w:evenHBand="0" w:firstRowFirstColumn="0" w:firstRowLastColumn="0" w:lastRowFirstColumn="0" w:lastRowLastColumn="0"/>
        </w:trPr>
        <w:tc>
          <w:tcPr>
            <w:tcW w:w="0" w:type="auto"/>
            <w:hideMark/>
          </w:tcPr>
          <w:p w14:paraId="32D01EE5" w14:textId="77777777" w:rsidR="00E92162" w:rsidRPr="00323C34" w:rsidRDefault="00E92162" w:rsidP="00E92162">
            <w:pPr>
              <w:spacing w:after="160"/>
              <w:rPr>
                <w:bCs/>
              </w:rPr>
            </w:pPr>
            <w:r w:rsidRPr="00323C34">
              <w:rPr>
                <w:bCs/>
              </w:rPr>
              <w:t>Configuration Item</w:t>
            </w:r>
          </w:p>
        </w:tc>
        <w:tc>
          <w:tcPr>
            <w:tcW w:w="0" w:type="auto"/>
            <w:hideMark/>
          </w:tcPr>
          <w:p w14:paraId="753DFDFF" w14:textId="77777777" w:rsidR="00E92162" w:rsidRPr="00323C34" w:rsidRDefault="00E92162" w:rsidP="00E92162">
            <w:pPr>
              <w:spacing w:after="160"/>
              <w:rPr>
                <w:bCs/>
              </w:rPr>
            </w:pPr>
            <w:r w:rsidRPr="00323C34">
              <w:rPr>
                <w:bCs/>
              </w:rPr>
              <w:t>Notes</w:t>
            </w:r>
          </w:p>
        </w:tc>
      </w:tr>
      <w:tr w:rsidR="00C62A87" w:rsidRPr="00323C34" w14:paraId="2244BE82" w14:textId="77777777" w:rsidTr="00E92162">
        <w:tc>
          <w:tcPr>
            <w:tcW w:w="0" w:type="auto"/>
            <w:hideMark/>
          </w:tcPr>
          <w:p w14:paraId="293DC3EE" w14:textId="77777777" w:rsidR="00E92162" w:rsidRPr="00323C34" w:rsidRDefault="00E92162" w:rsidP="00E92162">
            <w:pPr>
              <w:spacing w:after="160"/>
            </w:pPr>
            <w:r w:rsidRPr="00323C34">
              <w:t>Distribution groups</w:t>
            </w:r>
          </w:p>
        </w:tc>
        <w:tc>
          <w:tcPr>
            <w:tcW w:w="0" w:type="auto"/>
            <w:hideMark/>
          </w:tcPr>
          <w:p w14:paraId="41923D41" w14:textId="77777777" w:rsidR="00E92162" w:rsidRPr="00323C34" w:rsidRDefault="00E92162" w:rsidP="00E92162">
            <w:pPr>
              <w:spacing w:after="160"/>
            </w:pPr>
            <w:r w:rsidRPr="00323C34">
              <w:t>Create, edit, deactivate named recipient groups</w:t>
            </w:r>
          </w:p>
        </w:tc>
      </w:tr>
      <w:tr w:rsidR="00C62A87" w:rsidRPr="00323C34" w14:paraId="71BB7897" w14:textId="77777777" w:rsidTr="00E92162">
        <w:tc>
          <w:tcPr>
            <w:tcW w:w="0" w:type="auto"/>
            <w:hideMark/>
          </w:tcPr>
          <w:p w14:paraId="424D372D" w14:textId="77777777" w:rsidR="00E92162" w:rsidRPr="00323C34" w:rsidRDefault="00E92162" w:rsidP="00E92162">
            <w:pPr>
              <w:spacing w:after="160"/>
            </w:pPr>
            <w:r w:rsidRPr="00323C34">
              <w:t>Broadcast routing matrix</w:t>
            </w:r>
          </w:p>
        </w:tc>
        <w:tc>
          <w:tcPr>
            <w:tcW w:w="0" w:type="auto"/>
            <w:hideMark/>
          </w:tcPr>
          <w:p w14:paraId="274A8ACC" w14:textId="77777777" w:rsidR="00E92162" w:rsidRPr="00323C34" w:rsidRDefault="00E92162" w:rsidP="00E92162">
            <w:pPr>
              <w:spacing w:after="160"/>
            </w:pPr>
            <w:r w:rsidRPr="00323C34">
              <w:t>Map incident type and crisis level to distribution groups and delivery channels</w:t>
            </w:r>
          </w:p>
        </w:tc>
      </w:tr>
      <w:tr w:rsidR="00C62A87" w:rsidRPr="00323C34" w14:paraId="4D136F6E" w14:textId="77777777" w:rsidTr="00E92162">
        <w:tc>
          <w:tcPr>
            <w:tcW w:w="0" w:type="auto"/>
            <w:hideMark/>
          </w:tcPr>
          <w:p w14:paraId="400E39CF" w14:textId="77777777" w:rsidR="00E92162" w:rsidRPr="00323C34" w:rsidRDefault="00E92162" w:rsidP="00E92162">
            <w:pPr>
              <w:spacing w:after="160"/>
            </w:pPr>
            <w:r w:rsidRPr="00323C34">
              <w:t>Broadcast templates</w:t>
            </w:r>
          </w:p>
        </w:tc>
        <w:tc>
          <w:tcPr>
            <w:tcW w:w="0" w:type="auto"/>
            <w:hideMark/>
          </w:tcPr>
          <w:p w14:paraId="7CCC84E6" w14:textId="77777777" w:rsidR="00E92162" w:rsidRPr="00323C34" w:rsidRDefault="00E92162" w:rsidP="00E92162">
            <w:pPr>
              <w:spacing w:after="160"/>
            </w:pPr>
            <w:r w:rsidRPr="00323C34">
              <w:t>Define and edit default field sets per incident type and crisis level</w:t>
            </w:r>
          </w:p>
        </w:tc>
      </w:tr>
      <w:tr w:rsidR="00C62A87" w:rsidRPr="00323C34" w14:paraId="0E3F407A" w14:textId="77777777" w:rsidTr="00E92162">
        <w:tc>
          <w:tcPr>
            <w:tcW w:w="0" w:type="auto"/>
            <w:hideMark/>
          </w:tcPr>
          <w:p w14:paraId="7DA69CCF" w14:textId="77777777" w:rsidR="00E92162" w:rsidRPr="005B1540" w:rsidRDefault="00E92162" w:rsidP="00E92162">
            <w:pPr>
              <w:spacing w:after="160"/>
              <w:rPr>
                <w:highlight w:val="yellow"/>
                <w:rPrChange w:id="543" w:author="Shin Feng WONG" w:date="2026-06-17T12:29:00Z" w16du:dateUtc="2026-06-17T04:29:00Z">
                  <w:rPr/>
                </w:rPrChange>
              </w:rPr>
            </w:pPr>
            <w:r w:rsidRPr="005B1540">
              <w:rPr>
                <w:highlight w:val="yellow"/>
                <w:rPrChange w:id="544" w:author="Shin Feng WONG" w:date="2026-06-17T12:29:00Z" w16du:dateUtc="2026-06-17T04:29:00Z">
                  <w:rPr/>
                </w:rPrChange>
              </w:rPr>
              <w:t>SMS gateway settings</w:t>
            </w:r>
          </w:p>
        </w:tc>
        <w:tc>
          <w:tcPr>
            <w:tcW w:w="0" w:type="auto"/>
            <w:hideMark/>
          </w:tcPr>
          <w:p w14:paraId="7BDAA6D5" w14:textId="77777777" w:rsidR="00E92162" w:rsidRPr="005B1540" w:rsidRDefault="00E92162" w:rsidP="00E92162">
            <w:pPr>
              <w:spacing w:after="160"/>
              <w:rPr>
                <w:highlight w:val="yellow"/>
                <w:rPrChange w:id="545" w:author="Shin Feng WONG" w:date="2026-06-17T12:29:00Z" w16du:dateUtc="2026-06-17T04:29:00Z">
                  <w:rPr/>
                </w:rPrChange>
              </w:rPr>
            </w:pPr>
            <w:r w:rsidRPr="005B1540">
              <w:rPr>
                <w:highlight w:val="yellow"/>
                <w:rPrChange w:id="546" w:author="Shin Feng WONG" w:date="2026-06-17T12:29:00Z" w16du:dateUtc="2026-06-17T04:29:00Z">
                  <w:rPr/>
                </w:rPrChange>
              </w:rPr>
              <w:t>Connection parameters for the on-premises SMS gateway</w:t>
            </w:r>
          </w:p>
        </w:tc>
      </w:tr>
      <w:tr w:rsidR="00C62A87" w:rsidRPr="00323C34" w14:paraId="106E6D86" w14:textId="77777777" w:rsidTr="00E92162">
        <w:tc>
          <w:tcPr>
            <w:tcW w:w="0" w:type="auto"/>
          </w:tcPr>
          <w:p w14:paraId="663125F9" w14:textId="4D496CBE" w:rsidR="00C514BC" w:rsidRPr="00323C34" w:rsidRDefault="00C514BC" w:rsidP="00E92162">
            <w:pPr>
              <w:spacing w:after="160"/>
            </w:pPr>
            <w:r>
              <w:rPr>
                <w:rFonts w:hint="eastAsia"/>
              </w:rPr>
              <w:t>End-of-day broadcast timing</w:t>
            </w:r>
          </w:p>
        </w:tc>
        <w:tc>
          <w:tcPr>
            <w:tcW w:w="0" w:type="auto"/>
          </w:tcPr>
          <w:p w14:paraId="068AA87D" w14:textId="1C1049B8" w:rsidR="00C514BC" w:rsidRPr="00323C34" w:rsidRDefault="00C514BC" w:rsidP="00E92162">
            <w:pPr>
              <w:spacing w:after="160"/>
            </w:pPr>
            <w:r w:rsidRPr="00C514BC">
              <w:t>Define the time at which open Incidents are surfaced in the Duty Manager's end-of-day interim broadcast queue</w:t>
            </w:r>
          </w:p>
        </w:tc>
      </w:tr>
    </w:tbl>
    <w:p w14:paraId="0D4FF3A0" w14:textId="4938242C" w:rsidR="00E92162" w:rsidRPr="00323C34" w:rsidRDefault="00E92162" w:rsidP="00E92162">
      <w:pPr>
        <w:pStyle w:val="Heading2"/>
      </w:pPr>
      <w:bookmarkStart w:id="547" w:name="_Toc232496873"/>
      <w:r w:rsidRPr="00323C34">
        <w:rPr>
          <w:rFonts w:hint="eastAsia"/>
        </w:rPr>
        <w:t>Audit Log</w:t>
      </w:r>
      <w:bookmarkEnd w:id="547"/>
    </w:p>
    <w:p w14:paraId="7B0600DA" w14:textId="3D7F36C5" w:rsidR="00C514BC" w:rsidRDefault="00C514BC" w:rsidP="00226503">
      <w:pPr>
        <w:pStyle w:val="ListParagraph"/>
        <w:numPr>
          <w:ilvl w:val="0"/>
          <w:numId w:val="46"/>
        </w:numPr>
      </w:pPr>
      <w:r>
        <w:rPr>
          <w:rFonts w:hint="eastAsia"/>
        </w:rPr>
        <w:t xml:space="preserve">All user actions, configuration changes, and system events shall </w:t>
      </w:r>
      <w:r>
        <w:t>be</w:t>
      </w:r>
      <w:r>
        <w:rPr>
          <w:rFonts w:hint="eastAsia"/>
        </w:rPr>
        <w:t xml:space="preserve"> captured in the system audit log automatically.</w:t>
      </w:r>
    </w:p>
    <w:p w14:paraId="6F8BB938" w14:textId="1BD50EC9" w:rsidR="00C514BC" w:rsidRDefault="00C514BC" w:rsidP="00226503">
      <w:pPr>
        <w:pStyle w:val="ListParagraph"/>
        <w:numPr>
          <w:ilvl w:val="0"/>
          <w:numId w:val="46"/>
        </w:numPr>
      </w:pPr>
      <w:r>
        <w:rPr>
          <w:rFonts w:hint="eastAsia"/>
        </w:rPr>
        <w:t xml:space="preserve">The audit log shall be accessible to the System Admin </w:t>
      </w:r>
      <w:ins w:id="548" w:author="Shin Feng WONG" w:date="2026-06-17T12:30:00Z" w16du:dateUtc="2026-06-17T04:30:00Z">
        <w:r w:rsidR="008A7CE7">
          <w:t xml:space="preserve">and Current Operations Administator </w:t>
        </w:r>
      </w:ins>
      <w:r>
        <w:rPr>
          <w:rFonts w:hint="eastAsia"/>
        </w:rPr>
        <w:t>only</w:t>
      </w:r>
      <w:r w:rsidR="008A7CE7">
        <w:t>.</w:t>
      </w:r>
    </w:p>
    <w:p w14:paraId="27D845AD" w14:textId="77777777" w:rsidR="00C514BC" w:rsidRDefault="00C514BC" w:rsidP="00226503">
      <w:pPr>
        <w:pStyle w:val="ListParagraph"/>
        <w:numPr>
          <w:ilvl w:val="0"/>
          <w:numId w:val="46"/>
        </w:numPr>
      </w:pPr>
      <w:r>
        <w:rPr>
          <w:rFonts w:hint="eastAsia"/>
        </w:rPr>
        <w:t xml:space="preserve">The audit log </w:t>
      </w:r>
      <w:r w:rsidR="00E92162" w:rsidRPr="00323C34">
        <w:t xml:space="preserve">shall support filtering by user, action type, date, and record reference. </w:t>
      </w:r>
    </w:p>
    <w:p w14:paraId="763E566F" w14:textId="216B2E34" w:rsidR="00E92162" w:rsidRPr="00323C34" w:rsidRDefault="00E92162" w:rsidP="00226503">
      <w:pPr>
        <w:pStyle w:val="ListParagraph"/>
        <w:numPr>
          <w:ilvl w:val="0"/>
          <w:numId w:val="46"/>
        </w:numPr>
      </w:pPr>
      <w:r w:rsidRPr="00323C34">
        <w:t>Audit log records shall be immutable and retained in accordance with the data retention policy.</w:t>
      </w:r>
    </w:p>
    <w:p w14:paraId="72D2B13E" w14:textId="77777777" w:rsidR="00493124" w:rsidRPr="00323C34" w:rsidRDefault="00493124">
      <w:pPr>
        <w:spacing w:line="278" w:lineRule="auto"/>
        <w:rPr>
          <w:rFonts w:eastAsiaTheme="majorEastAsia" w:cstheme="majorBidi"/>
          <w:b/>
          <w:bCs/>
          <w:color w:val="0F4761" w:themeColor="accent1" w:themeShade="BF"/>
          <w:sz w:val="32"/>
          <w:szCs w:val="28"/>
        </w:rPr>
      </w:pPr>
      <w:r w:rsidRPr="00323C34">
        <w:br w:type="page"/>
      </w:r>
    </w:p>
    <w:p w14:paraId="5921CBC2" w14:textId="78C68469" w:rsidR="00846F8D" w:rsidRPr="00323C34" w:rsidRDefault="00846F8D" w:rsidP="00E214E2">
      <w:pPr>
        <w:pStyle w:val="Heading1"/>
        <w:pBdr>
          <w:bottom w:val="single" w:sz="4" w:space="1" w:color="auto"/>
        </w:pBdr>
        <w:spacing w:line="240" w:lineRule="auto"/>
      </w:pPr>
      <w:bookmarkStart w:id="549" w:name="_Toc232496874"/>
      <w:r w:rsidRPr="00323C34">
        <w:lastRenderedPageBreak/>
        <w:t>Non-Functional Requirements</w:t>
      </w:r>
      <w:bookmarkEnd w:id="549"/>
    </w:p>
    <w:p w14:paraId="132B58FF" w14:textId="6DC2F54B" w:rsidR="00493124" w:rsidRPr="00323C34" w:rsidRDefault="00493124" w:rsidP="00493124">
      <w:pPr>
        <w:pStyle w:val="Heading2"/>
      </w:pPr>
      <w:bookmarkStart w:id="550" w:name="_Toc232496875"/>
      <w:r w:rsidRPr="00323C34">
        <w:rPr>
          <w:rFonts w:hint="eastAsia"/>
        </w:rPr>
        <w:t>Availability</w:t>
      </w:r>
      <w:bookmarkEnd w:id="550"/>
    </w:p>
    <w:p w14:paraId="708F3A52" w14:textId="53876FF8" w:rsidR="00493124" w:rsidRPr="00323C34" w:rsidRDefault="00493124" w:rsidP="00493124">
      <w:pPr>
        <w:pStyle w:val="Heading2"/>
      </w:pPr>
      <w:bookmarkStart w:id="551" w:name="_Toc232496876"/>
      <w:r w:rsidRPr="00323C34">
        <w:rPr>
          <w:rFonts w:hint="eastAsia"/>
        </w:rPr>
        <w:t>Performance</w:t>
      </w:r>
      <w:bookmarkEnd w:id="551"/>
    </w:p>
    <w:p w14:paraId="4AA4112E" w14:textId="4C5D61B9" w:rsidR="00493124" w:rsidRPr="00323C34" w:rsidRDefault="00493124" w:rsidP="00493124">
      <w:pPr>
        <w:pStyle w:val="Heading2"/>
      </w:pPr>
      <w:bookmarkStart w:id="552" w:name="_Toc232496877"/>
      <w:r w:rsidRPr="00323C34">
        <w:rPr>
          <w:rFonts w:hint="eastAsia"/>
        </w:rPr>
        <w:t>Concurrent Users</w:t>
      </w:r>
      <w:bookmarkEnd w:id="552"/>
    </w:p>
    <w:p w14:paraId="446C63F2" w14:textId="45070BF6" w:rsidR="00493124" w:rsidRPr="00323C34" w:rsidRDefault="00493124" w:rsidP="00493124">
      <w:pPr>
        <w:pStyle w:val="Heading2"/>
      </w:pPr>
      <w:bookmarkStart w:id="553" w:name="_Toc232496878"/>
      <w:r w:rsidRPr="00323C34">
        <w:rPr>
          <w:rFonts w:hint="eastAsia"/>
        </w:rPr>
        <w:t>Security</w:t>
      </w:r>
      <w:bookmarkEnd w:id="553"/>
    </w:p>
    <w:p w14:paraId="7A92A2CA" w14:textId="5746EB8E" w:rsidR="00493124" w:rsidRPr="00323C34" w:rsidRDefault="00493124" w:rsidP="00493124">
      <w:pPr>
        <w:pStyle w:val="Heading2"/>
      </w:pPr>
      <w:bookmarkStart w:id="554" w:name="_Toc232496879"/>
      <w:r w:rsidRPr="00323C34">
        <w:rPr>
          <w:rFonts w:hint="eastAsia"/>
        </w:rPr>
        <w:t>Session Management</w:t>
      </w:r>
      <w:bookmarkEnd w:id="554"/>
    </w:p>
    <w:p w14:paraId="40F52BFB" w14:textId="57316039" w:rsidR="00493124" w:rsidRPr="00323C34" w:rsidRDefault="00493124" w:rsidP="00493124">
      <w:pPr>
        <w:pStyle w:val="Heading2"/>
      </w:pPr>
      <w:bookmarkStart w:id="555" w:name="_Toc232496880"/>
      <w:r w:rsidRPr="00323C34">
        <w:rPr>
          <w:rFonts w:hint="eastAsia"/>
        </w:rPr>
        <w:t>Audit and Compliance</w:t>
      </w:r>
      <w:bookmarkEnd w:id="555"/>
    </w:p>
    <w:p w14:paraId="251C27E1" w14:textId="2DF706A4" w:rsidR="00493124" w:rsidRPr="00323C34" w:rsidRDefault="00493124" w:rsidP="00493124">
      <w:pPr>
        <w:pStyle w:val="Heading2"/>
      </w:pPr>
      <w:bookmarkStart w:id="556" w:name="_Toc232496881"/>
      <w:r w:rsidRPr="00323C34">
        <w:rPr>
          <w:rFonts w:hint="eastAsia"/>
        </w:rPr>
        <w:t>Data Retentional and Archival</w:t>
      </w:r>
      <w:bookmarkEnd w:id="556"/>
    </w:p>
    <w:p w14:paraId="0F53E21C" w14:textId="77777777" w:rsidR="00F554DD" w:rsidRDefault="00F554DD">
      <w:pPr>
        <w:spacing w:before="0" w:after="160" w:line="278" w:lineRule="auto"/>
        <w:rPr>
          <w:rFonts w:eastAsiaTheme="majorEastAsia" w:cstheme="majorBidi"/>
          <w:b/>
          <w:bCs/>
          <w:color w:val="0F4761" w:themeColor="accent1" w:themeShade="BF"/>
          <w:sz w:val="32"/>
          <w:szCs w:val="28"/>
        </w:rPr>
      </w:pPr>
      <w:r>
        <w:br w:type="page"/>
      </w:r>
    </w:p>
    <w:p w14:paraId="5CC5B4E6" w14:textId="2D6824AE" w:rsidR="00846F8D" w:rsidRDefault="00846F8D" w:rsidP="0067654C">
      <w:pPr>
        <w:pStyle w:val="Heading1"/>
        <w:pBdr>
          <w:bottom w:val="single" w:sz="4" w:space="1" w:color="auto"/>
        </w:pBdr>
        <w:spacing w:line="240" w:lineRule="auto"/>
      </w:pPr>
      <w:bookmarkStart w:id="557" w:name="_Toc232496882"/>
      <w:r w:rsidRPr="00323C34">
        <w:lastRenderedPageBreak/>
        <w:t>Open Items</w:t>
      </w:r>
      <w:bookmarkEnd w:id="557"/>
    </w:p>
    <w:p w14:paraId="2978F684" w14:textId="77777777" w:rsidR="00F554DD" w:rsidRDefault="00F554DD" w:rsidP="00F554DD">
      <w:pPr>
        <w:pStyle w:val="Heading2"/>
      </w:pPr>
      <w:bookmarkStart w:id="558" w:name="_Toc232496883"/>
      <w:r>
        <w:t>UCS</w:t>
      </w:r>
      <w:bookmarkEnd w:id="558"/>
    </w:p>
    <w:p w14:paraId="2095E711" w14:textId="77777777" w:rsidR="00F554DD" w:rsidRDefault="00F554DD" w:rsidP="00F554DD">
      <w:r w:rsidRPr="00F554DD">
        <w:rPr>
          <w:b/>
          <w:bCs/>
        </w:rPr>
        <w:t>Note:</w:t>
      </w:r>
      <w:r>
        <w:t xml:space="preserve"> The full list of CMS widgets/items to be made available as embedded widgets on the UCS dashboard is still under discussion with SDC.</w:t>
      </w:r>
    </w:p>
    <w:p w14:paraId="5223C257" w14:textId="77777777" w:rsidR="00F554DD" w:rsidRDefault="00F554DD" w:rsidP="00F554DD">
      <w:pPr>
        <w:pStyle w:val="Heading2"/>
      </w:pPr>
      <w:bookmarkStart w:id="559" w:name="_Toc232496884"/>
      <w:r>
        <w:t>Incident</w:t>
      </w:r>
      <w:bookmarkEnd w:id="559"/>
    </w:p>
    <w:p w14:paraId="40E36FA7" w14:textId="77777777" w:rsidR="00F554DD" w:rsidRDefault="00F554DD" w:rsidP="00F554DD">
      <w:r w:rsidRPr="00F554DD">
        <w:rPr>
          <w:b/>
          <w:bCs/>
        </w:rPr>
        <w:t>Note:</w:t>
      </w:r>
      <w:r>
        <w:t xml:space="preserve"> Finalised Incident Type and Sub-type taxonomy to be confirmed</w:t>
      </w:r>
    </w:p>
    <w:p w14:paraId="433A98D0" w14:textId="77777777" w:rsidR="00F554DD" w:rsidRDefault="00F554DD" w:rsidP="00F554DD">
      <w:pPr>
        <w:pStyle w:val="Heading2"/>
      </w:pPr>
      <w:bookmarkStart w:id="560" w:name="_Toc232496885"/>
      <w:r>
        <w:t>Broadcast</w:t>
      </w:r>
      <w:bookmarkEnd w:id="560"/>
    </w:p>
    <w:p w14:paraId="3A05401A" w14:textId="77777777" w:rsidR="00F554DD" w:rsidRDefault="00F554DD" w:rsidP="00F554DD">
      <w:r w:rsidRPr="00F554DD">
        <w:rPr>
          <w:b/>
          <w:bCs/>
        </w:rPr>
        <w:t>Note:</w:t>
      </w:r>
      <w:r>
        <w:t xml:space="preserve"> Broadcast template content per incident type and crisis level to be confirmed.</w:t>
      </w:r>
    </w:p>
    <w:p w14:paraId="03FDB279" w14:textId="7678E56E" w:rsidR="00F554DD" w:rsidRDefault="00F554DD" w:rsidP="00F554DD">
      <w:r w:rsidRPr="00F554DD">
        <w:rPr>
          <w:b/>
          <w:bCs/>
        </w:rPr>
        <w:t>Note:</w:t>
      </w:r>
      <w:r>
        <w:t xml:space="preserve"> Broadcast timing rules and criteria governing which active incidents are surfaced in the interim broadcast queue are to be determined.</w:t>
      </w:r>
    </w:p>
    <w:p w14:paraId="27239074" w14:textId="505B2686" w:rsidR="00AC067B" w:rsidRDefault="00AC067B" w:rsidP="00F554DD">
      <w:pPr>
        <w:rPr>
          <w:ins w:id="561" w:author="Shin Feng WONG" w:date="2026-06-16T04:23:00Z" w16du:dateUtc="2026-06-15T20:23:00Z"/>
        </w:rPr>
      </w:pPr>
      <w:r>
        <w:rPr>
          <w:rFonts w:hint="eastAsia"/>
        </w:rPr>
        <w:t>Broadcast Matrix</w:t>
      </w:r>
    </w:p>
    <w:p w14:paraId="1053EB89" w14:textId="34C0200D" w:rsidR="00917977" w:rsidRDefault="00917977" w:rsidP="00917977">
      <w:pPr>
        <w:pStyle w:val="Heading2"/>
        <w:rPr>
          <w:ins w:id="562" w:author="Shin Feng WONG" w:date="2026-06-16T04:23:00Z" w16du:dateUtc="2026-06-15T20:23:00Z"/>
        </w:rPr>
      </w:pPr>
      <w:bookmarkStart w:id="563" w:name="_Toc232496886"/>
      <w:commentRangeStart w:id="564"/>
      <w:ins w:id="565" w:author="Shin Feng WONG" w:date="2026-06-16T04:23:00Z" w16du:dateUtc="2026-06-15T20:23:00Z">
        <w:r>
          <w:t>Central Rostering Module</w:t>
        </w:r>
      </w:ins>
      <w:bookmarkEnd w:id="563"/>
      <w:commentRangeEnd w:id="564"/>
      <w:r w:rsidR="00AB1A78">
        <w:rPr>
          <w:rStyle w:val="CommentReference"/>
          <w:sz w:val="28"/>
          <w:szCs w:val="32"/>
        </w:rPr>
        <w:commentReference w:id="564"/>
      </w:r>
    </w:p>
    <w:p w14:paraId="2A9B0E1C" w14:textId="1660F5BE" w:rsidR="00917977" w:rsidRPr="00917977" w:rsidRDefault="00B52905" w:rsidP="00917977">
      <w:ins w:id="566" w:author="Shin Feng WONG" w:date="2026-06-16T04:24:00Z" w16du:dateUtc="2026-06-15T20:24:00Z">
        <w:r>
          <w:t>The module would manage duty rosters for IOH staff, Rangers, contractors, and designated on-duty personnel.</w:t>
        </w:r>
        <w:r w:rsidR="000F6CBB">
          <w:t xml:space="preserve"> Scope, ownership, roster data</w:t>
        </w:r>
      </w:ins>
      <w:ins w:id="567" w:author="Shin Feng WONG" w:date="2026-06-16T04:25:00Z" w16du:dateUtc="2026-06-15T20:25:00Z">
        <w:r w:rsidR="00C37BCF">
          <w:t xml:space="preserve"> input</w:t>
        </w:r>
      </w:ins>
      <w:ins w:id="568" w:author="Shin Feng WONG" w:date="2026-06-16T04:24:00Z" w16du:dateUtc="2026-06-15T20:24:00Z">
        <w:r w:rsidR="000F6CBB">
          <w:t>, user groups and integration with CMS notification to be confirmed.</w:t>
        </w:r>
      </w:ins>
    </w:p>
    <w:p w14:paraId="05AA243E" w14:textId="77777777" w:rsidR="00F554DD" w:rsidRDefault="00F554DD">
      <w:pPr>
        <w:spacing w:before="0" w:after="160" w:line="278" w:lineRule="auto"/>
        <w:rPr>
          <w:rFonts w:eastAsiaTheme="majorEastAsia" w:cstheme="majorBidi"/>
          <w:b/>
          <w:bCs/>
          <w:color w:val="0F4761" w:themeColor="accent1" w:themeShade="BF"/>
          <w:sz w:val="32"/>
          <w:szCs w:val="28"/>
        </w:rPr>
      </w:pPr>
      <w:r>
        <w:br w:type="page"/>
      </w:r>
    </w:p>
    <w:p w14:paraId="3B203DE8" w14:textId="2015F6CF" w:rsidR="00941480" w:rsidRPr="00323C34" w:rsidRDefault="00846F8D" w:rsidP="0067654C">
      <w:pPr>
        <w:pStyle w:val="Heading1"/>
        <w:pBdr>
          <w:bottom w:val="single" w:sz="4" w:space="1" w:color="auto"/>
        </w:pBdr>
      </w:pPr>
      <w:bookmarkStart w:id="569" w:name="_Toc232496887"/>
      <w:r w:rsidRPr="00323C34">
        <w:lastRenderedPageBreak/>
        <w:t>Appendix</w:t>
      </w:r>
      <w:bookmarkEnd w:id="569"/>
    </w:p>
    <w:p w14:paraId="6E9A03D2" w14:textId="77777777" w:rsidR="0067654C" w:rsidRPr="0067654C" w:rsidRDefault="0067654C" w:rsidP="0067654C"/>
    <w:sectPr w:rsidR="0067654C" w:rsidRPr="0067654C" w:rsidSect="00C2267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Alvin TAN (SENTOSA)" w:date="2026-05-22T14:18:00Z" w:initials="AT">
    <w:p w14:paraId="09D87F16" w14:textId="77777777" w:rsidR="00381E6D" w:rsidRDefault="00381E6D" w:rsidP="00381E6D">
      <w:pPr>
        <w:pStyle w:val="CommentText"/>
      </w:pPr>
      <w:r>
        <w:rPr>
          <w:rStyle w:val="CommentReference"/>
        </w:rPr>
        <w:annotationRef/>
      </w:r>
      <w:r>
        <w:t>Task Creation?</w:t>
      </w:r>
    </w:p>
    <w:p w14:paraId="51901581" w14:textId="77777777" w:rsidR="00381E6D" w:rsidRDefault="00381E6D" w:rsidP="00381E6D">
      <w:pPr>
        <w:pStyle w:val="CommentText"/>
      </w:pPr>
      <w:r>
        <w:t>No Objection Permit?</w:t>
      </w:r>
    </w:p>
    <w:p w14:paraId="1F95DDA4" w14:textId="77777777" w:rsidR="00381E6D" w:rsidRDefault="00381E6D" w:rsidP="00381E6D">
      <w:pPr>
        <w:pStyle w:val="CommentText"/>
      </w:pPr>
    </w:p>
    <w:p w14:paraId="7D7B61D4" w14:textId="77777777" w:rsidR="00381E6D" w:rsidRDefault="00381E6D" w:rsidP="00381E6D">
      <w:pPr>
        <w:pStyle w:val="CommentText"/>
      </w:pPr>
      <w:r>
        <w:t>To include the ability to upload event excelsheet</w:t>
      </w:r>
    </w:p>
  </w:comment>
  <w:comment w:id="13" w:author="Darren FOO (SENTOSA)" w:date="1900-01-01T00:00:00Z" w:initials="D(">
    <w:p w14:paraId="1E6C0CAB" w14:textId="7737EFB5" w:rsidR="00F711A6" w:rsidRDefault="00F711A6">
      <w:pPr>
        <w:pStyle w:val="CommentText"/>
      </w:pPr>
      <w:r>
        <w:rPr>
          <w:rStyle w:val="CommentReference"/>
        </w:rPr>
        <w:annotationRef/>
      </w:r>
      <w:r w:rsidRPr="0191670E">
        <w:t>Ditto on addition of NOP and to clarify that there is a missing "Case Management"</w:t>
      </w:r>
    </w:p>
  </w:comment>
  <w:comment w:id="14" w:author="Shin Feng WONG" w:date="2026-06-11T14:10:00Z" w:initials="SFW">
    <w:p w14:paraId="072FB6BC" w14:textId="77777777" w:rsidR="001D05F5" w:rsidRDefault="001D05F5" w:rsidP="001D05F5">
      <w:r>
        <w:rPr>
          <w:rStyle w:val="CommentReference"/>
        </w:rPr>
        <w:annotationRef/>
      </w:r>
      <w:r>
        <w:rPr>
          <w:sz w:val="20"/>
          <w:szCs w:val="20"/>
        </w:rPr>
        <w:t>e-Diary and Distribution Groups</w:t>
      </w:r>
    </w:p>
  </w:comment>
  <w:comment w:id="16" w:author="Alvin TAN (SENTOSA)" w:date="2026-05-22T14:19:00Z" w:initials="AT">
    <w:p w14:paraId="3FF4C710" w14:textId="574174DD" w:rsidR="00381E6D" w:rsidRDefault="00381E6D" w:rsidP="00381E6D">
      <w:pPr>
        <w:pStyle w:val="CommentText"/>
      </w:pPr>
      <w:r>
        <w:rPr>
          <w:rStyle w:val="CommentReference"/>
        </w:rPr>
        <w:annotationRef/>
      </w:r>
      <w:r>
        <w:t>More than infra fault</w:t>
      </w:r>
    </w:p>
  </w:comment>
  <w:comment w:id="17" w:author="Darren FOO (SENTOSA)" w:date="2026-05-28T14:16:00Z" w:initials="D(">
    <w:p w14:paraId="59042B38" w14:textId="18E24212" w:rsidR="00925976" w:rsidRDefault="00925976">
      <w:pPr>
        <w:pStyle w:val="CommentText"/>
      </w:pPr>
      <w:r>
        <w:rPr>
          <w:rStyle w:val="CommentReference"/>
        </w:rPr>
        <w:annotationRef/>
      </w:r>
      <w:r w:rsidRPr="41A8A7EF">
        <w:t>To remove infrastructure. just normal fault</w:t>
      </w:r>
    </w:p>
    <w:p w14:paraId="34DF40B8" w14:textId="29EF4AE5" w:rsidR="00925976" w:rsidRDefault="00925976">
      <w:pPr>
        <w:pStyle w:val="CommentText"/>
      </w:pPr>
    </w:p>
  </w:comment>
  <w:comment w:id="18" w:author="Alvin TAN (SENTOSA)" w:date="2026-05-22T14:21:00Z" w:initials="AT">
    <w:p w14:paraId="70E5A916" w14:textId="77777777" w:rsidR="00381E6D" w:rsidRDefault="00381E6D" w:rsidP="00381E6D">
      <w:pPr>
        <w:pStyle w:val="CommentText"/>
      </w:pPr>
      <w:r>
        <w:rPr>
          <w:rStyle w:val="CommentReference"/>
        </w:rPr>
        <w:annotationRef/>
      </w:r>
      <w:r>
        <w:t>Only single IFM, triage is by IFM CMMS instead of triaging in CMS</w:t>
      </w:r>
    </w:p>
  </w:comment>
  <w:comment w:id="19" w:author="Alvin TAN (SENTOSA)" w:date="2026-05-22T14:35:00Z" w:initials="AT">
    <w:p w14:paraId="465D8CCD" w14:textId="77777777" w:rsidR="00B27AD6" w:rsidRDefault="00B27AD6" w:rsidP="00B27AD6">
      <w:pPr>
        <w:pStyle w:val="CommentText"/>
      </w:pPr>
      <w:r>
        <w:rPr>
          <w:rStyle w:val="CommentReference"/>
        </w:rPr>
        <w:annotationRef/>
      </w:r>
      <w:r>
        <w:t>Any sample to illustrate this functionality?</w:t>
      </w:r>
    </w:p>
  </w:comment>
  <w:comment w:id="20" w:author="Darren FOO (SENTOSA)" w:date="2026-05-28T13:24:00Z" w:initials="D(">
    <w:p w14:paraId="727282B5" w14:textId="494DEE4B" w:rsidR="00944BE4" w:rsidRDefault="00944BE4">
      <w:pPr>
        <w:pStyle w:val="CommentText"/>
      </w:pPr>
      <w:r>
        <w:rPr>
          <w:rStyle w:val="CommentReference"/>
        </w:rPr>
        <w:annotationRef/>
      </w:r>
      <w:r w:rsidRPr="15170B83">
        <w:t>To clarify on extent of use by non IOH staff</w:t>
      </w:r>
    </w:p>
  </w:comment>
  <w:comment w:id="44" w:author="Darren FOO (SENTOSA)" w:date="2026-05-28T13:19:00Z" w:initials="D(">
    <w:p w14:paraId="1FFD8D83" w14:textId="18026DF7" w:rsidR="00B21338" w:rsidRDefault="00B21338">
      <w:pPr>
        <w:pStyle w:val="CommentText"/>
      </w:pPr>
      <w:r>
        <w:rPr>
          <w:rStyle w:val="CommentReference"/>
        </w:rPr>
        <w:annotationRef/>
      </w:r>
      <w:r w:rsidRPr="7C721D14">
        <w:t>For clarity on broadcast and notification medium</w:t>
      </w:r>
    </w:p>
  </w:comment>
  <w:comment w:id="45" w:author="Shin Feng WONG" w:date="2026-06-17T10:11:00Z" w:initials="SFW">
    <w:p w14:paraId="6185E51F" w14:textId="77777777" w:rsidR="00B82321" w:rsidRDefault="00B82321" w:rsidP="00B82321">
      <w:r>
        <w:rPr>
          <w:rStyle w:val="CommentReference"/>
        </w:rPr>
        <w:annotationRef/>
      </w:r>
      <w:r>
        <w:rPr>
          <w:sz w:val="20"/>
          <w:szCs w:val="20"/>
        </w:rPr>
        <w:t>Split and breakdown broadcast vs crisis</w:t>
      </w:r>
    </w:p>
  </w:comment>
  <w:comment w:id="54" w:author="Alvin TAN (SENTOSA)" w:date="2026-05-22T14:43:00Z" w:initials="AT">
    <w:p w14:paraId="7434602A" w14:textId="77777777" w:rsidR="00E1021D" w:rsidRDefault="00E1021D" w:rsidP="00E1021D">
      <w:r>
        <w:rPr>
          <w:rStyle w:val="CommentReference"/>
        </w:rPr>
        <w:annotationRef/>
      </w:r>
      <w:r>
        <w:rPr>
          <w:sz w:val="20"/>
          <w:szCs w:val="20"/>
        </w:rPr>
        <w:t>Didn’t include events.. we saw the dashboard showing the events in calendar format</w:t>
      </w:r>
    </w:p>
  </w:comment>
  <w:comment w:id="56" w:author="Shin Feng WONG" w:date="2026-06-17T10:18:00Z" w:initials="SFW">
    <w:p w14:paraId="431631BE" w14:textId="77777777" w:rsidR="006E3C45" w:rsidRDefault="00E34AD6" w:rsidP="006E3C45">
      <w:r>
        <w:rPr>
          <w:rStyle w:val="CommentReference"/>
        </w:rPr>
        <w:annotationRef/>
      </w:r>
      <w:r w:rsidR="006E3C45">
        <w:rPr>
          <w:sz w:val="20"/>
          <w:szCs w:val="20"/>
        </w:rPr>
        <w:t>User generate request to system admin, then system admin gets notif/email to approve, likely not LO to sieve through first :&lt;</w:t>
      </w:r>
    </w:p>
  </w:comment>
  <w:comment w:id="57" w:author="Shin Feng WONG" w:date="2026-06-17T10:23:00Z" w:initials="SFW">
    <w:p w14:paraId="1F12FEAE" w14:textId="77777777" w:rsidR="00D93DBC" w:rsidRDefault="00D93DBC" w:rsidP="00D93DBC">
      <w:r>
        <w:rPr>
          <w:rStyle w:val="CommentReference"/>
        </w:rPr>
        <w:annotationRef/>
      </w:r>
      <w:r>
        <w:rPr>
          <w:sz w:val="20"/>
          <w:szCs w:val="20"/>
        </w:rPr>
        <w:t>Within term-contractors, there are still stakeholder approvers as well</w:t>
      </w:r>
    </w:p>
  </w:comment>
  <w:comment w:id="60" w:author="Alvin TAN (SENTOSA)" w:date="2026-05-22T14:26:00Z" w:initials="AT">
    <w:p w14:paraId="26AE6BE5" w14:textId="0E5381F7" w:rsidR="001A072C" w:rsidRDefault="001A072C" w:rsidP="001A072C">
      <w:pPr>
        <w:pStyle w:val="CommentText"/>
      </w:pPr>
      <w:r>
        <w:rPr>
          <w:rStyle w:val="CommentReference"/>
        </w:rPr>
        <w:annotationRef/>
      </w:r>
      <w:r>
        <w:t>Is there alternate means for user to log in? what about non-SDC users for CMS such as strides, tower transit, etc etc..</w:t>
      </w:r>
    </w:p>
  </w:comment>
  <w:comment w:id="64" w:author="Shin Feng WONG" w:date="2026-06-11T15:02:00Z" w:initials="SFW">
    <w:p w14:paraId="43C772FF" w14:textId="77777777" w:rsidR="00307525" w:rsidRDefault="00D70711" w:rsidP="00307525">
      <w:r>
        <w:rPr>
          <w:rStyle w:val="CommentReference"/>
        </w:rPr>
        <w:annotationRef/>
      </w:r>
      <w:r w:rsidR="00307525">
        <w:rPr>
          <w:sz w:val="20"/>
          <w:szCs w:val="20"/>
        </w:rPr>
        <w:t>Google Auth, remove SSO</w:t>
      </w:r>
    </w:p>
  </w:comment>
  <w:comment w:id="72" w:author="Alvin TAN (SENTOSA)" w:date="2026-05-22T14:46:00Z" w:initials="AT">
    <w:p w14:paraId="14933394" w14:textId="77777777" w:rsidR="00E1021D" w:rsidRDefault="00E1021D" w:rsidP="00E1021D">
      <w:r>
        <w:rPr>
          <w:rStyle w:val="CommentReference"/>
        </w:rPr>
        <w:annotationRef/>
      </w:r>
      <w:r>
        <w:rPr>
          <w:sz w:val="20"/>
          <w:szCs w:val="20"/>
        </w:rPr>
        <w:t>Case?</w:t>
      </w:r>
    </w:p>
    <w:p w14:paraId="6E2E6AB6" w14:textId="77777777" w:rsidR="00E1021D" w:rsidRDefault="00E1021D" w:rsidP="00E1021D">
      <w:r>
        <w:rPr>
          <w:sz w:val="20"/>
          <w:szCs w:val="20"/>
        </w:rPr>
        <w:t>NOP?</w:t>
      </w:r>
    </w:p>
    <w:p w14:paraId="5CE0E4A0" w14:textId="77777777" w:rsidR="00E1021D" w:rsidRDefault="00E1021D" w:rsidP="00E1021D"/>
  </w:comment>
  <w:comment w:id="73" w:author="Alvin TAN (SENTOSA)" w:date="2026-05-22T14:47:00Z" w:initials="AT">
    <w:p w14:paraId="7E78EB5F" w14:textId="77777777" w:rsidR="00B07CF0" w:rsidRDefault="00B07CF0" w:rsidP="00E1021D">
      <w:r>
        <w:rPr>
          <w:rStyle w:val="CommentReference"/>
        </w:rPr>
        <w:annotationRef/>
      </w:r>
      <w:r>
        <w:rPr>
          <w:sz w:val="20"/>
          <w:szCs w:val="20"/>
        </w:rPr>
        <w:t>Need more information on this statistic page.. trend analysis? Report generation?</w:t>
      </w:r>
    </w:p>
  </w:comment>
  <w:comment w:id="74" w:author="Darren FOO (SENTOSA)" w:date="2026-05-28T13:22:00Z" w:initials="D(">
    <w:p w14:paraId="68406539" w14:textId="4DB3554C" w:rsidR="00B07CF0" w:rsidRDefault="00B07CF0">
      <w:pPr>
        <w:pStyle w:val="CommentText"/>
      </w:pPr>
      <w:r>
        <w:rPr>
          <w:rStyle w:val="CommentReference"/>
        </w:rPr>
        <w:annotationRef/>
      </w:r>
      <w:r w:rsidRPr="7B194DB3">
        <w:t xml:space="preserve">to clarify extent </w:t>
      </w:r>
    </w:p>
  </w:comment>
  <w:comment w:id="77" w:author="Shin Feng WONG" w:date="2026-06-11T15:12:00Z" w:initials="SFW">
    <w:p w14:paraId="7C3C1016" w14:textId="77777777" w:rsidR="00F27F92" w:rsidRDefault="00F27F92" w:rsidP="00F27F92">
      <w:r>
        <w:rPr>
          <w:rStyle w:val="CommentReference"/>
        </w:rPr>
        <w:annotationRef/>
      </w:r>
      <w:r>
        <w:rPr>
          <w:sz w:val="20"/>
          <w:szCs w:val="20"/>
        </w:rPr>
        <w:t>Support upload</w:t>
      </w:r>
    </w:p>
  </w:comment>
  <w:comment w:id="78" w:author="Shin Feng WONG" w:date="2026-06-17T10:33:00Z" w:initials="SFW">
    <w:p w14:paraId="5F7E5098" w14:textId="77777777" w:rsidR="00774046" w:rsidRDefault="003A2C9E" w:rsidP="00774046">
      <w:r>
        <w:rPr>
          <w:rStyle w:val="CommentReference"/>
        </w:rPr>
        <w:annotationRef/>
      </w:r>
      <w:r w:rsidR="00774046">
        <w:rPr>
          <w:sz w:val="20"/>
          <w:szCs w:val="20"/>
        </w:rPr>
        <w:t>Populate Location Hierarchy database*, and when uploading the event, system will do a check and raise alert if is not included in LH</w:t>
      </w:r>
    </w:p>
    <w:p w14:paraId="0BE6C105" w14:textId="77777777" w:rsidR="00774046" w:rsidRDefault="00774046" w:rsidP="00774046"/>
    <w:p w14:paraId="5BBED828" w14:textId="77777777" w:rsidR="00774046" w:rsidRDefault="00774046" w:rsidP="00774046">
      <w:r>
        <w:rPr>
          <w:sz w:val="20"/>
          <w:szCs w:val="20"/>
        </w:rPr>
        <w:t>Restricted not allowed to have unknown free text</w:t>
      </w:r>
    </w:p>
  </w:comment>
  <w:comment w:id="99" w:author="Alvin TAN (SENTOSA)" w:date="2026-05-22T14:49:00Z" w:initials="AT">
    <w:p w14:paraId="6F2925B2" w14:textId="77777777" w:rsidR="00E1021D" w:rsidRDefault="00E1021D" w:rsidP="00E1021D">
      <w:r>
        <w:rPr>
          <w:rStyle w:val="CommentReference"/>
        </w:rPr>
        <w:annotationRef/>
      </w:r>
      <w:r>
        <w:rPr>
          <w:sz w:val="20"/>
          <w:szCs w:val="20"/>
        </w:rPr>
        <w:t>Events?</w:t>
      </w:r>
    </w:p>
  </w:comment>
  <w:comment w:id="100" w:author="Darren FOO (SENTOSA)" w:date="2026-05-28T13:27:00Z" w:initials="D(">
    <w:p w14:paraId="23BD7CD8" w14:textId="2FBFE544" w:rsidR="003304AB" w:rsidRDefault="003304AB">
      <w:pPr>
        <w:pStyle w:val="CommentText"/>
      </w:pPr>
      <w:r>
        <w:rPr>
          <w:rStyle w:val="CommentReference"/>
        </w:rPr>
        <w:annotationRef/>
      </w:r>
      <w:r w:rsidRPr="56A88FDC">
        <w:t>to clarify on interface/display method when there are multiple incidents at a location, zoom in/zoom out aggregation.</w:t>
      </w:r>
    </w:p>
  </w:comment>
  <w:comment w:id="101" w:author="Darren FOO (SENTOSA)" w:date="2026-05-28T13:25:00Z" w:initials="D(">
    <w:p w14:paraId="6D30FA69" w14:textId="0AF8318A" w:rsidR="00186D84" w:rsidRDefault="00186D84">
      <w:pPr>
        <w:pStyle w:val="CommentText"/>
      </w:pPr>
      <w:r>
        <w:rPr>
          <w:rStyle w:val="CommentReference"/>
        </w:rPr>
        <w:annotationRef/>
      </w:r>
      <w:r w:rsidRPr="2F438C7E">
        <w:t>to clarify on the API and method of upkeep</w:t>
      </w:r>
    </w:p>
    <w:p w14:paraId="79FB7881" w14:textId="5E7FC84F" w:rsidR="00186D84" w:rsidRDefault="00186D84">
      <w:pPr>
        <w:pStyle w:val="CommentText"/>
      </w:pPr>
    </w:p>
  </w:comment>
  <w:comment w:id="102" w:author="Darren FOO (SENTOSA)" w:date="2026-05-28T13:29:00Z" w:initials="D(">
    <w:p w14:paraId="4AB3C6E4" w14:textId="3A2F3BA1" w:rsidR="00823D5F" w:rsidRDefault="00823D5F">
      <w:pPr>
        <w:pStyle w:val="CommentText"/>
      </w:pPr>
      <w:r>
        <w:rPr>
          <w:rStyle w:val="CommentReference"/>
        </w:rPr>
        <w:annotationRef/>
      </w:r>
      <w:r w:rsidRPr="6F2D5C50">
        <w:t>For clarification on any rules when drawing work area. To be clarified in NOP</w:t>
      </w:r>
    </w:p>
  </w:comment>
  <w:comment w:id="106" w:author="Alvin TAN (SENTOSA)" w:date="2026-05-22T14:52:00Z" w:initials="AT">
    <w:p w14:paraId="6CF9FEA3" w14:textId="77777777" w:rsidR="00E1021D" w:rsidRDefault="00E1021D" w:rsidP="00E1021D">
      <w:r>
        <w:rPr>
          <w:rStyle w:val="CommentReference"/>
        </w:rPr>
        <w:annotationRef/>
      </w:r>
      <w:r>
        <w:rPr>
          <w:sz w:val="20"/>
          <w:szCs w:val="20"/>
        </w:rPr>
        <w:t>To confirm if this is the way ahead</w:t>
      </w:r>
    </w:p>
  </w:comment>
  <w:comment w:id="107" w:author="Darren FOO (SENTOSA)" w:date="2026-05-28T13:39:00Z" w:initials="D(">
    <w:p w14:paraId="70BE2BCA" w14:textId="0E3C2B74" w:rsidR="005F5E29" w:rsidRDefault="005F5E29">
      <w:pPr>
        <w:pStyle w:val="CommentText"/>
      </w:pPr>
      <w:r>
        <w:rPr>
          <w:rStyle w:val="CommentReference"/>
        </w:rPr>
        <w:annotationRef/>
      </w:r>
      <w:r w:rsidRPr="6E824E3E">
        <w:t>to clarify on level of integration and actual work an end user would have to perform whilst in this mode of updating an incident report</w:t>
      </w:r>
    </w:p>
  </w:comment>
  <w:comment w:id="110" w:author="Shin Feng WONG" w:date="2026-06-11T15:17:00Z" w:initials="SFW">
    <w:p w14:paraId="56EEFB88" w14:textId="77777777" w:rsidR="00607EDB" w:rsidRDefault="00607EDB" w:rsidP="00607EDB">
      <w:r>
        <w:rPr>
          <w:rStyle w:val="CommentReference"/>
        </w:rPr>
        <w:annotationRef/>
      </w:r>
      <w:r>
        <w:rPr>
          <w:sz w:val="20"/>
          <w:szCs w:val="20"/>
        </w:rPr>
        <w:t>CMS integration for Broadcasts</w:t>
      </w:r>
    </w:p>
  </w:comment>
  <w:comment w:id="113" w:author="Shin Feng WONG" w:date="2026-06-17T10:38:00Z" w:initials="SFW">
    <w:p w14:paraId="45C3E26B" w14:textId="77777777" w:rsidR="006052C7" w:rsidRDefault="006052C7" w:rsidP="006052C7">
      <w:r>
        <w:rPr>
          <w:rStyle w:val="CommentReference"/>
        </w:rPr>
        <w:annotationRef/>
      </w:r>
      <w:r>
        <w:rPr>
          <w:sz w:val="20"/>
          <w:szCs w:val="20"/>
        </w:rPr>
        <w:t>Crisis Recall split from Broadcasts</w:t>
      </w:r>
    </w:p>
  </w:comment>
  <w:comment w:id="117" w:author="Darren FOO (SENTOSA)" w:date="2026-05-28T13:40:00Z" w:initials="D(">
    <w:p w14:paraId="1642366F" w14:textId="2DE144AE" w:rsidR="00F90C08" w:rsidRDefault="00F90C08">
      <w:pPr>
        <w:pStyle w:val="CommentText"/>
      </w:pPr>
      <w:r>
        <w:rPr>
          <w:rStyle w:val="CommentReference"/>
        </w:rPr>
        <w:annotationRef/>
      </w:r>
      <w:r w:rsidRPr="17FF8E05">
        <w:t>for illustration please</w:t>
      </w:r>
    </w:p>
  </w:comment>
  <w:comment w:id="161" w:author="Alvin TAN (SENTOSA)" w:date="2026-05-22T15:16:00Z" w:initials="AT">
    <w:p w14:paraId="58F920AB" w14:textId="77777777" w:rsidR="00E1021D" w:rsidRDefault="00E1021D" w:rsidP="00E1021D">
      <w:r>
        <w:rPr>
          <w:rStyle w:val="CommentReference"/>
        </w:rPr>
        <w:annotationRef/>
      </w:r>
      <w:r>
        <w:rPr>
          <w:sz w:val="20"/>
          <w:szCs w:val="20"/>
        </w:rPr>
        <w:t>What about other IOps users? What is the category? Or moving ahead, we r gonna remove.</w:t>
      </w:r>
    </w:p>
    <w:p w14:paraId="686722E0" w14:textId="77777777" w:rsidR="00E1021D" w:rsidRDefault="00E1021D" w:rsidP="00E1021D"/>
    <w:p w14:paraId="30B30609" w14:textId="77777777" w:rsidR="00E1021D" w:rsidRDefault="00E1021D" w:rsidP="00E1021D">
      <w:r>
        <w:rPr>
          <w:sz w:val="20"/>
          <w:szCs w:val="20"/>
        </w:rPr>
        <w:t>Likewise for other TCs such as strides, tower, etc etc</w:t>
      </w:r>
    </w:p>
  </w:comment>
  <w:comment w:id="162" w:author="Darren FOO (SENTOSA)" w:date="2026-05-28T13:42:00Z" w:initials="D(">
    <w:p w14:paraId="1EFFCB36" w14:textId="3402EFC7" w:rsidR="009D0E76" w:rsidRDefault="009D0E76">
      <w:pPr>
        <w:pStyle w:val="CommentText"/>
      </w:pPr>
      <w:r>
        <w:rPr>
          <w:rStyle w:val="CommentReference"/>
        </w:rPr>
        <w:annotationRef/>
      </w:r>
      <w:r w:rsidRPr="7A2EA937">
        <w:t>to reflect within stakeholder description for users who are non SDC staff i.e. SDC TC</w:t>
      </w:r>
    </w:p>
  </w:comment>
  <w:comment w:id="173" w:author="Shin Feng WONG" w:date="2026-06-15T22:18:00Z" w:initials="SW">
    <w:p w14:paraId="1911B4E1" w14:textId="77777777" w:rsidR="00DB4CA9" w:rsidRDefault="00DB4CA9" w:rsidP="00DB4CA9">
      <w:pPr>
        <w:pStyle w:val="CommentText"/>
      </w:pPr>
      <w:r>
        <w:rPr>
          <w:rStyle w:val="CommentReference"/>
        </w:rPr>
        <w:annotationRef/>
      </w:r>
      <w:r>
        <w:t>Role for Darren</w:t>
      </w:r>
    </w:p>
  </w:comment>
  <w:comment w:id="218" w:author="Alvin TAN (SENTOSA)" w:date="2026-05-22T15:05:00Z" w:initials="AT">
    <w:p w14:paraId="643F11AF" w14:textId="5C37C603" w:rsidR="00E1021D" w:rsidRDefault="00E1021D" w:rsidP="00E1021D">
      <w:r>
        <w:rPr>
          <w:rStyle w:val="CommentReference"/>
        </w:rPr>
        <w:annotationRef/>
      </w:r>
      <w:r>
        <w:rPr>
          <w:sz w:val="20"/>
          <w:szCs w:val="20"/>
        </w:rPr>
        <w:t>To clarify internally with IOH… Only closed? Or incident exceeding X days, track at IOCM? So need to purposely close?</w:t>
      </w:r>
    </w:p>
  </w:comment>
  <w:comment w:id="219" w:author="Darren FOO (SENTOSA)" w:date="2026-05-28T13:47:00Z" w:initials="D(">
    <w:p w14:paraId="5B6693A3" w14:textId="046C0E0D" w:rsidR="00C97688" w:rsidRDefault="00C97688">
      <w:pPr>
        <w:pStyle w:val="CommentText"/>
      </w:pPr>
      <w:r>
        <w:rPr>
          <w:rStyle w:val="CommentReference"/>
        </w:rPr>
        <w:annotationRef/>
      </w:r>
      <w:r w:rsidRPr="0778E488">
        <w:t>Operational Process issue. To recommend auto prompt when case exceeds 2 weeks for controller to close. For OR, to decide if they want to leverage on this system to track/replace their IOCM issue register.</w:t>
      </w:r>
    </w:p>
  </w:comment>
  <w:comment w:id="224" w:author="Shin Feng WONG" w:date="2026-06-17T11:04:00Z" w:initials="SFW">
    <w:p w14:paraId="212CAA47" w14:textId="77777777" w:rsidR="00D34183" w:rsidRDefault="00D811FE" w:rsidP="00D34183">
      <w:r>
        <w:rPr>
          <w:rStyle w:val="CommentReference"/>
        </w:rPr>
        <w:annotationRef/>
      </w:r>
      <w:r w:rsidR="00D34183">
        <w:rPr>
          <w:sz w:val="20"/>
          <w:szCs w:val="20"/>
        </w:rPr>
        <w:t>Technical POV: Should we split Term-Contractor into 3? Comes down to if NOP applicant account is counted as part of 150</w:t>
      </w:r>
    </w:p>
    <w:p w14:paraId="498D18E5" w14:textId="77777777" w:rsidR="00D34183" w:rsidRDefault="00D34183" w:rsidP="00D34183"/>
    <w:p w14:paraId="4500DE63" w14:textId="77777777" w:rsidR="00D34183" w:rsidRDefault="00D34183" w:rsidP="00D34183">
      <w:r>
        <w:rPr>
          <w:sz w:val="20"/>
          <w:szCs w:val="20"/>
        </w:rPr>
        <w:t>NOP submission should be baked in to all users, and not tied to just Applicant role</w:t>
      </w:r>
    </w:p>
    <w:p w14:paraId="4D604399" w14:textId="77777777" w:rsidR="00D34183" w:rsidRDefault="00D34183" w:rsidP="00D34183"/>
    <w:p w14:paraId="010E10F0" w14:textId="77777777" w:rsidR="00D34183" w:rsidRDefault="00D34183" w:rsidP="00D34183">
      <w:r>
        <w:rPr>
          <w:sz w:val="20"/>
          <w:szCs w:val="20"/>
        </w:rPr>
        <w:t>NOP accounts for Applicant should not be counted as part of CMS 150 user count</w:t>
      </w:r>
    </w:p>
    <w:p w14:paraId="13AC7E30" w14:textId="77777777" w:rsidR="00D34183" w:rsidRDefault="00D34183" w:rsidP="00D34183"/>
    <w:p w14:paraId="4203919E" w14:textId="77777777" w:rsidR="00D34183" w:rsidRDefault="00D34183" w:rsidP="00D34183">
      <w:r>
        <w:rPr>
          <w:sz w:val="20"/>
          <w:szCs w:val="20"/>
        </w:rPr>
        <w:t>Should only need Term-Contractor Approver role included in this table</w:t>
      </w:r>
    </w:p>
  </w:comment>
  <w:comment w:id="243" w:author="Alvin TAN (SENTOSA)" w:date="2026-05-22T15:15:00Z" w:initials="AT">
    <w:p w14:paraId="54CECF1B" w14:textId="77777777" w:rsidR="000223CF" w:rsidRDefault="000223CF" w:rsidP="00E1021D">
      <w:r>
        <w:rPr>
          <w:rStyle w:val="CommentReference"/>
        </w:rPr>
        <w:annotationRef/>
      </w:r>
      <w:r>
        <w:rPr>
          <w:sz w:val="20"/>
          <w:szCs w:val="20"/>
        </w:rPr>
        <w:t>To discuss with IOH</w:t>
      </w:r>
    </w:p>
  </w:comment>
  <w:comment w:id="246" w:author="Shin Feng WONG" w:date="2026-06-11T15:25:00Z" w:initials="SFW">
    <w:p w14:paraId="0AF40B14" w14:textId="77777777" w:rsidR="006B7393" w:rsidRDefault="006B7393" w:rsidP="00F3670D">
      <w:r>
        <w:rPr>
          <w:rStyle w:val="CommentReference"/>
        </w:rPr>
        <w:annotationRef/>
      </w:r>
      <w:r>
        <w:rPr>
          <w:sz w:val="20"/>
          <w:szCs w:val="20"/>
        </w:rPr>
        <w:t>Other stakeholders, BC, Darren, etc.</w:t>
      </w:r>
    </w:p>
  </w:comment>
  <w:comment w:id="247" w:author="Shin Feng WONG" w:date="2026-06-11T15:27:00Z" w:initials="SFW">
    <w:p w14:paraId="4F59AE5E" w14:textId="77777777" w:rsidR="006B7393" w:rsidRDefault="006B7393" w:rsidP="00331AB8">
      <w:r>
        <w:rPr>
          <w:rStyle w:val="CommentReference"/>
        </w:rPr>
        <w:annotationRef/>
      </w:r>
      <w:r>
        <w:rPr>
          <w:sz w:val="20"/>
          <w:szCs w:val="20"/>
        </w:rPr>
        <w:t>Tagging stakeholders on Incidnet creation to give view-access</w:t>
      </w:r>
    </w:p>
  </w:comment>
  <w:comment w:id="261" w:author="Alvin TAN (SENTOSA)" w:date="2026-05-22T15:32:00Z" w:initials="AT">
    <w:p w14:paraId="33289063" w14:textId="77777777" w:rsidR="00E1021D" w:rsidRDefault="00E1021D" w:rsidP="00E1021D">
      <w:r>
        <w:rPr>
          <w:rStyle w:val="CommentReference"/>
        </w:rPr>
        <w:annotationRef/>
      </w:r>
      <w:r>
        <w:rPr>
          <w:sz w:val="20"/>
          <w:szCs w:val="20"/>
        </w:rPr>
        <w:t>Define operational events…</w:t>
      </w:r>
    </w:p>
  </w:comment>
  <w:comment w:id="262" w:author="Darren FOO (SENTOSA)" w:date="2026-05-28T13:52:00Z" w:initials="D(">
    <w:p w14:paraId="526EFB57" w14:textId="67739BF6" w:rsidR="00486172" w:rsidRDefault="00486172">
      <w:pPr>
        <w:pStyle w:val="CommentText"/>
      </w:pPr>
      <w:r>
        <w:rPr>
          <w:rStyle w:val="CommentReference"/>
        </w:rPr>
        <w:annotationRef/>
      </w:r>
      <w:r w:rsidRPr="73E9F66E">
        <w:t>In IOH's context, this extends to every official task requiring action by a controller and/or above.</w:t>
      </w:r>
    </w:p>
  </w:comment>
  <w:comment w:id="263" w:author="Darren FOO (SENTOSA)" w:date="2026-05-28T13:53:00Z" w:initials="D(">
    <w:p w14:paraId="5733372C" w14:textId="2476CE77" w:rsidR="007943BA" w:rsidRDefault="007943BA">
      <w:pPr>
        <w:pStyle w:val="CommentText"/>
      </w:pPr>
      <w:r>
        <w:rPr>
          <w:rStyle w:val="CommentReference"/>
        </w:rPr>
        <w:annotationRef/>
      </w:r>
      <w:r w:rsidRPr="16E73BD4">
        <w:t>How does this work in repeated VA or other sensor triggered event?</w:t>
      </w:r>
    </w:p>
  </w:comment>
  <w:comment w:id="272" w:author="Shin Feng WONG" w:date="2026-06-17T11:46:00Z" w:initials="SFW">
    <w:p w14:paraId="458200C1" w14:textId="77777777" w:rsidR="00B56433" w:rsidRDefault="00B56433" w:rsidP="00B56433">
      <w:r>
        <w:rPr>
          <w:rStyle w:val="CommentReference"/>
        </w:rPr>
        <w:annotationRef/>
      </w:r>
      <w:r>
        <w:rPr>
          <w:sz w:val="20"/>
          <w:szCs w:val="20"/>
        </w:rPr>
        <w:t>Missed out on the Informational/Exercises Categories, no need to broadcast</w:t>
      </w:r>
    </w:p>
  </w:comment>
  <w:comment w:id="274" w:author="Alvin TAN (SENTOSA)" w:date="2026-05-22T16:01:00Z" w:initials="AT">
    <w:p w14:paraId="2735D493" w14:textId="77777777" w:rsidR="00177E96" w:rsidRDefault="00177E96" w:rsidP="00177E96">
      <w:r>
        <w:rPr>
          <w:rStyle w:val="CommentReference"/>
        </w:rPr>
        <w:annotationRef/>
      </w:r>
      <w:r>
        <w:rPr>
          <w:sz w:val="20"/>
          <w:szCs w:val="20"/>
        </w:rPr>
        <w:t>TBC with IOH</w:t>
      </w:r>
    </w:p>
  </w:comment>
  <w:comment w:id="277" w:author="Alvin TAN (SENTOSA)" w:date="2026-05-22T15:39:00Z" w:initials="AT">
    <w:p w14:paraId="462C1A24" w14:textId="14997EB2" w:rsidR="00632746" w:rsidRDefault="00632746" w:rsidP="00E1021D">
      <w:r>
        <w:rPr>
          <w:rStyle w:val="CommentReference"/>
        </w:rPr>
        <w:annotationRef/>
      </w:r>
      <w:r>
        <w:rPr>
          <w:sz w:val="20"/>
          <w:szCs w:val="20"/>
        </w:rPr>
        <w:t>Case ID or Incident ID?</w:t>
      </w:r>
    </w:p>
  </w:comment>
  <w:comment w:id="280" w:author="Shin Feng WONG" w:date="2026-06-17T11:29:00Z" w:initials="SFW">
    <w:p w14:paraId="1D171C56" w14:textId="77777777" w:rsidR="00B21541" w:rsidRDefault="00B21541" w:rsidP="00B21541">
      <w:r>
        <w:rPr>
          <w:rStyle w:val="CommentReference"/>
        </w:rPr>
        <w:annotationRef/>
      </w:r>
      <w:r>
        <w:rPr>
          <w:sz w:val="20"/>
          <w:szCs w:val="20"/>
        </w:rPr>
        <w:t>Include Link to Fault, and e-Diary</w:t>
      </w:r>
    </w:p>
  </w:comment>
  <w:comment w:id="292" w:author="Alvin TAN (SENTOSA)" w:date="2026-05-28T09:20:00Z" w:initials="AT">
    <w:p w14:paraId="2FA2D2F2" w14:textId="77777777" w:rsidR="00E26A46" w:rsidRDefault="00E26A46" w:rsidP="00E26A46">
      <w:pPr>
        <w:pStyle w:val="CommentText"/>
      </w:pPr>
      <w:r>
        <w:rPr>
          <w:rStyle w:val="CommentReference"/>
        </w:rPr>
        <w:annotationRef/>
      </w:r>
      <w:r>
        <w:t>Can enable pin drop? Use case - sea rescue to allow BPO to drop pin of the location.. For trending purpose of “hotspots”</w:t>
      </w:r>
    </w:p>
  </w:comment>
  <w:comment w:id="304" w:author="Alvin TAN (SENTOSA)" w:date="2026-05-25T09:46:00Z" w:initials="AT">
    <w:p w14:paraId="618D1AAE" w14:textId="7D4FA9E1" w:rsidR="00B44D12" w:rsidRDefault="00B44D12" w:rsidP="00B44D12">
      <w:r>
        <w:rPr>
          <w:rStyle w:val="CommentReference"/>
        </w:rPr>
        <w:annotationRef/>
      </w:r>
      <w:r>
        <w:rPr>
          <w:sz w:val="20"/>
          <w:szCs w:val="20"/>
        </w:rPr>
        <w:t>Live (Completed) and Pending Review, what is the action required to change the step?</w:t>
      </w:r>
    </w:p>
  </w:comment>
  <w:comment w:id="305" w:author="Alvin TAN (SENTOSA)" w:date="2026-05-25T09:50:00Z" w:initials="AT">
    <w:p w14:paraId="5DD7313A" w14:textId="77777777" w:rsidR="000D26D3" w:rsidRDefault="000D26D3" w:rsidP="000D26D3">
      <w:r>
        <w:rPr>
          <w:rStyle w:val="CommentReference"/>
        </w:rPr>
        <w:annotationRef/>
      </w:r>
      <w:r>
        <w:rPr>
          <w:sz w:val="20"/>
          <w:szCs w:val="20"/>
        </w:rPr>
        <w:t>When duty manager return the incident, is there any text field for him / her to provide the info for amendments to be made?</w:t>
      </w:r>
    </w:p>
    <w:p w14:paraId="23886699" w14:textId="77777777" w:rsidR="000D26D3" w:rsidRDefault="000D26D3" w:rsidP="000D26D3"/>
    <w:p w14:paraId="2BBEB65F" w14:textId="77777777" w:rsidR="000D26D3" w:rsidRDefault="000D26D3" w:rsidP="000D26D3">
      <w:r>
        <w:rPr>
          <w:sz w:val="20"/>
          <w:szCs w:val="20"/>
        </w:rPr>
        <w:t>Can the duty manager edit the incident fields and make the necessary changes by himself and approve it?</w:t>
      </w:r>
    </w:p>
  </w:comment>
  <w:comment w:id="307" w:author="Shin Feng WONG" w:date="2026-06-17T11:39:00Z" w:initials="SFW">
    <w:p w14:paraId="5D275C5D" w14:textId="77777777" w:rsidR="00C700FF" w:rsidRDefault="00C700FF" w:rsidP="00C700FF">
      <w:r>
        <w:rPr>
          <w:rStyle w:val="CommentReference"/>
        </w:rPr>
        <w:annotationRef/>
      </w:r>
      <w:r>
        <w:rPr>
          <w:sz w:val="20"/>
          <w:szCs w:val="20"/>
        </w:rPr>
        <w:t>Incident should Close before going to Broadcast</w:t>
      </w:r>
    </w:p>
  </w:comment>
  <w:comment w:id="309" w:author="Shin Feng WONG" w:date="2026-06-11T15:48:00Z" w:initials="SFW">
    <w:p w14:paraId="7609DD07" w14:textId="77777777" w:rsidR="007578E1" w:rsidRDefault="007578E1" w:rsidP="007578E1">
      <w:r>
        <w:rPr>
          <w:rStyle w:val="CommentReference"/>
        </w:rPr>
        <w:annotationRef/>
      </w:r>
      <w:r>
        <w:rPr>
          <w:sz w:val="20"/>
          <w:szCs w:val="20"/>
        </w:rPr>
        <w:t>e.g. Half hour after shifts starts, after 12 days, collate and show the DM what to close</w:t>
      </w:r>
    </w:p>
  </w:comment>
  <w:comment w:id="325" w:author="Alvin TAN (SENTOSA)" w:date="2026-05-25T10:01:00Z" w:initials="AT">
    <w:p w14:paraId="27D9E9A7" w14:textId="77777777" w:rsidR="00B85AB9" w:rsidRDefault="00B85AB9" w:rsidP="00B85AB9">
      <w:r>
        <w:rPr>
          <w:rStyle w:val="CommentReference"/>
        </w:rPr>
        <w:annotationRef/>
      </w:r>
      <w:r>
        <w:rPr>
          <w:sz w:val="20"/>
          <w:szCs w:val="20"/>
        </w:rPr>
        <w:t>Can controllers be the one to update the milestone status?</w:t>
      </w:r>
    </w:p>
  </w:comment>
  <w:comment w:id="336" w:author="Alvin TAN (SENTOSA)" w:date="2026-05-25T10:10:00Z" w:initials="AT">
    <w:p w14:paraId="08BB84A7" w14:textId="77777777" w:rsidR="003F4789" w:rsidRDefault="00CD2A1E" w:rsidP="003F4789">
      <w:r>
        <w:rPr>
          <w:rStyle w:val="CommentReference"/>
        </w:rPr>
        <w:annotationRef/>
      </w:r>
      <w:r w:rsidR="003F4789">
        <w:rPr>
          <w:sz w:val="20"/>
          <w:szCs w:val="20"/>
        </w:rPr>
        <w:t>Double check with IOH.. consideration such as broadcast group</w:t>
      </w:r>
    </w:p>
  </w:comment>
  <w:comment w:id="334" w:author="Shin Feng WONG" w:date="2026-06-17T11:35:00Z" w:initials="SFW">
    <w:p w14:paraId="71A0A473" w14:textId="77777777" w:rsidR="00F46C56" w:rsidRDefault="00F46C56" w:rsidP="00F46C56">
      <w:r>
        <w:rPr>
          <w:rStyle w:val="CommentReference"/>
        </w:rPr>
        <w:annotationRef/>
      </w:r>
      <w:r>
        <w:rPr>
          <w:sz w:val="20"/>
          <w:szCs w:val="20"/>
        </w:rPr>
        <w:t>Rephrase the automated broadcast laert clause</w:t>
      </w:r>
    </w:p>
  </w:comment>
  <w:comment w:id="335" w:author="Shin Feng WONG" w:date="2026-06-17T11:37:00Z" w:initials="SFW">
    <w:p w14:paraId="24344875" w14:textId="77777777" w:rsidR="00C03799" w:rsidRDefault="00C03799" w:rsidP="00C03799">
      <w:r>
        <w:rPr>
          <w:rStyle w:val="CommentReference"/>
        </w:rPr>
        <w:annotationRef/>
      </w:r>
      <w:r>
        <w:rPr>
          <w:sz w:val="20"/>
          <w:szCs w:val="20"/>
        </w:rPr>
        <w:t>In the incident log, there should be a field to mention that the incident was broadcasted</w:t>
      </w:r>
    </w:p>
  </w:comment>
  <w:comment w:id="340" w:author="Alvin TAN (SENTOSA)" w:date="2026-05-25T10:13:00Z" w:initials="AT">
    <w:p w14:paraId="3D036A3A" w14:textId="77777777" w:rsidR="00207AB8" w:rsidRDefault="00207AB8" w:rsidP="00207AB8">
      <w:r>
        <w:rPr>
          <w:rStyle w:val="CommentReference"/>
        </w:rPr>
        <w:annotationRef/>
      </w:r>
      <w:r>
        <w:rPr>
          <w:sz w:val="20"/>
          <w:szCs w:val="20"/>
        </w:rPr>
        <w:t>Double check with IOH on this feature</w:t>
      </w:r>
    </w:p>
  </w:comment>
  <w:comment w:id="344" w:author="Shin Feng WONG" w:date="2026-06-11T15:58:00Z" w:initials="SFW">
    <w:p w14:paraId="4A6213AF" w14:textId="77777777" w:rsidR="00D26422" w:rsidRDefault="00D26422" w:rsidP="00D26422">
      <w:r>
        <w:rPr>
          <w:rStyle w:val="CommentReference"/>
        </w:rPr>
        <w:annotationRef/>
      </w:r>
      <w:r>
        <w:rPr>
          <w:sz w:val="20"/>
          <w:szCs w:val="20"/>
        </w:rPr>
        <w:t>Reword, it should not be route into CMMS, it goes straight, fix</w:t>
      </w:r>
    </w:p>
  </w:comment>
  <w:comment w:id="343" w:author="Alvin TAN (SENTOSA)" w:date="2026-05-25T10:15:00Z" w:initials="AT">
    <w:p w14:paraId="17422CEC" w14:textId="77777777" w:rsidR="00B002E7" w:rsidRDefault="00B002E7" w:rsidP="00B002E7">
      <w:r>
        <w:rPr>
          <w:rStyle w:val="CommentReference"/>
        </w:rPr>
        <w:annotationRef/>
      </w:r>
      <w:r>
        <w:rPr>
          <w:sz w:val="20"/>
          <w:szCs w:val="20"/>
        </w:rPr>
        <w:t>TBC if staff app should be integrated through CMS or IFM CMMS</w:t>
      </w:r>
    </w:p>
  </w:comment>
  <w:comment w:id="356" w:author="Shin Feng WONG" w:date="2026-06-11T16:00:00Z" w:initials="SFW">
    <w:p w14:paraId="692F4ED6" w14:textId="77777777" w:rsidR="007718D5" w:rsidRDefault="007718D5" w:rsidP="007718D5">
      <w:r>
        <w:rPr>
          <w:rStyle w:val="CommentReference"/>
        </w:rPr>
        <w:annotationRef/>
      </w:r>
      <w:r>
        <w:rPr>
          <w:sz w:val="20"/>
          <w:szCs w:val="20"/>
        </w:rPr>
        <w:t xml:space="preserve">No Created, should just be Pending Sub </w:t>
      </w:r>
    </w:p>
  </w:comment>
  <w:comment w:id="357" w:author="Alvin TAN (SENTOSA)" w:date="2026-05-25T10:15:00Z" w:initials="AT">
    <w:p w14:paraId="75621909" w14:textId="77777777" w:rsidR="00394987" w:rsidRDefault="00394987" w:rsidP="00B002E7">
      <w:r>
        <w:rPr>
          <w:rStyle w:val="CommentReference"/>
        </w:rPr>
        <w:annotationRef/>
      </w:r>
      <w:r>
        <w:rPr>
          <w:sz w:val="20"/>
          <w:szCs w:val="20"/>
        </w:rPr>
        <w:t>TBC if staff app should be integrated through CMS or IFM CMMS</w:t>
      </w:r>
    </w:p>
  </w:comment>
  <w:comment w:id="363" w:author="Shin Feng WONG" w:date="2026-06-11T14:39:00Z" w:initials="SFW">
    <w:p w14:paraId="63CB2960" w14:textId="77777777" w:rsidR="00AE5DB0" w:rsidRDefault="00AE5DB0" w:rsidP="00AE5DB0">
      <w:r>
        <w:rPr>
          <w:rStyle w:val="CommentReference"/>
        </w:rPr>
        <w:annotationRef/>
      </w:r>
      <w:r>
        <w:rPr>
          <w:sz w:val="20"/>
          <w:szCs w:val="20"/>
        </w:rPr>
        <w:t>Routine Task should just create new Case, instead of folding into 365 Tasks in one Case for daily Tasks</w:t>
      </w:r>
    </w:p>
  </w:comment>
  <w:comment w:id="367" w:author="Shin Feng WONG" w:date="2026-06-11T16:28:00Z" w:initials="SFW">
    <w:p w14:paraId="6C16B856" w14:textId="77777777" w:rsidR="00151826" w:rsidRDefault="00151826" w:rsidP="00151826">
      <w:r>
        <w:rPr>
          <w:rStyle w:val="CommentReference"/>
        </w:rPr>
        <w:annotationRef/>
      </w:r>
      <w:r>
        <w:rPr>
          <w:sz w:val="20"/>
          <w:szCs w:val="20"/>
        </w:rPr>
        <w:t>Add controls uder Section 12 Admin, check the fields from bot</w:t>
      </w:r>
    </w:p>
  </w:comment>
  <w:comment w:id="369" w:author="Alvin TAN (SENTOSA)" w:date="2026-05-26T09:20:00Z" w:initials="AT">
    <w:p w14:paraId="6EB4D05E" w14:textId="77777777" w:rsidR="00BA19E4" w:rsidRDefault="00BA19E4" w:rsidP="00BA19E4">
      <w:pPr>
        <w:pStyle w:val="CommentText"/>
      </w:pPr>
      <w:r>
        <w:rPr>
          <w:rStyle w:val="CommentReference"/>
        </w:rPr>
        <w:annotationRef/>
      </w:r>
      <w:r>
        <w:t>App notification? Email notification? Can it be a group assignment?</w:t>
      </w:r>
    </w:p>
  </w:comment>
  <w:comment w:id="373" w:author="Alvin TAN (SENTOSA)" w:date="2026-05-26T09:21:00Z" w:initials="AT">
    <w:p w14:paraId="2B653A0F" w14:textId="77777777" w:rsidR="006B24F9" w:rsidRDefault="006B24F9" w:rsidP="006B24F9">
      <w:pPr>
        <w:pStyle w:val="CommentText"/>
      </w:pPr>
      <w:r>
        <w:rPr>
          <w:rStyle w:val="CommentReference"/>
        </w:rPr>
        <w:annotationRef/>
      </w:r>
      <w:r>
        <w:t>What are the scenario whereby a case can be considered closed with uncomplete the assigned task?</w:t>
      </w:r>
    </w:p>
  </w:comment>
  <w:comment w:id="372" w:author="Shin Feng WONG" w:date="2026-06-17T12:01:00Z" w:initials="SFW">
    <w:p w14:paraId="0CA61064" w14:textId="77777777" w:rsidR="00F61292" w:rsidRDefault="00F61292" w:rsidP="00F61292">
      <w:r>
        <w:rPr>
          <w:rStyle w:val="CommentReference"/>
        </w:rPr>
        <w:annotationRef/>
      </w:r>
      <w:r>
        <w:rPr>
          <w:sz w:val="20"/>
          <w:szCs w:val="20"/>
        </w:rPr>
        <w:t>Was this referring to Incident instead of Task</w:t>
      </w:r>
    </w:p>
  </w:comment>
  <w:comment w:id="379" w:author="Alvin TAN (SENTOSA)" w:date="2026-05-26T09:27:00Z" w:initials="AT">
    <w:p w14:paraId="08895449" w14:textId="77777777" w:rsidR="009A0809" w:rsidRDefault="009A0809" w:rsidP="009C7B11">
      <w:pPr>
        <w:pStyle w:val="CommentText"/>
      </w:pPr>
      <w:r>
        <w:rPr>
          <w:rStyle w:val="CommentReference"/>
        </w:rPr>
        <w:annotationRef/>
      </w:r>
      <w:r>
        <w:t>Can we include the ability to upload images / file? E.g. fire drills whereby IDM do capture on-site photo.. Can / should it be uploaded?</w:t>
      </w:r>
    </w:p>
  </w:comment>
  <w:comment w:id="384" w:author="Shin Feng WONG" w:date="2026-06-11T16:48:00Z" w:initials="SFW">
    <w:p w14:paraId="270D8A1C" w14:textId="77777777" w:rsidR="001D293C" w:rsidRPr="00CB73C9" w:rsidRDefault="001D293C" w:rsidP="001D293C">
      <w:pPr>
        <w:rPr>
          <w:lang w:val="en-US"/>
        </w:rPr>
      </w:pPr>
      <w:r>
        <w:rPr>
          <w:rStyle w:val="CommentReference"/>
        </w:rPr>
        <w:annotationRef/>
      </w:r>
      <w:r>
        <w:rPr>
          <w:sz w:val="20"/>
          <w:szCs w:val="20"/>
        </w:rPr>
        <w:t>Section on Push Notifications</w:t>
      </w:r>
    </w:p>
  </w:comment>
  <w:comment w:id="385" w:author="Shin Feng WONG" w:date="2026-06-11T16:56:00Z" w:initials="SFW">
    <w:p w14:paraId="70A9E871" w14:textId="77777777" w:rsidR="005814C9" w:rsidRDefault="001461E3" w:rsidP="005814C9">
      <w:r>
        <w:rPr>
          <w:rStyle w:val="CommentReference"/>
        </w:rPr>
        <w:annotationRef/>
      </w:r>
      <w:r w:rsidR="005814C9">
        <w:rPr>
          <w:sz w:val="20"/>
          <w:szCs w:val="20"/>
        </w:rPr>
        <w:t>Lightning Alert from NEA, currently being manually fwded via whatsapp group chats</w:t>
      </w:r>
    </w:p>
  </w:comment>
  <w:comment w:id="386" w:author="Shin Feng WONG" w:date="2026-06-11T16:58:00Z" w:initials="SFW">
    <w:p w14:paraId="50260726" w14:textId="77777777" w:rsidR="00B43614" w:rsidRDefault="00B43614" w:rsidP="00B43614">
      <w:r>
        <w:rPr>
          <w:rStyle w:val="CommentReference"/>
        </w:rPr>
        <w:annotationRef/>
      </w:r>
      <w:r>
        <w:rPr>
          <w:sz w:val="20"/>
          <w:szCs w:val="20"/>
        </w:rPr>
        <w:t>Postman V2 for SMS push</w:t>
      </w:r>
    </w:p>
  </w:comment>
  <w:comment w:id="387" w:author="Shin Feng WONG" w:date="2026-06-11T17:04:00Z" w:initials="SFW">
    <w:p w14:paraId="01366B85" w14:textId="77777777" w:rsidR="00CB73C9" w:rsidRDefault="00274DB7" w:rsidP="00CB73C9">
      <w:r>
        <w:rPr>
          <w:rStyle w:val="CommentReference"/>
        </w:rPr>
        <w:annotationRef/>
      </w:r>
      <w:r w:rsidR="00CB73C9">
        <w:rPr>
          <w:sz w:val="20"/>
          <w:szCs w:val="20"/>
        </w:rPr>
        <w:t>Rostering Module: centralise for CMS users</w:t>
      </w:r>
    </w:p>
    <w:p w14:paraId="1FC77B06" w14:textId="77777777" w:rsidR="00CB73C9" w:rsidRDefault="00CB73C9" w:rsidP="00CB73C9"/>
    <w:p w14:paraId="42C76761" w14:textId="77777777" w:rsidR="00CB73C9" w:rsidRDefault="00CB73C9" w:rsidP="00CB73C9">
      <w:r>
        <w:rPr>
          <w:sz w:val="20"/>
          <w:szCs w:val="20"/>
        </w:rPr>
        <w:t>IOH, Rangers, Service Ambassadors, Contractors, Designated Personnel on duty (outside office hours IC)</w:t>
      </w:r>
    </w:p>
    <w:p w14:paraId="76D5BD2E" w14:textId="77777777" w:rsidR="00CB73C9" w:rsidRDefault="00CB73C9" w:rsidP="00CB73C9"/>
    <w:p w14:paraId="625CDB5C" w14:textId="77777777" w:rsidR="00CB73C9" w:rsidRDefault="00CB73C9" w:rsidP="00CB73C9">
      <w:r>
        <w:rPr>
          <w:sz w:val="20"/>
          <w:szCs w:val="20"/>
        </w:rPr>
        <w:t xml:space="preserve">Roles: Duty Supervisors,     </w:t>
      </w:r>
    </w:p>
  </w:comment>
  <w:comment w:id="388" w:author="Alvin TAN (SENTOSA)" w:date="2026-05-26T09:36:00Z" w:initials="AT">
    <w:p w14:paraId="677A7B72" w14:textId="77777777" w:rsidR="00754E23" w:rsidRDefault="00754E23" w:rsidP="00754E23">
      <w:pPr>
        <w:pStyle w:val="CommentText"/>
      </w:pPr>
      <w:r>
        <w:rPr>
          <w:rStyle w:val="CommentReference"/>
        </w:rPr>
        <w:annotationRef/>
      </w:r>
      <w:r>
        <w:t>Do we do broadcast of exercises? E.g. “exercise exercise exericse ABCDEFGHIJK 12345678”?</w:t>
      </w:r>
    </w:p>
  </w:comment>
  <w:comment w:id="407" w:author="Alvin TAN (SENTOSA)" w:date="2026-05-26T09:39:00Z" w:initials="AT">
    <w:p w14:paraId="5A7A3392" w14:textId="77777777" w:rsidR="006E3FCA" w:rsidRDefault="006E3FCA" w:rsidP="006E3FCA">
      <w:pPr>
        <w:pStyle w:val="CommentText"/>
      </w:pPr>
      <w:r>
        <w:rPr>
          <w:rStyle w:val="CommentReference"/>
        </w:rPr>
        <w:annotationRef/>
      </w:r>
      <w:r>
        <w:t>How to exclude? Is it a “exclude” toggle button? Or by default, pre-defined parameters are excluded?</w:t>
      </w:r>
    </w:p>
  </w:comment>
  <w:comment w:id="409" w:author="Shin Feng WONG" w:date="2026-06-11T16:38:00Z" w:initials="SFW">
    <w:p w14:paraId="3A214469" w14:textId="77777777" w:rsidR="007A4C95" w:rsidRDefault="007A4C95" w:rsidP="007A4C95">
      <w:r>
        <w:rPr>
          <w:rStyle w:val="CommentReference"/>
        </w:rPr>
        <w:annotationRef/>
      </w:r>
      <w:r>
        <w:rPr>
          <w:sz w:val="20"/>
          <w:szCs w:val="20"/>
        </w:rPr>
        <w:t>The whole duty team should be alerted</w:t>
      </w:r>
    </w:p>
  </w:comment>
  <w:comment w:id="421" w:author="Shin Feng WONG" w:date="2026-06-11T16:40:00Z" w:initials="SFW">
    <w:p w14:paraId="1599679D" w14:textId="77777777" w:rsidR="003E2E72" w:rsidRDefault="00246451" w:rsidP="003E2E72">
      <w:r>
        <w:rPr>
          <w:rStyle w:val="CommentReference"/>
        </w:rPr>
        <w:annotationRef/>
      </w:r>
      <w:r w:rsidR="003E2E72">
        <w:rPr>
          <w:sz w:val="20"/>
          <w:szCs w:val="20"/>
        </w:rPr>
        <w:t>Should appear as pop-up alert on UCS, and then the DM assign one Controller to inform the Comms team</w:t>
      </w:r>
    </w:p>
  </w:comment>
  <w:comment w:id="422" w:author="Shin Feng WONG" w:date="2026-06-11T16:42:00Z" w:initials="SFW">
    <w:p w14:paraId="6517AD65" w14:textId="77777777" w:rsidR="00CA38F8" w:rsidRDefault="007A57A9" w:rsidP="00CA38F8">
      <w:r>
        <w:rPr>
          <w:rStyle w:val="CommentReference"/>
        </w:rPr>
        <w:annotationRef/>
      </w:r>
      <w:r w:rsidR="00CA38F8">
        <w:rPr>
          <w:sz w:val="20"/>
          <w:szCs w:val="20"/>
        </w:rPr>
        <w:t>Pop-up action prompts should be configurable by SysAd for Admins</w:t>
      </w:r>
    </w:p>
  </w:comment>
  <w:comment w:id="440" w:author="Shin Feng WONG" w:date="2026-06-11T16:50:00Z" w:initials="SFW">
    <w:p w14:paraId="26DE814A" w14:textId="77777777" w:rsidR="00DB6919" w:rsidRDefault="00DB6919" w:rsidP="00DB6919">
      <w:r>
        <w:rPr>
          <w:rStyle w:val="CommentReference"/>
        </w:rPr>
        <w:annotationRef/>
      </w:r>
      <w:r>
        <w:rPr>
          <w:sz w:val="20"/>
          <w:szCs w:val="20"/>
        </w:rPr>
        <w:t>Rephrase to the Controller that sent out the broadcast, and also way to confirm if BC was sent out</w:t>
      </w:r>
    </w:p>
  </w:comment>
  <w:comment w:id="441" w:author="Shin Feng WONG" w:date="2026-06-11T16:50:00Z" w:initials="SFW">
    <w:p w14:paraId="62D0ED6A" w14:textId="77777777" w:rsidR="004F1754" w:rsidRDefault="004F1754" w:rsidP="004F1754">
      <w:r>
        <w:rPr>
          <w:rStyle w:val="CommentReference"/>
        </w:rPr>
        <w:annotationRef/>
      </w:r>
      <w:r>
        <w:rPr>
          <w:sz w:val="20"/>
          <w:szCs w:val="20"/>
        </w:rPr>
        <w:t>Delivery 58/60, etc check bot broadcast</w:t>
      </w:r>
    </w:p>
  </w:comment>
  <w:comment w:id="460" w:author="Alvin TAN (SENTOSA)" w:date="2026-05-26T09:37:00Z" w:initials="AT">
    <w:p w14:paraId="4669F111" w14:textId="77777777" w:rsidR="00974DC9" w:rsidRDefault="00974DC9" w:rsidP="00563BD1">
      <w:pPr>
        <w:pStyle w:val="CommentText"/>
      </w:pPr>
      <w:r>
        <w:rPr>
          <w:rStyle w:val="CommentReference"/>
        </w:rPr>
        <w:annotationRef/>
      </w:r>
      <w:r>
        <w:t>TBC on this</w:t>
      </w:r>
    </w:p>
  </w:comment>
  <w:comment w:id="472" w:author="Shin Feng WONG" w:date="2026-06-17T12:14:00Z" w:initials="SFW">
    <w:p w14:paraId="7D2795AF" w14:textId="77777777" w:rsidR="00D251E8" w:rsidRDefault="00D251E8" w:rsidP="00D251E8">
      <w:r>
        <w:rPr>
          <w:rStyle w:val="CommentReference"/>
        </w:rPr>
        <w:annotationRef/>
      </w:r>
      <w:r>
        <w:rPr>
          <w:sz w:val="20"/>
          <w:szCs w:val="20"/>
        </w:rPr>
        <w:t>Crisis Managmenet Group Management: May be managed on CMS, may be managed on Postman</w:t>
      </w:r>
    </w:p>
    <w:p w14:paraId="72A656A7" w14:textId="77777777" w:rsidR="00D251E8" w:rsidRDefault="00D251E8" w:rsidP="00D251E8"/>
    <w:p w14:paraId="0A0CE3D9" w14:textId="77777777" w:rsidR="00D251E8" w:rsidRDefault="00D251E8" w:rsidP="00D251E8">
      <w:r>
        <w:rPr>
          <w:sz w:val="20"/>
          <w:szCs w:val="20"/>
        </w:rPr>
        <w:t>Copy from Broadcast recipient group</w:t>
      </w:r>
    </w:p>
  </w:comment>
  <w:comment w:id="473" w:author="Shin Feng WONG" w:date="2026-06-17T12:16:00Z" w:initials="SFW">
    <w:p w14:paraId="5D4C50F2" w14:textId="77777777" w:rsidR="008B5A37" w:rsidRDefault="008B5A37" w:rsidP="008B5A37">
      <w:r>
        <w:rPr>
          <w:rStyle w:val="CommentReference"/>
        </w:rPr>
        <w:annotationRef/>
      </w:r>
      <w:r>
        <w:rPr>
          <w:sz w:val="20"/>
          <w:szCs w:val="20"/>
        </w:rPr>
        <w:t>OR Analyst crisis-time role to manage recall group ops group</w:t>
      </w:r>
    </w:p>
  </w:comment>
  <w:comment w:id="483" w:author="Alvin TAN (SENTOSA)" w:date="2026-05-26T14:46:00Z" w:initials="AT">
    <w:p w14:paraId="6B2D5853" w14:textId="77777777" w:rsidR="0088481B" w:rsidRDefault="0088481B" w:rsidP="0088481B">
      <w:pPr>
        <w:pStyle w:val="CommentText"/>
      </w:pPr>
      <w:r>
        <w:rPr>
          <w:rStyle w:val="CommentReference"/>
        </w:rPr>
        <w:annotationRef/>
      </w:r>
      <w:r>
        <w:t>When do we have to confirm this?</w:t>
      </w:r>
    </w:p>
  </w:comment>
  <w:comment w:id="486" w:author="Alvin TAN (SENTOSA)" w:date="2026-05-26T14:45:00Z" w:initials="AT">
    <w:p w14:paraId="1B06EDA9" w14:textId="77777777" w:rsidR="00161547" w:rsidRDefault="00161547" w:rsidP="00161547">
      <w:pPr>
        <w:pStyle w:val="CommentText"/>
      </w:pPr>
      <w:r>
        <w:rPr>
          <w:rStyle w:val="CommentReference"/>
        </w:rPr>
        <w:annotationRef/>
      </w:r>
      <w:r>
        <w:t>Export in what format? Any sample?</w:t>
      </w:r>
    </w:p>
  </w:comment>
  <w:comment w:id="495" w:author="Alvin TAN (SENTOSA)" w:date="2026-05-26T09:48:00Z" w:initials="AT">
    <w:p w14:paraId="4A0CD914" w14:textId="4A89B143" w:rsidR="00A25EB7" w:rsidRDefault="00A25EB7" w:rsidP="00A25EB7">
      <w:pPr>
        <w:pStyle w:val="CommentText"/>
      </w:pPr>
      <w:r>
        <w:rPr>
          <w:rStyle w:val="CommentReference"/>
        </w:rPr>
        <w:annotationRef/>
      </w:r>
      <w:r>
        <w:t>No in-built analytic funct? Trending, filter? Past 7 days trend?</w:t>
      </w:r>
    </w:p>
  </w:comment>
  <w:comment w:id="501" w:author="Alvin TAN (SENTOSA)" w:date="2026-05-26T09:51:00Z" w:initials="AT">
    <w:p w14:paraId="327DF5F3" w14:textId="122C38B4" w:rsidR="000809F5" w:rsidRDefault="000809F5" w:rsidP="000809F5">
      <w:pPr>
        <w:pStyle w:val="CommentText"/>
      </w:pPr>
      <w:r>
        <w:rPr>
          <w:rStyle w:val="CommentReference"/>
        </w:rPr>
        <w:annotationRef/>
      </w:r>
      <w:r>
        <w:t>Does the deactivated account takes up a license? Or its based on concurrent user?</w:t>
      </w:r>
    </w:p>
  </w:comment>
  <w:comment w:id="502" w:author="Alvin TAN (SENTOSA)" w:date="2026-05-26T11:06:00Z" w:initials="AT">
    <w:p w14:paraId="076E236C" w14:textId="77777777" w:rsidR="00A85166" w:rsidRDefault="00A85166" w:rsidP="00A85166">
      <w:pPr>
        <w:pStyle w:val="CommentText"/>
      </w:pPr>
      <w:r>
        <w:rPr>
          <w:rStyle w:val="CommentReference"/>
        </w:rPr>
        <w:annotationRef/>
      </w:r>
      <w:r>
        <w:t>What happens if a user with deactivated account logs in via WOG SSO? Will his account revert back to active?</w:t>
      </w:r>
    </w:p>
  </w:comment>
  <w:comment w:id="510" w:author="Shin Feng WONG" w:date="2026-06-17T12:28:00Z" w:initials="SFW">
    <w:p w14:paraId="6F6511D9" w14:textId="77777777" w:rsidR="00653119" w:rsidRDefault="00653119" w:rsidP="00653119">
      <w:r>
        <w:rPr>
          <w:rStyle w:val="CommentReference"/>
        </w:rPr>
        <w:annotationRef/>
      </w:r>
      <w:r>
        <w:rPr>
          <w:sz w:val="20"/>
          <w:szCs w:val="20"/>
        </w:rPr>
        <w:t>HIghlighted = not Current Ops Admin</w:t>
      </w:r>
    </w:p>
  </w:comment>
  <w:comment w:id="564" w:author="Shin Feng WONG" w:date="2026-06-17T12:35:00Z" w:initials="SFW">
    <w:p w14:paraId="67CF5681" w14:textId="77777777" w:rsidR="00CD72AB" w:rsidRDefault="00AB1A78" w:rsidP="00CD72AB">
      <w:r>
        <w:rPr>
          <w:rStyle w:val="CommentReference"/>
        </w:rPr>
        <w:annotationRef/>
      </w:r>
      <w:r w:rsidR="00CD72AB">
        <w:rPr>
          <w:sz w:val="20"/>
          <w:szCs w:val="20"/>
        </w:rPr>
        <w:t>Similar to events master list, and be shown on UCS, to see who is the assigned response team/duty manager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7B61D4" w15:done="0"/>
  <w15:commentEx w15:paraId="1E6C0CAB" w15:paraIdParent="7D7B61D4" w15:done="0"/>
  <w15:commentEx w15:paraId="072FB6BC" w15:paraIdParent="7D7B61D4" w15:done="0"/>
  <w15:commentEx w15:paraId="3FF4C710" w15:done="1"/>
  <w15:commentEx w15:paraId="34DF40B8" w15:paraIdParent="3FF4C710" w15:done="1"/>
  <w15:commentEx w15:paraId="70E5A916" w15:done="1"/>
  <w15:commentEx w15:paraId="465D8CCD" w15:done="0"/>
  <w15:commentEx w15:paraId="727282B5" w15:paraIdParent="465D8CCD" w15:done="0"/>
  <w15:commentEx w15:paraId="1FFD8D83" w15:done="0"/>
  <w15:commentEx w15:paraId="6185E51F" w15:paraIdParent="1FFD8D83" w15:done="0"/>
  <w15:commentEx w15:paraId="7434602A" w15:done="1"/>
  <w15:commentEx w15:paraId="431631BE" w15:done="0"/>
  <w15:commentEx w15:paraId="1F12FEAE" w15:paraIdParent="431631BE" w15:done="0"/>
  <w15:commentEx w15:paraId="26AE6BE5" w15:done="1"/>
  <w15:commentEx w15:paraId="43C772FF" w15:done="0"/>
  <w15:commentEx w15:paraId="5CE0E4A0" w15:done="1"/>
  <w15:commentEx w15:paraId="7E78EB5F" w15:done="1"/>
  <w15:commentEx w15:paraId="68406539" w15:paraIdParent="7E78EB5F" w15:done="1"/>
  <w15:commentEx w15:paraId="7C3C1016" w15:done="0"/>
  <w15:commentEx w15:paraId="5BBED828" w15:done="0"/>
  <w15:commentEx w15:paraId="6F2925B2" w15:done="1"/>
  <w15:commentEx w15:paraId="23BD7CD8" w15:done="1"/>
  <w15:commentEx w15:paraId="79FB7881" w15:done="1"/>
  <w15:commentEx w15:paraId="4AB3C6E4" w15:done="0"/>
  <w15:commentEx w15:paraId="6CF9FEA3" w15:done="1"/>
  <w15:commentEx w15:paraId="70BE2BCA" w15:paraIdParent="6CF9FEA3" w15:done="1"/>
  <w15:commentEx w15:paraId="56EEFB88" w15:done="0"/>
  <w15:commentEx w15:paraId="45C3E26B" w15:done="0"/>
  <w15:commentEx w15:paraId="1642366F" w15:done="1"/>
  <w15:commentEx w15:paraId="30B30609" w15:done="1"/>
  <w15:commentEx w15:paraId="1EFFCB36" w15:paraIdParent="30B30609" w15:done="1"/>
  <w15:commentEx w15:paraId="1911B4E1" w15:done="0"/>
  <w15:commentEx w15:paraId="643F11AF" w15:done="1"/>
  <w15:commentEx w15:paraId="5B6693A3" w15:paraIdParent="643F11AF" w15:done="1"/>
  <w15:commentEx w15:paraId="4203919E" w15:done="0"/>
  <w15:commentEx w15:paraId="54CECF1B" w15:done="1"/>
  <w15:commentEx w15:paraId="0AF40B14" w15:done="0"/>
  <w15:commentEx w15:paraId="4F59AE5E" w15:paraIdParent="0AF40B14" w15:done="0"/>
  <w15:commentEx w15:paraId="33289063" w15:done="1"/>
  <w15:commentEx w15:paraId="526EFB57" w15:paraIdParent="33289063" w15:done="1"/>
  <w15:commentEx w15:paraId="5733372C" w15:done="1"/>
  <w15:commentEx w15:paraId="458200C1" w15:done="0"/>
  <w15:commentEx w15:paraId="2735D493" w15:done="1"/>
  <w15:commentEx w15:paraId="462C1A24" w15:done="1"/>
  <w15:commentEx w15:paraId="1D171C56" w15:done="0"/>
  <w15:commentEx w15:paraId="2FA2D2F2" w15:done="1"/>
  <w15:commentEx w15:paraId="618D1AAE" w15:done="1"/>
  <w15:commentEx w15:paraId="2BBEB65F" w15:done="1"/>
  <w15:commentEx w15:paraId="5D275C5D" w15:done="0"/>
  <w15:commentEx w15:paraId="7609DD07" w15:done="0"/>
  <w15:commentEx w15:paraId="27D9E9A7" w15:done="1"/>
  <w15:commentEx w15:paraId="08BB84A7" w15:done="1"/>
  <w15:commentEx w15:paraId="71A0A473" w15:done="0"/>
  <w15:commentEx w15:paraId="24344875" w15:paraIdParent="71A0A473" w15:done="0"/>
  <w15:commentEx w15:paraId="3D036A3A" w15:done="1"/>
  <w15:commentEx w15:paraId="4A6213AF" w15:done="0"/>
  <w15:commentEx w15:paraId="17422CEC" w15:done="1"/>
  <w15:commentEx w15:paraId="692F4ED6" w15:done="0"/>
  <w15:commentEx w15:paraId="75621909" w15:done="1"/>
  <w15:commentEx w15:paraId="63CB2960" w15:done="0"/>
  <w15:commentEx w15:paraId="6C16B856" w15:done="0"/>
  <w15:commentEx w15:paraId="6EB4D05E" w15:done="0"/>
  <w15:commentEx w15:paraId="2B653A0F" w15:done="1"/>
  <w15:commentEx w15:paraId="0CA61064" w15:done="0"/>
  <w15:commentEx w15:paraId="08895449" w15:done="1"/>
  <w15:commentEx w15:paraId="270D8A1C" w15:done="0"/>
  <w15:commentEx w15:paraId="70A9E871" w15:paraIdParent="270D8A1C" w15:done="0"/>
  <w15:commentEx w15:paraId="50260726" w15:paraIdParent="270D8A1C" w15:done="0"/>
  <w15:commentEx w15:paraId="625CDB5C" w15:paraIdParent="270D8A1C" w15:done="0"/>
  <w15:commentEx w15:paraId="677A7B72" w15:done="1"/>
  <w15:commentEx w15:paraId="5A7A3392" w15:done="1"/>
  <w15:commentEx w15:paraId="3A214469" w15:done="0"/>
  <w15:commentEx w15:paraId="1599679D" w15:done="0"/>
  <w15:commentEx w15:paraId="6517AD65" w15:paraIdParent="1599679D" w15:done="0"/>
  <w15:commentEx w15:paraId="26DE814A" w15:done="0"/>
  <w15:commentEx w15:paraId="62D0ED6A" w15:paraIdParent="26DE814A" w15:done="0"/>
  <w15:commentEx w15:paraId="4669F111" w15:done="1"/>
  <w15:commentEx w15:paraId="0A0CE3D9" w15:done="0"/>
  <w15:commentEx w15:paraId="5D4C50F2" w15:paraIdParent="0A0CE3D9" w15:done="0"/>
  <w15:commentEx w15:paraId="6B2D5853" w15:done="1"/>
  <w15:commentEx w15:paraId="1B06EDA9" w15:done="1"/>
  <w15:commentEx w15:paraId="4A0CD914" w15:done="1"/>
  <w15:commentEx w15:paraId="327DF5F3" w15:done="1"/>
  <w15:commentEx w15:paraId="076E236C" w15:done="1"/>
  <w15:commentEx w15:paraId="6F6511D9" w15:done="0"/>
  <w15:commentEx w15:paraId="67CF56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D19C3C" w16cex:dateUtc="2026-05-22T06:18:00Z"/>
  <w16cex:commentExtensible w16cex:durableId="202FEF75" w16cex:dateUtc="2026-05-28T05:16:00Z"/>
  <w16cex:commentExtensible w16cex:durableId="1D091639" w16cex:dateUtc="2026-06-11T06:10:00Z"/>
  <w16cex:commentExtensible w16cex:durableId="056D2D0C" w16cex:dateUtc="2026-05-22T06:19:00Z"/>
  <w16cex:commentExtensible w16cex:durableId="09E26EF4" w16cex:dateUtc="2026-05-28T06:16:00Z"/>
  <w16cex:commentExtensible w16cex:durableId="653BA033" w16cex:dateUtc="2026-05-22T06:21:00Z"/>
  <w16cex:commentExtensible w16cex:durableId="17FC9388" w16cex:dateUtc="2026-05-22T06:35:00Z"/>
  <w16cex:commentExtensible w16cex:durableId="0DBCB99A" w16cex:dateUtc="2026-05-28T05:24:00Z"/>
  <w16cex:commentExtensible w16cex:durableId="05D463A4" w16cex:dateUtc="2026-05-28T05:19:00Z"/>
  <w16cex:commentExtensible w16cex:durableId="47CF39F2" w16cex:dateUtc="2026-06-17T02:11:00Z"/>
  <w16cex:commentExtensible w16cex:durableId="4B49A4D8" w16cex:dateUtc="2026-05-22T06:43:00Z"/>
  <w16cex:commentExtensible w16cex:durableId="3FC6EA79" w16cex:dateUtc="2026-06-17T02:18:00Z"/>
  <w16cex:commentExtensible w16cex:durableId="4C959D0B" w16cex:dateUtc="2026-06-17T02:23:00Z"/>
  <w16cex:commentExtensible w16cex:durableId="3FE0C327" w16cex:dateUtc="2026-05-22T06:26:00Z"/>
  <w16cex:commentExtensible w16cex:durableId="7062C5EB" w16cex:dateUtc="2026-06-11T07:02:00Z"/>
  <w16cex:commentExtensible w16cex:durableId="22B83518" w16cex:dateUtc="2026-05-22T06:46:00Z"/>
  <w16cex:commentExtensible w16cex:durableId="43C497D2" w16cex:dateUtc="2026-05-22T06:47:00Z"/>
  <w16cex:commentExtensible w16cex:durableId="38220DF0" w16cex:dateUtc="2026-05-28T05:22:00Z"/>
  <w16cex:commentExtensible w16cex:durableId="3E009BEC" w16cex:dateUtc="2026-06-11T07:12:00Z"/>
  <w16cex:commentExtensible w16cex:durableId="3F74F23F" w16cex:dateUtc="2026-06-17T02:33:00Z"/>
  <w16cex:commentExtensible w16cex:durableId="71E42EE6" w16cex:dateUtc="2026-05-22T06:49:00Z"/>
  <w16cex:commentExtensible w16cex:durableId="37726FB2" w16cex:dateUtc="2026-05-28T05:27:00Z"/>
  <w16cex:commentExtensible w16cex:durableId="593398F8" w16cex:dateUtc="2026-05-28T05:25:00Z"/>
  <w16cex:commentExtensible w16cex:durableId="374A76F6" w16cex:dateUtc="2026-05-28T05:29:00Z"/>
  <w16cex:commentExtensible w16cex:durableId="276C4038" w16cex:dateUtc="2026-05-22T06:52:00Z"/>
  <w16cex:commentExtensible w16cex:durableId="47710889" w16cex:dateUtc="2026-05-28T05:39:00Z"/>
  <w16cex:commentExtensible w16cex:durableId="0F1E4004" w16cex:dateUtc="2026-06-11T07:17:00Z"/>
  <w16cex:commentExtensible w16cex:durableId="2741F62B" w16cex:dateUtc="2026-06-17T02:38:00Z"/>
  <w16cex:commentExtensible w16cex:durableId="32DFC9D2" w16cex:dateUtc="2026-05-28T05:40:00Z"/>
  <w16cex:commentExtensible w16cex:durableId="14542258" w16cex:dateUtc="2026-05-22T07:16:00Z"/>
  <w16cex:commentExtensible w16cex:durableId="014384BC" w16cex:dateUtc="2026-05-28T05:42:00Z"/>
  <w16cex:commentExtensible w16cex:durableId="6BF2073D" w16cex:dateUtc="2026-06-15T14:18:00Z"/>
  <w16cex:commentExtensible w16cex:durableId="24A7C4B7" w16cex:dateUtc="2026-05-22T07:05:00Z"/>
  <w16cex:commentExtensible w16cex:durableId="0E5DDE8F" w16cex:dateUtc="2026-05-28T05:47:00Z"/>
  <w16cex:commentExtensible w16cex:durableId="15B003B6" w16cex:dateUtc="2026-06-17T03:04:00Z"/>
  <w16cex:commentExtensible w16cex:durableId="08DA9039" w16cex:dateUtc="2026-05-22T07:15:00Z"/>
  <w16cex:commentExtensible w16cex:durableId="7C6657F8" w16cex:dateUtc="2026-06-11T07:25:00Z"/>
  <w16cex:commentExtensible w16cex:durableId="3F5FBEE1" w16cex:dateUtc="2026-06-11T07:27:00Z"/>
  <w16cex:commentExtensible w16cex:durableId="7F77C4F6" w16cex:dateUtc="2026-05-22T07:32:00Z"/>
  <w16cex:commentExtensible w16cex:durableId="6040350F" w16cex:dateUtc="2026-05-28T05:52:00Z"/>
  <w16cex:commentExtensible w16cex:durableId="4D4B304C" w16cex:dateUtc="2026-05-28T05:53:00Z"/>
  <w16cex:commentExtensible w16cex:durableId="2AE8A7B0" w16cex:dateUtc="2026-06-17T03:46:00Z"/>
  <w16cex:commentExtensible w16cex:durableId="05E5352D" w16cex:dateUtc="2026-05-22T08:01:00Z"/>
  <w16cex:commentExtensible w16cex:durableId="54C7AD90" w16cex:dateUtc="2026-05-22T07:39:00Z"/>
  <w16cex:commentExtensible w16cex:durableId="54E2C758" w16cex:dateUtc="2026-06-17T03:29:00Z"/>
  <w16cex:commentExtensible w16cex:durableId="7D7606A1" w16cex:dateUtc="2026-05-28T01:20:00Z"/>
  <w16cex:commentExtensible w16cex:durableId="519E6217" w16cex:dateUtc="2026-05-25T01:46:00Z"/>
  <w16cex:commentExtensible w16cex:durableId="663D61F4" w16cex:dateUtc="2026-05-25T01:50:00Z"/>
  <w16cex:commentExtensible w16cex:durableId="70D580E5" w16cex:dateUtc="2026-06-17T03:39:00Z"/>
  <w16cex:commentExtensible w16cex:durableId="2C8401D2" w16cex:dateUtc="2026-06-11T07:48:00Z"/>
  <w16cex:commentExtensible w16cex:durableId="0CD4B325" w16cex:dateUtc="2026-05-25T02:01:00Z"/>
  <w16cex:commentExtensible w16cex:durableId="00CC237E" w16cex:dateUtc="2026-05-25T02:10:00Z"/>
  <w16cex:commentExtensible w16cex:durableId="543C8E78" w16cex:dateUtc="2026-06-17T03:35:00Z"/>
  <w16cex:commentExtensible w16cex:durableId="6819F375" w16cex:dateUtc="2026-06-17T03:37:00Z"/>
  <w16cex:commentExtensible w16cex:durableId="1ACCC6D2" w16cex:dateUtc="2026-05-25T02:13:00Z"/>
  <w16cex:commentExtensible w16cex:durableId="2379AA05" w16cex:dateUtc="2026-06-11T07:58:00Z"/>
  <w16cex:commentExtensible w16cex:durableId="0D2190CC" w16cex:dateUtc="2026-05-25T02:15:00Z"/>
  <w16cex:commentExtensible w16cex:durableId="64298EDA" w16cex:dateUtc="2026-06-11T08:00:00Z"/>
  <w16cex:commentExtensible w16cex:durableId="6C0E0CB8" w16cex:dateUtc="2026-05-25T02:15:00Z"/>
  <w16cex:commentExtensible w16cex:durableId="5715CA5B" w16cex:dateUtc="2026-06-11T06:39:00Z"/>
  <w16cex:commentExtensible w16cex:durableId="6DDD6A04" w16cex:dateUtc="2026-06-11T08:28:00Z"/>
  <w16cex:commentExtensible w16cex:durableId="69BBD3E0" w16cex:dateUtc="2026-05-26T01:20:00Z"/>
  <w16cex:commentExtensible w16cex:durableId="00D19B4F" w16cex:dateUtc="2026-05-26T01:21:00Z"/>
  <w16cex:commentExtensible w16cex:durableId="07621EDB" w16cex:dateUtc="2026-06-17T04:01:00Z"/>
  <w16cex:commentExtensible w16cex:durableId="34CD2D3C" w16cex:dateUtc="2026-05-26T01:27:00Z"/>
  <w16cex:commentExtensible w16cex:durableId="64416F52" w16cex:dateUtc="2026-06-11T08:48:00Z"/>
  <w16cex:commentExtensible w16cex:durableId="701F0E20" w16cex:dateUtc="2026-06-11T08:56:00Z"/>
  <w16cex:commentExtensible w16cex:durableId="54E4BA82" w16cex:dateUtc="2026-06-11T08:58:00Z"/>
  <w16cex:commentExtensible w16cex:durableId="64C22039" w16cex:dateUtc="2026-06-11T09:04:00Z"/>
  <w16cex:commentExtensible w16cex:durableId="6F98DD12" w16cex:dateUtc="2026-05-26T01:36:00Z"/>
  <w16cex:commentExtensible w16cex:durableId="777E7D50" w16cex:dateUtc="2026-05-26T01:39:00Z"/>
  <w16cex:commentExtensible w16cex:durableId="4A1E9080" w16cex:dateUtc="2026-06-11T08:38:00Z"/>
  <w16cex:commentExtensible w16cex:durableId="7BF444E1" w16cex:dateUtc="2026-06-11T08:40:00Z"/>
  <w16cex:commentExtensible w16cex:durableId="01713286" w16cex:dateUtc="2026-06-11T08:42:00Z"/>
  <w16cex:commentExtensible w16cex:durableId="1752B401" w16cex:dateUtc="2026-06-11T08:50:00Z"/>
  <w16cex:commentExtensible w16cex:durableId="4F69907C" w16cex:dateUtc="2026-06-11T08:50:00Z"/>
  <w16cex:commentExtensible w16cex:durableId="5DBB2F48" w16cex:dateUtc="2026-05-26T01:37:00Z"/>
  <w16cex:commentExtensible w16cex:durableId="3A86089D" w16cex:dateUtc="2026-06-17T04:14:00Z"/>
  <w16cex:commentExtensible w16cex:durableId="6465EB21" w16cex:dateUtc="2026-06-17T04:16:00Z"/>
  <w16cex:commentExtensible w16cex:durableId="7D2E897B" w16cex:dateUtc="2026-05-26T06:46:00Z"/>
  <w16cex:commentExtensible w16cex:durableId="1DB8E6B5" w16cex:dateUtc="2026-05-26T06:45:00Z"/>
  <w16cex:commentExtensible w16cex:durableId="57C40CF1" w16cex:dateUtc="2026-05-26T01:48:00Z"/>
  <w16cex:commentExtensible w16cex:durableId="49EEF061" w16cex:dateUtc="2026-05-26T01:51:00Z"/>
  <w16cex:commentExtensible w16cex:durableId="1F83E84E" w16cex:dateUtc="2026-05-26T03:06:00Z"/>
  <w16cex:commentExtensible w16cex:durableId="4031ECC7" w16cex:dateUtc="2026-06-17T04:28:00Z"/>
  <w16cex:commentExtensible w16cex:durableId="22DDDC96" w16cex:dateUtc="2026-06-17T0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7B61D4" w16cid:durableId="21D19C3C"/>
  <w16cid:commentId w16cid:paraId="1E6C0CAB" w16cid:durableId="202FEF75"/>
  <w16cid:commentId w16cid:paraId="072FB6BC" w16cid:durableId="1D091639"/>
  <w16cid:commentId w16cid:paraId="3FF4C710" w16cid:durableId="056D2D0C"/>
  <w16cid:commentId w16cid:paraId="34DF40B8" w16cid:durableId="09E26EF4"/>
  <w16cid:commentId w16cid:paraId="70E5A916" w16cid:durableId="653BA033"/>
  <w16cid:commentId w16cid:paraId="465D8CCD" w16cid:durableId="17FC9388"/>
  <w16cid:commentId w16cid:paraId="727282B5" w16cid:durableId="0DBCB99A"/>
  <w16cid:commentId w16cid:paraId="1FFD8D83" w16cid:durableId="05D463A4"/>
  <w16cid:commentId w16cid:paraId="6185E51F" w16cid:durableId="47CF39F2"/>
  <w16cid:commentId w16cid:paraId="7434602A" w16cid:durableId="4B49A4D8"/>
  <w16cid:commentId w16cid:paraId="431631BE" w16cid:durableId="3FC6EA79"/>
  <w16cid:commentId w16cid:paraId="1F12FEAE" w16cid:durableId="4C959D0B"/>
  <w16cid:commentId w16cid:paraId="26AE6BE5" w16cid:durableId="3FE0C327"/>
  <w16cid:commentId w16cid:paraId="43C772FF" w16cid:durableId="7062C5EB"/>
  <w16cid:commentId w16cid:paraId="5CE0E4A0" w16cid:durableId="22B83518"/>
  <w16cid:commentId w16cid:paraId="7E78EB5F" w16cid:durableId="43C497D2"/>
  <w16cid:commentId w16cid:paraId="68406539" w16cid:durableId="38220DF0"/>
  <w16cid:commentId w16cid:paraId="7C3C1016" w16cid:durableId="3E009BEC"/>
  <w16cid:commentId w16cid:paraId="5BBED828" w16cid:durableId="3F74F23F"/>
  <w16cid:commentId w16cid:paraId="6F2925B2" w16cid:durableId="71E42EE6"/>
  <w16cid:commentId w16cid:paraId="23BD7CD8" w16cid:durableId="37726FB2"/>
  <w16cid:commentId w16cid:paraId="79FB7881" w16cid:durableId="593398F8"/>
  <w16cid:commentId w16cid:paraId="4AB3C6E4" w16cid:durableId="374A76F6"/>
  <w16cid:commentId w16cid:paraId="6CF9FEA3" w16cid:durableId="276C4038"/>
  <w16cid:commentId w16cid:paraId="70BE2BCA" w16cid:durableId="47710889"/>
  <w16cid:commentId w16cid:paraId="56EEFB88" w16cid:durableId="0F1E4004"/>
  <w16cid:commentId w16cid:paraId="45C3E26B" w16cid:durableId="2741F62B"/>
  <w16cid:commentId w16cid:paraId="1642366F" w16cid:durableId="32DFC9D2"/>
  <w16cid:commentId w16cid:paraId="30B30609" w16cid:durableId="14542258"/>
  <w16cid:commentId w16cid:paraId="1EFFCB36" w16cid:durableId="014384BC"/>
  <w16cid:commentId w16cid:paraId="1911B4E1" w16cid:durableId="6BF2073D"/>
  <w16cid:commentId w16cid:paraId="643F11AF" w16cid:durableId="24A7C4B7"/>
  <w16cid:commentId w16cid:paraId="5B6693A3" w16cid:durableId="0E5DDE8F"/>
  <w16cid:commentId w16cid:paraId="4203919E" w16cid:durableId="15B003B6"/>
  <w16cid:commentId w16cid:paraId="54CECF1B" w16cid:durableId="08DA9039"/>
  <w16cid:commentId w16cid:paraId="0AF40B14" w16cid:durableId="7C6657F8"/>
  <w16cid:commentId w16cid:paraId="4F59AE5E" w16cid:durableId="3F5FBEE1"/>
  <w16cid:commentId w16cid:paraId="33289063" w16cid:durableId="7F77C4F6"/>
  <w16cid:commentId w16cid:paraId="526EFB57" w16cid:durableId="6040350F"/>
  <w16cid:commentId w16cid:paraId="5733372C" w16cid:durableId="4D4B304C"/>
  <w16cid:commentId w16cid:paraId="458200C1" w16cid:durableId="2AE8A7B0"/>
  <w16cid:commentId w16cid:paraId="2735D493" w16cid:durableId="05E5352D"/>
  <w16cid:commentId w16cid:paraId="462C1A24" w16cid:durableId="54C7AD90"/>
  <w16cid:commentId w16cid:paraId="1D171C56" w16cid:durableId="54E2C758"/>
  <w16cid:commentId w16cid:paraId="2FA2D2F2" w16cid:durableId="7D7606A1"/>
  <w16cid:commentId w16cid:paraId="618D1AAE" w16cid:durableId="519E6217"/>
  <w16cid:commentId w16cid:paraId="2BBEB65F" w16cid:durableId="663D61F4"/>
  <w16cid:commentId w16cid:paraId="5D275C5D" w16cid:durableId="70D580E5"/>
  <w16cid:commentId w16cid:paraId="7609DD07" w16cid:durableId="2C8401D2"/>
  <w16cid:commentId w16cid:paraId="27D9E9A7" w16cid:durableId="0CD4B325"/>
  <w16cid:commentId w16cid:paraId="08BB84A7" w16cid:durableId="00CC237E"/>
  <w16cid:commentId w16cid:paraId="71A0A473" w16cid:durableId="543C8E78"/>
  <w16cid:commentId w16cid:paraId="24344875" w16cid:durableId="6819F375"/>
  <w16cid:commentId w16cid:paraId="3D036A3A" w16cid:durableId="1ACCC6D2"/>
  <w16cid:commentId w16cid:paraId="4A6213AF" w16cid:durableId="2379AA05"/>
  <w16cid:commentId w16cid:paraId="17422CEC" w16cid:durableId="0D2190CC"/>
  <w16cid:commentId w16cid:paraId="692F4ED6" w16cid:durableId="64298EDA"/>
  <w16cid:commentId w16cid:paraId="75621909" w16cid:durableId="6C0E0CB8"/>
  <w16cid:commentId w16cid:paraId="63CB2960" w16cid:durableId="5715CA5B"/>
  <w16cid:commentId w16cid:paraId="6C16B856" w16cid:durableId="6DDD6A04"/>
  <w16cid:commentId w16cid:paraId="6EB4D05E" w16cid:durableId="69BBD3E0"/>
  <w16cid:commentId w16cid:paraId="2B653A0F" w16cid:durableId="00D19B4F"/>
  <w16cid:commentId w16cid:paraId="0CA61064" w16cid:durableId="07621EDB"/>
  <w16cid:commentId w16cid:paraId="08895449" w16cid:durableId="34CD2D3C"/>
  <w16cid:commentId w16cid:paraId="270D8A1C" w16cid:durableId="64416F52"/>
  <w16cid:commentId w16cid:paraId="70A9E871" w16cid:durableId="701F0E20"/>
  <w16cid:commentId w16cid:paraId="50260726" w16cid:durableId="54E4BA82"/>
  <w16cid:commentId w16cid:paraId="625CDB5C" w16cid:durableId="64C22039"/>
  <w16cid:commentId w16cid:paraId="677A7B72" w16cid:durableId="6F98DD12"/>
  <w16cid:commentId w16cid:paraId="5A7A3392" w16cid:durableId="777E7D50"/>
  <w16cid:commentId w16cid:paraId="3A214469" w16cid:durableId="4A1E9080"/>
  <w16cid:commentId w16cid:paraId="1599679D" w16cid:durableId="7BF444E1"/>
  <w16cid:commentId w16cid:paraId="6517AD65" w16cid:durableId="01713286"/>
  <w16cid:commentId w16cid:paraId="26DE814A" w16cid:durableId="1752B401"/>
  <w16cid:commentId w16cid:paraId="62D0ED6A" w16cid:durableId="4F69907C"/>
  <w16cid:commentId w16cid:paraId="4669F111" w16cid:durableId="5DBB2F48"/>
  <w16cid:commentId w16cid:paraId="0A0CE3D9" w16cid:durableId="3A86089D"/>
  <w16cid:commentId w16cid:paraId="5D4C50F2" w16cid:durableId="6465EB21"/>
  <w16cid:commentId w16cid:paraId="6B2D5853" w16cid:durableId="7D2E897B"/>
  <w16cid:commentId w16cid:paraId="1B06EDA9" w16cid:durableId="1DB8E6B5"/>
  <w16cid:commentId w16cid:paraId="4A0CD914" w16cid:durableId="57C40CF1"/>
  <w16cid:commentId w16cid:paraId="327DF5F3" w16cid:durableId="49EEF061"/>
  <w16cid:commentId w16cid:paraId="076E236C" w16cid:durableId="1F83E84E"/>
  <w16cid:commentId w16cid:paraId="6F6511D9" w16cid:durableId="4031ECC7"/>
  <w16cid:commentId w16cid:paraId="67CF5681" w16cid:durableId="22DDDC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79B57" w14:textId="77777777" w:rsidR="00541A79" w:rsidRPr="00323C34" w:rsidRDefault="00541A79" w:rsidP="005A2BB8">
      <w:pPr>
        <w:spacing w:before="0" w:after="0" w:line="240" w:lineRule="auto"/>
      </w:pPr>
      <w:r w:rsidRPr="00323C34">
        <w:separator/>
      </w:r>
    </w:p>
  </w:endnote>
  <w:endnote w:type="continuationSeparator" w:id="0">
    <w:p w14:paraId="51138560" w14:textId="77777777" w:rsidR="00541A79" w:rsidRPr="00323C34" w:rsidRDefault="00541A79" w:rsidP="005A2BB8">
      <w:pPr>
        <w:spacing w:before="0" w:after="0" w:line="240" w:lineRule="auto"/>
      </w:pPr>
      <w:r w:rsidRPr="00323C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eue Haas Grotesk Text Pro">
    <w:panose1 w:val="020B0504020202020204"/>
    <w:charset w:val="00"/>
    <w:family w:val="swiss"/>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3"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BAAB" w14:textId="2A620304" w:rsidR="005A2BB8" w:rsidRPr="00323C34" w:rsidRDefault="009F45ED" w:rsidP="009F45ED">
    <w:pPr>
      <w:pStyle w:val="Footer"/>
      <w:pBdr>
        <w:top w:val="single" w:sz="4" w:space="1" w:color="auto"/>
      </w:pBdr>
    </w:pPr>
    <w:r w:rsidRPr="00323C34">
      <w:t>Functional Requirement Document</w:t>
    </w:r>
    <w:r w:rsidRPr="00323C34">
      <w:tab/>
    </w:r>
    <w:r w:rsidRPr="00323C34">
      <w:tab/>
      <w:t xml:space="preserve">Page </w:t>
    </w:r>
    <w:r w:rsidRPr="00323C34">
      <w:fldChar w:fldCharType="begin"/>
    </w:r>
    <w:r w:rsidRPr="00323C34">
      <w:instrText xml:space="preserve"> PAGE  \* Arabic  \* MERGEFORMAT </w:instrText>
    </w:r>
    <w:r w:rsidRPr="00323C34">
      <w:fldChar w:fldCharType="separate"/>
    </w:r>
    <w:r w:rsidRPr="00323C34">
      <w:t>1</w:t>
    </w:r>
    <w:r w:rsidRPr="00323C34">
      <w:fldChar w:fldCharType="end"/>
    </w:r>
    <w:r w:rsidRPr="00323C34">
      <w:t xml:space="preserve"> o</w:t>
    </w:r>
    <w:r w:rsidR="00A0075A">
      <w:rPr>
        <w:rFonts w:hint="eastAsia"/>
      </w:rPr>
      <w:t>f</w:t>
    </w:r>
    <w:r w:rsidRPr="00323C34">
      <w:t xml:space="preserve"> </w:t>
    </w:r>
    <w:fldSimple w:instr="NUMPAGES  \* Arabic  \* MERGEFORMAT">
      <w:r w:rsidRPr="00323C34">
        <w:t>57</w:t>
      </w:r>
    </w:fldSimple>
  </w:p>
  <w:p w14:paraId="1A62B55D" w14:textId="77777777" w:rsidR="00D215CB" w:rsidRPr="00323C34" w:rsidRDefault="009F45ED">
    <w:pPr>
      <w:pStyle w:val="Footer"/>
    </w:pPr>
    <w:r w:rsidRPr="00323C34">
      <w:t>Case Management System (CMS)</w:t>
    </w:r>
  </w:p>
  <w:p w14:paraId="356911F8" w14:textId="27AA3C7B" w:rsidR="0066573D" w:rsidRPr="00323C34" w:rsidRDefault="0066573D">
    <w:pPr>
      <w:pStyle w:val="Footer"/>
    </w:pPr>
  </w:p>
  <w:p w14:paraId="1F342F4A" w14:textId="57D464DC" w:rsidR="000640FF" w:rsidRPr="00323C34" w:rsidRDefault="00064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38C7F" w14:textId="77777777" w:rsidR="00541A79" w:rsidRPr="00323C34" w:rsidRDefault="00541A79" w:rsidP="005A2BB8">
      <w:pPr>
        <w:spacing w:before="0" w:after="0" w:line="240" w:lineRule="auto"/>
      </w:pPr>
      <w:r w:rsidRPr="00323C34">
        <w:separator/>
      </w:r>
    </w:p>
  </w:footnote>
  <w:footnote w:type="continuationSeparator" w:id="0">
    <w:p w14:paraId="5D327405" w14:textId="77777777" w:rsidR="00541A79" w:rsidRPr="00323C34" w:rsidRDefault="00541A79" w:rsidP="005A2BB8">
      <w:pPr>
        <w:spacing w:before="0" w:after="0" w:line="240" w:lineRule="auto"/>
      </w:pPr>
      <w:r w:rsidRPr="00323C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3029" w14:textId="583E2703" w:rsidR="000640FF" w:rsidRPr="00323C34" w:rsidRDefault="00856214">
    <w:pPr>
      <w:pStyle w:val="Header"/>
    </w:pPr>
    <w:r w:rsidRPr="00323C34">
      <w:rPr>
        <w:noProof/>
      </w:rPr>
      <w:drawing>
        <wp:anchor distT="0" distB="0" distL="114300" distR="114300" simplePos="0" relativeHeight="251658240" behindDoc="1" locked="0" layoutInCell="1" allowOverlap="1" wp14:anchorId="5646FF5F" wp14:editId="3E8F7CD4">
          <wp:simplePos x="0" y="0"/>
          <wp:positionH relativeFrom="margin">
            <wp:posOffset>-333375</wp:posOffset>
          </wp:positionH>
          <wp:positionV relativeFrom="paragraph">
            <wp:posOffset>-246380</wp:posOffset>
          </wp:positionV>
          <wp:extent cx="1616075" cy="323215"/>
          <wp:effectExtent l="0" t="0" r="3175" b="635"/>
          <wp:wrapSquare wrapText="bothSides"/>
          <wp:docPr id="208298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4176" t="32136" r="18457" b="32344"/>
                  <a:stretch>
                    <a:fillRect/>
                  </a:stretch>
                </pic:blipFill>
                <pic:spPr bwMode="auto">
                  <a:xfrm>
                    <a:off x="0" y="0"/>
                    <a:ext cx="1616075" cy="323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016270B9" wp14:editId="58DBD21B">
          <wp:simplePos x="0" y="0"/>
          <wp:positionH relativeFrom="column">
            <wp:posOffset>4743450</wp:posOffset>
          </wp:positionH>
          <wp:positionV relativeFrom="paragraph">
            <wp:posOffset>-249555</wp:posOffset>
          </wp:positionV>
          <wp:extent cx="1604010" cy="420323"/>
          <wp:effectExtent l="0" t="0" r="0" b="0"/>
          <wp:wrapNone/>
          <wp:docPr id="172215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46631" name="Picture 1176146631"/>
                  <pic:cNvPicPr/>
                </pic:nvPicPr>
                <pic:blipFill rotWithShape="1">
                  <a:blip r:embed="rId2">
                    <a:extLst>
                      <a:ext uri="{28A0092B-C50C-407E-A947-70E740481C1C}">
                        <a14:useLocalDpi xmlns:a14="http://schemas.microsoft.com/office/drawing/2010/main" val="0"/>
                      </a:ext>
                    </a:extLst>
                  </a:blip>
                  <a:srcRect l="-61" t="38617" r="61" b="24670"/>
                  <a:stretch>
                    <a:fillRect/>
                  </a:stretch>
                </pic:blipFill>
                <pic:spPr bwMode="auto">
                  <a:xfrm>
                    <a:off x="0" y="0"/>
                    <a:ext cx="1604010" cy="420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45ED" w:rsidRPr="00323C34">
      <w:tab/>
    </w:r>
    <w:r w:rsidR="009F45ED" w:rsidRPr="00323C3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7610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3562E"/>
    <w:multiLevelType w:val="hybridMultilevel"/>
    <w:tmpl w:val="4084698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47D4EE1"/>
    <w:multiLevelType w:val="hybridMultilevel"/>
    <w:tmpl w:val="5602F17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70E6042"/>
    <w:multiLevelType w:val="hybridMultilevel"/>
    <w:tmpl w:val="2FCE6B7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75738D2"/>
    <w:multiLevelType w:val="hybridMultilevel"/>
    <w:tmpl w:val="3544FE3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A3B1E69"/>
    <w:multiLevelType w:val="hybridMultilevel"/>
    <w:tmpl w:val="968E737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CF65919"/>
    <w:multiLevelType w:val="hybridMultilevel"/>
    <w:tmpl w:val="F9C229A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E1C6A4E"/>
    <w:multiLevelType w:val="hybridMultilevel"/>
    <w:tmpl w:val="C924EDFC"/>
    <w:lvl w:ilvl="0" w:tplc="9D821E32">
      <w:start w:val="1"/>
      <w:numFmt w:val="lowerLetter"/>
      <w:lvlText w:val="%1."/>
      <w:lvlJc w:val="left"/>
      <w:pPr>
        <w:ind w:left="720" w:hanging="360"/>
      </w:pPr>
      <w:rPr>
        <w:b w:val="0"/>
        <w:bCs w:val="0"/>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0F96307A"/>
    <w:multiLevelType w:val="hybridMultilevel"/>
    <w:tmpl w:val="B06C989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34A3033"/>
    <w:multiLevelType w:val="hybridMultilevel"/>
    <w:tmpl w:val="0C8474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3705F08"/>
    <w:multiLevelType w:val="hybridMultilevel"/>
    <w:tmpl w:val="F9A261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5D538B9"/>
    <w:multiLevelType w:val="hybridMultilevel"/>
    <w:tmpl w:val="83C6D0C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16A318FC"/>
    <w:multiLevelType w:val="hybridMultilevel"/>
    <w:tmpl w:val="E23463A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6C00802"/>
    <w:multiLevelType w:val="hybridMultilevel"/>
    <w:tmpl w:val="F59ABCE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73D2A59"/>
    <w:multiLevelType w:val="hybridMultilevel"/>
    <w:tmpl w:val="CA70BB3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1921412C"/>
    <w:multiLevelType w:val="hybridMultilevel"/>
    <w:tmpl w:val="AC86441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200A69EC"/>
    <w:multiLevelType w:val="hybridMultilevel"/>
    <w:tmpl w:val="0930EA4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20AC0D32"/>
    <w:multiLevelType w:val="hybridMultilevel"/>
    <w:tmpl w:val="B40E2340"/>
    <w:lvl w:ilvl="0" w:tplc="D39459CA">
      <w:start w:val="1"/>
      <w:numFmt w:val="lowerLetter"/>
      <w:lvlText w:val="%1."/>
      <w:lvlJc w:val="left"/>
      <w:pPr>
        <w:ind w:left="720" w:hanging="360"/>
      </w:pPr>
      <w:rPr>
        <w:rFonts w:hint="default"/>
        <w:sz w:val="24"/>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2967D0C"/>
    <w:multiLevelType w:val="hybridMultilevel"/>
    <w:tmpl w:val="2640C322"/>
    <w:lvl w:ilvl="0" w:tplc="48090019">
      <w:start w:val="1"/>
      <w:numFmt w:val="lowerLetter"/>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9" w15:restartNumberingAfterBreak="0">
    <w:nsid w:val="22A25FA6"/>
    <w:multiLevelType w:val="hybridMultilevel"/>
    <w:tmpl w:val="CB540CC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63B67E3"/>
    <w:multiLevelType w:val="hybridMultilevel"/>
    <w:tmpl w:val="FB70AA1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86D2719"/>
    <w:multiLevelType w:val="hybridMultilevel"/>
    <w:tmpl w:val="7AF22BE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29AF46BA"/>
    <w:multiLevelType w:val="hybridMultilevel"/>
    <w:tmpl w:val="8BF0F31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2A2C165C"/>
    <w:multiLevelType w:val="hybridMultilevel"/>
    <w:tmpl w:val="A08C89E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2B6325C0"/>
    <w:multiLevelType w:val="hybridMultilevel"/>
    <w:tmpl w:val="C47A0D5A"/>
    <w:lvl w:ilvl="0" w:tplc="D988F2FC">
      <w:start w:val="1"/>
      <w:numFmt w:val="lowerLetter"/>
      <w:lvlText w:val="%1."/>
      <w:lvlJc w:val="left"/>
      <w:pPr>
        <w:ind w:left="720" w:hanging="360"/>
      </w:pPr>
      <w:rPr>
        <w:rFonts w:ascii="Arial" w:eastAsiaTheme="minorEastAsia" w:hAnsi="Arial"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2E471A2C"/>
    <w:multiLevelType w:val="hybridMultilevel"/>
    <w:tmpl w:val="946A37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31E263F0"/>
    <w:multiLevelType w:val="hybridMultilevel"/>
    <w:tmpl w:val="72C2E0C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32CC08DF"/>
    <w:multiLevelType w:val="multilevel"/>
    <w:tmpl w:val="F51A876A"/>
    <w:lvl w:ilvl="0">
      <w:start w:val="1"/>
      <w:numFmt w:val="decimal"/>
      <w:pStyle w:val="Heading1"/>
      <w:lvlText w:val="%1."/>
      <w:lvlJc w:val="left"/>
      <w:pPr>
        <w:ind w:left="1077" w:hanging="1077"/>
      </w:pPr>
      <w:rPr>
        <w:rFonts w:hint="default"/>
      </w:rPr>
    </w:lvl>
    <w:lvl w:ilvl="1">
      <w:start w:val="1"/>
      <w:numFmt w:val="decimal"/>
      <w:pStyle w:val="Heading2"/>
      <w:lvlText w:val="%1.%2"/>
      <w:lvlJc w:val="left"/>
      <w:pPr>
        <w:ind w:left="1077" w:hanging="1077"/>
      </w:pPr>
      <w:rPr>
        <w:rFonts w:hint="default"/>
      </w:rPr>
    </w:lvl>
    <w:lvl w:ilvl="2">
      <w:start w:val="1"/>
      <w:numFmt w:val="decimal"/>
      <w:pStyle w:val="Heading3"/>
      <w:lvlText w:val="%1.%2.%3"/>
      <w:lvlJc w:val="left"/>
      <w:pPr>
        <w:ind w:left="1077" w:hanging="1077"/>
      </w:pPr>
      <w:rPr>
        <w:rFonts w:hint="default"/>
      </w:rPr>
    </w:lvl>
    <w:lvl w:ilvl="3">
      <w:start w:val="1"/>
      <w:numFmt w:val="decimal"/>
      <w:lvlText w:val="%1.%2.%3.%4"/>
      <w:lvlJc w:val="left"/>
      <w:pPr>
        <w:ind w:left="1077" w:hanging="1077"/>
      </w:pPr>
      <w:rPr>
        <w:rFonts w:hint="default"/>
      </w:rPr>
    </w:lvl>
    <w:lvl w:ilvl="4">
      <w:start w:val="1"/>
      <w:numFmt w:val="decimal"/>
      <w:lvlText w:val="%1.%2.%3.%4.%5"/>
      <w:lvlJc w:val="left"/>
      <w:pPr>
        <w:ind w:left="1077" w:hanging="1077"/>
      </w:pPr>
      <w:rPr>
        <w:rFonts w:hint="default"/>
      </w:rPr>
    </w:lvl>
    <w:lvl w:ilvl="5">
      <w:start w:val="1"/>
      <w:numFmt w:val="decimal"/>
      <w:lvlText w:val="%1.%2.%3.%4.%5.%6"/>
      <w:lvlJc w:val="left"/>
      <w:pPr>
        <w:ind w:left="1077" w:hanging="1077"/>
      </w:pPr>
      <w:rPr>
        <w:rFonts w:hint="default"/>
      </w:rPr>
    </w:lvl>
    <w:lvl w:ilvl="6">
      <w:start w:val="1"/>
      <w:numFmt w:val="decimal"/>
      <w:lvlText w:val="%1.%2.%3.%4.%5.%6.%7"/>
      <w:lvlJc w:val="left"/>
      <w:pPr>
        <w:ind w:left="1077" w:hanging="1077"/>
      </w:pPr>
      <w:rPr>
        <w:rFonts w:hint="default"/>
      </w:rPr>
    </w:lvl>
    <w:lvl w:ilvl="7">
      <w:start w:val="1"/>
      <w:numFmt w:val="decimal"/>
      <w:lvlText w:val="%1.%2.%3.%4.%5.%6.%7.%8"/>
      <w:lvlJc w:val="left"/>
      <w:pPr>
        <w:ind w:left="1077" w:hanging="1077"/>
      </w:pPr>
      <w:rPr>
        <w:rFonts w:hint="default"/>
      </w:rPr>
    </w:lvl>
    <w:lvl w:ilvl="8">
      <w:start w:val="1"/>
      <w:numFmt w:val="decimal"/>
      <w:lvlText w:val="%1.%2.%3.%4.%5.%6.%7.%8.%9"/>
      <w:lvlJc w:val="left"/>
      <w:pPr>
        <w:ind w:left="1077" w:hanging="1077"/>
      </w:pPr>
      <w:rPr>
        <w:rFonts w:hint="default"/>
      </w:rPr>
    </w:lvl>
  </w:abstractNum>
  <w:abstractNum w:abstractNumId="28" w15:restartNumberingAfterBreak="0">
    <w:nsid w:val="33A803B7"/>
    <w:multiLevelType w:val="hybridMultilevel"/>
    <w:tmpl w:val="5F80360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33DA7C22"/>
    <w:multiLevelType w:val="hybridMultilevel"/>
    <w:tmpl w:val="97CE24E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362C0119"/>
    <w:multiLevelType w:val="hybridMultilevel"/>
    <w:tmpl w:val="0E72AA7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36C618FA"/>
    <w:multiLevelType w:val="hybridMultilevel"/>
    <w:tmpl w:val="F8E4E004"/>
    <w:lvl w:ilvl="0" w:tplc="0194FAD2">
      <w:start w:val="5"/>
      <w:numFmt w:val="bullet"/>
      <w:lvlText w:val="-"/>
      <w:lvlJc w:val="left"/>
      <w:pPr>
        <w:ind w:left="720" w:hanging="360"/>
      </w:pPr>
      <w:rPr>
        <w:rFonts w:ascii="Arial" w:eastAsiaTheme="minorEastAsia"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38C4073C"/>
    <w:multiLevelType w:val="hybridMultilevel"/>
    <w:tmpl w:val="D71C0B3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3AB32C4B"/>
    <w:multiLevelType w:val="hybridMultilevel"/>
    <w:tmpl w:val="7B8E85E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3EDA70B0"/>
    <w:multiLevelType w:val="hybridMultilevel"/>
    <w:tmpl w:val="8460C1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40A11A7B"/>
    <w:multiLevelType w:val="hybridMultilevel"/>
    <w:tmpl w:val="0962598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414B2903"/>
    <w:multiLevelType w:val="hybridMultilevel"/>
    <w:tmpl w:val="2408D1D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42A60B66"/>
    <w:multiLevelType w:val="hybridMultilevel"/>
    <w:tmpl w:val="C270B38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43736558"/>
    <w:multiLevelType w:val="hybridMultilevel"/>
    <w:tmpl w:val="5E8A40D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9" w15:restartNumberingAfterBreak="0">
    <w:nsid w:val="43794997"/>
    <w:multiLevelType w:val="hybridMultilevel"/>
    <w:tmpl w:val="B28A0FF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 w15:restartNumberingAfterBreak="0">
    <w:nsid w:val="446E61F3"/>
    <w:multiLevelType w:val="hybridMultilevel"/>
    <w:tmpl w:val="54A83DFE"/>
    <w:lvl w:ilvl="0" w:tplc="F3A0EE66">
      <w:start w:val="1"/>
      <w:numFmt w:val="lowerLetter"/>
      <w:lvlText w:val="%1."/>
      <w:lvlJc w:val="left"/>
      <w:pPr>
        <w:ind w:left="720" w:hanging="360"/>
      </w:pPr>
      <w:rPr>
        <w:rFonts w:eastAsiaTheme="minorEastAsia" w:cstheme="minorBidi" w:hint="default"/>
        <w:b w:val="0"/>
        <w:color w:val="auto"/>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484F4497"/>
    <w:multiLevelType w:val="hybridMultilevel"/>
    <w:tmpl w:val="81FE756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4EB41CE1"/>
    <w:multiLevelType w:val="hybridMultilevel"/>
    <w:tmpl w:val="8842B40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505C1C07"/>
    <w:multiLevelType w:val="hybridMultilevel"/>
    <w:tmpl w:val="D40A343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53D13DEC"/>
    <w:multiLevelType w:val="hybridMultilevel"/>
    <w:tmpl w:val="DBA83F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54DE1778"/>
    <w:multiLevelType w:val="hybridMultilevel"/>
    <w:tmpl w:val="D20A44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56745BE8"/>
    <w:multiLevelType w:val="hybridMultilevel"/>
    <w:tmpl w:val="01C40E0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567A54B7"/>
    <w:multiLevelType w:val="hybridMultilevel"/>
    <w:tmpl w:val="3E72EFCA"/>
    <w:lvl w:ilvl="0" w:tplc="D988F2FC">
      <w:start w:val="1"/>
      <w:numFmt w:val="lowerLetter"/>
      <w:lvlText w:val="%1."/>
      <w:lvlJc w:val="left"/>
      <w:pPr>
        <w:ind w:left="720" w:hanging="360"/>
      </w:pPr>
      <w:rPr>
        <w:rFonts w:ascii="Arial" w:eastAsiaTheme="minorEastAsia" w:hAnsi="Arial"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 w15:restartNumberingAfterBreak="0">
    <w:nsid w:val="57FE7862"/>
    <w:multiLevelType w:val="hybridMultilevel"/>
    <w:tmpl w:val="B7F25A9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9" w15:restartNumberingAfterBreak="0">
    <w:nsid w:val="591A7237"/>
    <w:multiLevelType w:val="hybridMultilevel"/>
    <w:tmpl w:val="FBAA6AD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 w15:restartNumberingAfterBreak="0">
    <w:nsid w:val="5E4374C9"/>
    <w:multiLevelType w:val="hybridMultilevel"/>
    <w:tmpl w:val="E914524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 w15:restartNumberingAfterBreak="0">
    <w:nsid w:val="60B3778F"/>
    <w:multiLevelType w:val="hybridMultilevel"/>
    <w:tmpl w:val="627CA60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2" w15:restartNumberingAfterBreak="0">
    <w:nsid w:val="6113741B"/>
    <w:multiLevelType w:val="hybridMultilevel"/>
    <w:tmpl w:val="E0BAD60A"/>
    <w:lvl w:ilvl="0" w:tplc="D3223D94">
      <w:start w:val="1"/>
      <w:numFmt w:val="lowerLetter"/>
      <w:lvlText w:val="%1."/>
      <w:lvlJc w:val="left"/>
      <w:pPr>
        <w:ind w:left="720" w:hanging="360"/>
      </w:pPr>
      <w:rPr>
        <w:rFonts w:ascii="Arial" w:eastAsiaTheme="minorEastAsia" w:hAnsi="Arial"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3" w15:restartNumberingAfterBreak="0">
    <w:nsid w:val="6191421B"/>
    <w:multiLevelType w:val="hybridMultilevel"/>
    <w:tmpl w:val="8020CBC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4" w15:restartNumberingAfterBreak="0">
    <w:nsid w:val="61DA2AE6"/>
    <w:multiLevelType w:val="hybridMultilevel"/>
    <w:tmpl w:val="EEEC9AF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5" w15:restartNumberingAfterBreak="0">
    <w:nsid w:val="64222C9B"/>
    <w:multiLevelType w:val="hybridMultilevel"/>
    <w:tmpl w:val="D654077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6" w15:restartNumberingAfterBreak="0">
    <w:nsid w:val="648F12D5"/>
    <w:multiLevelType w:val="hybridMultilevel"/>
    <w:tmpl w:val="5DB41F44"/>
    <w:lvl w:ilvl="0" w:tplc="F586A584">
      <w:start w:val="1"/>
      <w:numFmt w:val="lowerLetter"/>
      <w:lvlText w:val="%1."/>
      <w:lvlJc w:val="left"/>
      <w:pPr>
        <w:ind w:left="720" w:hanging="360"/>
      </w:pPr>
      <w:rPr>
        <w:rFonts w:ascii="Arial" w:eastAsiaTheme="minorEastAsia" w:hAnsi="Arial"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7" w15:restartNumberingAfterBreak="0">
    <w:nsid w:val="6C6B1D39"/>
    <w:multiLevelType w:val="hybridMultilevel"/>
    <w:tmpl w:val="F96C5B4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8" w15:restartNumberingAfterBreak="0">
    <w:nsid w:val="6D471878"/>
    <w:multiLevelType w:val="hybridMultilevel"/>
    <w:tmpl w:val="1AF0E34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9" w15:restartNumberingAfterBreak="0">
    <w:nsid w:val="6DD84E86"/>
    <w:multiLevelType w:val="hybridMultilevel"/>
    <w:tmpl w:val="3CF4B0C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0" w15:restartNumberingAfterBreak="0">
    <w:nsid w:val="71615E06"/>
    <w:multiLevelType w:val="hybridMultilevel"/>
    <w:tmpl w:val="B06C989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1A8076A"/>
    <w:multiLevelType w:val="hybridMultilevel"/>
    <w:tmpl w:val="EFBC93D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2" w15:restartNumberingAfterBreak="0">
    <w:nsid w:val="733C1747"/>
    <w:multiLevelType w:val="hybridMultilevel"/>
    <w:tmpl w:val="D4D0DF9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3" w15:restartNumberingAfterBreak="0">
    <w:nsid w:val="73891F90"/>
    <w:multiLevelType w:val="hybridMultilevel"/>
    <w:tmpl w:val="D4EE576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4" w15:restartNumberingAfterBreak="0">
    <w:nsid w:val="7564617E"/>
    <w:multiLevelType w:val="hybridMultilevel"/>
    <w:tmpl w:val="4400200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5" w15:restartNumberingAfterBreak="0">
    <w:nsid w:val="75767649"/>
    <w:multiLevelType w:val="hybridMultilevel"/>
    <w:tmpl w:val="3D00B6A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6" w15:restartNumberingAfterBreak="0">
    <w:nsid w:val="784825A5"/>
    <w:multiLevelType w:val="hybridMultilevel"/>
    <w:tmpl w:val="44C6F00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7" w15:restartNumberingAfterBreak="0">
    <w:nsid w:val="795047D3"/>
    <w:multiLevelType w:val="hybridMultilevel"/>
    <w:tmpl w:val="F8DA5A1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8" w15:restartNumberingAfterBreak="0">
    <w:nsid w:val="79515DF3"/>
    <w:multiLevelType w:val="hybridMultilevel"/>
    <w:tmpl w:val="4CF0F90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9" w15:restartNumberingAfterBreak="0">
    <w:nsid w:val="7C291240"/>
    <w:multiLevelType w:val="hybridMultilevel"/>
    <w:tmpl w:val="CCEE6FD0"/>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0" w15:restartNumberingAfterBreak="0">
    <w:nsid w:val="7C3B2E7D"/>
    <w:multiLevelType w:val="hybridMultilevel"/>
    <w:tmpl w:val="2A64893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1" w15:restartNumberingAfterBreak="0">
    <w:nsid w:val="7D7E2C54"/>
    <w:multiLevelType w:val="hybridMultilevel"/>
    <w:tmpl w:val="E104E51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775318807">
    <w:abstractNumId w:val="0"/>
  </w:num>
  <w:num w:numId="2" w16cid:durableId="1068728046">
    <w:abstractNumId w:val="27"/>
  </w:num>
  <w:num w:numId="3" w16cid:durableId="301278093">
    <w:abstractNumId w:val="47"/>
  </w:num>
  <w:num w:numId="4" w16cid:durableId="1824928841">
    <w:abstractNumId w:val="52"/>
  </w:num>
  <w:num w:numId="5" w16cid:durableId="122893816">
    <w:abstractNumId w:val="66"/>
  </w:num>
  <w:num w:numId="6" w16cid:durableId="181282055">
    <w:abstractNumId w:val="21"/>
  </w:num>
  <w:num w:numId="7" w16cid:durableId="1691906468">
    <w:abstractNumId w:val="54"/>
  </w:num>
  <w:num w:numId="8" w16cid:durableId="1411582341">
    <w:abstractNumId w:val="37"/>
  </w:num>
  <w:num w:numId="9" w16cid:durableId="1741057624">
    <w:abstractNumId w:val="6"/>
  </w:num>
  <w:num w:numId="10" w16cid:durableId="920716421">
    <w:abstractNumId w:val="58"/>
  </w:num>
  <w:num w:numId="11" w16cid:durableId="1853833351">
    <w:abstractNumId w:val="11"/>
  </w:num>
  <w:num w:numId="12" w16cid:durableId="785320378">
    <w:abstractNumId w:val="23"/>
  </w:num>
  <w:num w:numId="13" w16cid:durableId="2065133784">
    <w:abstractNumId w:val="8"/>
  </w:num>
  <w:num w:numId="14" w16cid:durableId="1585871058">
    <w:abstractNumId w:val="44"/>
  </w:num>
  <w:num w:numId="15" w16cid:durableId="666783730">
    <w:abstractNumId w:val="53"/>
  </w:num>
  <w:num w:numId="16" w16cid:durableId="1434664433">
    <w:abstractNumId w:val="61"/>
  </w:num>
  <w:num w:numId="17" w16cid:durableId="1696273597">
    <w:abstractNumId w:val="48"/>
  </w:num>
  <w:num w:numId="18" w16cid:durableId="868449508">
    <w:abstractNumId w:val="70"/>
  </w:num>
  <w:num w:numId="19" w16cid:durableId="734208502">
    <w:abstractNumId w:val="1"/>
  </w:num>
  <w:num w:numId="20" w16cid:durableId="1753970775">
    <w:abstractNumId w:val="19"/>
  </w:num>
  <w:num w:numId="21" w16cid:durableId="1858537318">
    <w:abstractNumId w:val="36"/>
  </w:num>
  <w:num w:numId="22" w16cid:durableId="325788666">
    <w:abstractNumId w:val="14"/>
  </w:num>
  <w:num w:numId="23" w16cid:durableId="629630805">
    <w:abstractNumId w:val="67"/>
  </w:num>
  <w:num w:numId="24" w16cid:durableId="162207080">
    <w:abstractNumId w:val="40"/>
  </w:num>
  <w:num w:numId="25" w16cid:durableId="406390616">
    <w:abstractNumId w:val="63"/>
  </w:num>
  <w:num w:numId="26" w16cid:durableId="399644616">
    <w:abstractNumId w:val="13"/>
  </w:num>
  <w:num w:numId="27" w16cid:durableId="730468851">
    <w:abstractNumId w:val="56"/>
  </w:num>
  <w:num w:numId="28" w16cid:durableId="1519195363">
    <w:abstractNumId w:val="62"/>
  </w:num>
  <w:num w:numId="29" w16cid:durableId="1876382017">
    <w:abstractNumId w:val="71"/>
  </w:num>
  <w:num w:numId="30" w16cid:durableId="430400220">
    <w:abstractNumId w:val="15"/>
  </w:num>
  <w:num w:numId="31" w16cid:durableId="1317300666">
    <w:abstractNumId w:val="22"/>
  </w:num>
  <w:num w:numId="32" w16cid:durableId="821193697">
    <w:abstractNumId w:val="12"/>
  </w:num>
  <w:num w:numId="33" w16cid:durableId="354311756">
    <w:abstractNumId w:val="29"/>
  </w:num>
  <w:num w:numId="34" w16cid:durableId="410466231">
    <w:abstractNumId w:val="2"/>
  </w:num>
  <w:num w:numId="35" w16cid:durableId="916330491">
    <w:abstractNumId w:val="64"/>
  </w:num>
  <w:num w:numId="36" w16cid:durableId="998457456">
    <w:abstractNumId w:val="25"/>
  </w:num>
  <w:num w:numId="37" w16cid:durableId="1999382307">
    <w:abstractNumId w:val="68"/>
  </w:num>
  <w:num w:numId="38" w16cid:durableId="1363088619">
    <w:abstractNumId w:val="33"/>
  </w:num>
  <w:num w:numId="39" w16cid:durableId="2025134141">
    <w:abstractNumId w:val="46"/>
  </w:num>
  <w:num w:numId="40" w16cid:durableId="1949846259">
    <w:abstractNumId w:val="4"/>
  </w:num>
  <w:num w:numId="41" w16cid:durableId="787702781">
    <w:abstractNumId w:val="28"/>
  </w:num>
  <w:num w:numId="42" w16cid:durableId="1115559853">
    <w:abstractNumId w:val="10"/>
  </w:num>
  <w:num w:numId="43" w16cid:durableId="840781899">
    <w:abstractNumId w:val="30"/>
  </w:num>
  <w:num w:numId="44" w16cid:durableId="1751273302">
    <w:abstractNumId w:val="45"/>
  </w:num>
  <w:num w:numId="45" w16cid:durableId="1494490957">
    <w:abstractNumId w:val="57"/>
  </w:num>
  <w:num w:numId="46" w16cid:durableId="1677686835">
    <w:abstractNumId w:val="65"/>
  </w:num>
  <w:num w:numId="47" w16cid:durableId="866137735">
    <w:abstractNumId w:val="59"/>
  </w:num>
  <w:num w:numId="48" w16cid:durableId="1709181776">
    <w:abstractNumId w:val="60"/>
  </w:num>
  <w:num w:numId="49" w16cid:durableId="856581498">
    <w:abstractNumId w:val="42"/>
  </w:num>
  <w:num w:numId="50" w16cid:durableId="829640060">
    <w:abstractNumId w:val="5"/>
  </w:num>
  <w:num w:numId="51" w16cid:durableId="222714088">
    <w:abstractNumId w:val="31"/>
  </w:num>
  <w:num w:numId="52" w16cid:durableId="1197541119">
    <w:abstractNumId w:val="18"/>
  </w:num>
  <w:num w:numId="53" w16cid:durableId="429668284">
    <w:abstractNumId w:val="39"/>
  </w:num>
  <w:num w:numId="54" w16cid:durableId="398402958">
    <w:abstractNumId w:val="69"/>
  </w:num>
  <w:num w:numId="55" w16cid:durableId="201678281">
    <w:abstractNumId w:val="34"/>
  </w:num>
  <w:num w:numId="56" w16cid:durableId="1725451413">
    <w:abstractNumId w:val="24"/>
  </w:num>
  <w:num w:numId="57" w16cid:durableId="840581764">
    <w:abstractNumId w:val="20"/>
  </w:num>
  <w:num w:numId="58" w16cid:durableId="711417259">
    <w:abstractNumId w:val="41"/>
  </w:num>
  <w:num w:numId="59" w16cid:durableId="259483914">
    <w:abstractNumId w:val="32"/>
  </w:num>
  <w:num w:numId="60" w16cid:durableId="1660232495">
    <w:abstractNumId w:val="35"/>
  </w:num>
  <w:num w:numId="61" w16cid:durableId="193690738">
    <w:abstractNumId w:val="43"/>
  </w:num>
  <w:num w:numId="62" w16cid:durableId="325548858">
    <w:abstractNumId w:val="38"/>
  </w:num>
  <w:num w:numId="63" w16cid:durableId="66223206">
    <w:abstractNumId w:val="26"/>
  </w:num>
  <w:num w:numId="64" w16cid:durableId="385296015">
    <w:abstractNumId w:val="49"/>
  </w:num>
  <w:num w:numId="65" w16cid:durableId="1100494981">
    <w:abstractNumId w:val="50"/>
  </w:num>
  <w:num w:numId="66" w16cid:durableId="2116367712">
    <w:abstractNumId w:val="55"/>
  </w:num>
  <w:num w:numId="67" w16cid:durableId="2104254364">
    <w:abstractNumId w:val="51"/>
  </w:num>
  <w:num w:numId="68" w16cid:durableId="1473477146">
    <w:abstractNumId w:val="16"/>
  </w:num>
  <w:num w:numId="69" w16cid:durableId="171066779">
    <w:abstractNumId w:val="7"/>
  </w:num>
  <w:num w:numId="70" w16cid:durableId="1345009290">
    <w:abstractNumId w:val="3"/>
  </w:num>
  <w:num w:numId="71" w16cid:durableId="1156726743">
    <w:abstractNumId w:val="17"/>
  </w:num>
  <w:num w:numId="72" w16cid:durableId="72047645">
    <w:abstractNumId w:val="9"/>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n Feng WONG">
    <w15:presenceInfo w15:providerId="AD" w15:userId="S::shinfeng.wong@surbanajurong.com::c60d8673-5b2d-49f1-9bec-37c75653cb3f"/>
  </w15:person>
  <w15:person w15:author="Alvin TAN (SENTOSA)">
    <w15:presenceInfo w15:providerId="AD" w15:userId="S::Alvin_TAN@sentosa.gov.sg::9463fbce-778d-4f97-bfbe-2f7e60a627c8"/>
  </w15:person>
  <w15:person w15:author="Darren FOO (SENTOSA)">
    <w15:presenceInfo w15:providerId="AD" w15:userId="S::darren_foo@sentosa.gov.sg::c27a6d61-3314-428d-ad52-9fa718c1d9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97"/>
  <w:defaultTabStop w:val="720"/>
  <w:defaultTableStyle w:val="SJ"/>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34"/>
    <w:rsid w:val="00000052"/>
    <w:rsid w:val="0000029B"/>
    <w:rsid w:val="00001685"/>
    <w:rsid w:val="000021F8"/>
    <w:rsid w:val="000029A1"/>
    <w:rsid w:val="00002F15"/>
    <w:rsid w:val="000047D8"/>
    <w:rsid w:val="00006A69"/>
    <w:rsid w:val="00007666"/>
    <w:rsid w:val="00007701"/>
    <w:rsid w:val="00010577"/>
    <w:rsid w:val="000114A4"/>
    <w:rsid w:val="00012ED0"/>
    <w:rsid w:val="000132A6"/>
    <w:rsid w:val="000132AB"/>
    <w:rsid w:val="00013658"/>
    <w:rsid w:val="000200F5"/>
    <w:rsid w:val="00020663"/>
    <w:rsid w:val="0002200A"/>
    <w:rsid w:val="00022066"/>
    <w:rsid w:val="0002212B"/>
    <w:rsid w:val="000223CF"/>
    <w:rsid w:val="0002247E"/>
    <w:rsid w:val="000235CF"/>
    <w:rsid w:val="0002421D"/>
    <w:rsid w:val="00025D47"/>
    <w:rsid w:val="00027611"/>
    <w:rsid w:val="00031A27"/>
    <w:rsid w:val="00031F87"/>
    <w:rsid w:val="000322FF"/>
    <w:rsid w:val="00033E0F"/>
    <w:rsid w:val="000340F0"/>
    <w:rsid w:val="000363EE"/>
    <w:rsid w:val="000372B6"/>
    <w:rsid w:val="0003767E"/>
    <w:rsid w:val="000400A4"/>
    <w:rsid w:val="00040B98"/>
    <w:rsid w:val="00040F5B"/>
    <w:rsid w:val="000417A4"/>
    <w:rsid w:val="00041959"/>
    <w:rsid w:val="000437A2"/>
    <w:rsid w:val="00044C2F"/>
    <w:rsid w:val="00046985"/>
    <w:rsid w:val="0005004D"/>
    <w:rsid w:val="00052AEA"/>
    <w:rsid w:val="00053846"/>
    <w:rsid w:val="00054EEA"/>
    <w:rsid w:val="00055A45"/>
    <w:rsid w:val="00056CE1"/>
    <w:rsid w:val="0005793C"/>
    <w:rsid w:val="00060954"/>
    <w:rsid w:val="000632EB"/>
    <w:rsid w:val="00063F0D"/>
    <w:rsid w:val="000640FF"/>
    <w:rsid w:val="00064A03"/>
    <w:rsid w:val="0006576E"/>
    <w:rsid w:val="00067088"/>
    <w:rsid w:val="00067C39"/>
    <w:rsid w:val="00070546"/>
    <w:rsid w:val="0007210C"/>
    <w:rsid w:val="000721C2"/>
    <w:rsid w:val="00072624"/>
    <w:rsid w:val="000740F8"/>
    <w:rsid w:val="000744EF"/>
    <w:rsid w:val="00074624"/>
    <w:rsid w:val="0007567A"/>
    <w:rsid w:val="00075E24"/>
    <w:rsid w:val="000778ED"/>
    <w:rsid w:val="00077C42"/>
    <w:rsid w:val="000809F5"/>
    <w:rsid w:val="0008197E"/>
    <w:rsid w:val="00081D01"/>
    <w:rsid w:val="00082240"/>
    <w:rsid w:val="0008376A"/>
    <w:rsid w:val="00084838"/>
    <w:rsid w:val="00085B49"/>
    <w:rsid w:val="00090E83"/>
    <w:rsid w:val="0009132F"/>
    <w:rsid w:val="00092740"/>
    <w:rsid w:val="00092FB8"/>
    <w:rsid w:val="0009337D"/>
    <w:rsid w:val="0009617F"/>
    <w:rsid w:val="000966AF"/>
    <w:rsid w:val="000A2A5F"/>
    <w:rsid w:val="000A3BEB"/>
    <w:rsid w:val="000A5954"/>
    <w:rsid w:val="000A6E47"/>
    <w:rsid w:val="000A7333"/>
    <w:rsid w:val="000A78FA"/>
    <w:rsid w:val="000B0CB5"/>
    <w:rsid w:val="000B176E"/>
    <w:rsid w:val="000B19C4"/>
    <w:rsid w:val="000B3DA9"/>
    <w:rsid w:val="000B6627"/>
    <w:rsid w:val="000C07F0"/>
    <w:rsid w:val="000C0D5D"/>
    <w:rsid w:val="000C0E64"/>
    <w:rsid w:val="000C1552"/>
    <w:rsid w:val="000C45E2"/>
    <w:rsid w:val="000C5541"/>
    <w:rsid w:val="000C5FF0"/>
    <w:rsid w:val="000C624E"/>
    <w:rsid w:val="000C71EB"/>
    <w:rsid w:val="000D014F"/>
    <w:rsid w:val="000D09D5"/>
    <w:rsid w:val="000D132B"/>
    <w:rsid w:val="000D1EBF"/>
    <w:rsid w:val="000D26D3"/>
    <w:rsid w:val="000D2EF8"/>
    <w:rsid w:val="000D35C3"/>
    <w:rsid w:val="000D3F73"/>
    <w:rsid w:val="000D4167"/>
    <w:rsid w:val="000D5CDF"/>
    <w:rsid w:val="000D5CEF"/>
    <w:rsid w:val="000D6E82"/>
    <w:rsid w:val="000D7632"/>
    <w:rsid w:val="000D7FA9"/>
    <w:rsid w:val="000E097F"/>
    <w:rsid w:val="000E29BC"/>
    <w:rsid w:val="000E3CC9"/>
    <w:rsid w:val="000E3DAE"/>
    <w:rsid w:val="000E4F02"/>
    <w:rsid w:val="000E506D"/>
    <w:rsid w:val="000E5556"/>
    <w:rsid w:val="000E58ED"/>
    <w:rsid w:val="000E5F93"/>
    <w:rsid w:val="000E6D1A"/>
    <w:rsid w:val="000E725E"/>
    <w:rsid w:val="000E75CD"/>
    <w:rsid w:val="000E7A26"/>
    <w:rsid w:val="000F065B"/>
    <w:rsid w:val="000F0749"/>
    <w:rsid w:val="000F0AAE"/>
    <w:rsid w:val="000F0CEC"/>
    <w:rsid w:val="000F1387"/>
    <w:rsid w:val="000F2601"/>
    <w:rsid w:val="000F2D22"/>
    <w:rsid w:val="000F47C9"/>
    <w:rsid w:val="000F5D69"/>
    <w:rsid w:val="000F6CBB"/>
    <w:rsid w:val="000F7D7E"/>
    <w:rsid w:val="00103142"/>
    <w:rsid w:val="00104ACD"/>
    <w:rsid w:val="00104DC9"/>
    <w:rsid w:val="00105626"/>
    <w:rsid w:val="00105FBD"/>
    <w:rsid w:val="00107924"/>
    <w:rsid w:val="001079CE"/>
    <w:rsid w:val="00111A11"/>
    <w:rsid w:val="00111EC0"/>
    <w:rsid w:val="0011253B"/>
    <w:rsid w:val="00112D82"/>
    <w:rsid w:val="00112FF0"/>
    <w:rsid w:val="00113BA5"/>
    <w:rsid w:val="00113C25"/>
    <w:rsid w:val="00113FF8"/>
    <w:rsid w:val="0011542E"/>
    <w:rsid w:val="00115804"/>
    <w:rsid w:val="00115888"/>
    <w:rsid w:val="0011625E"/>
    <w:rsid w:val="0011681F"/>
    <w:rsid w:val="00116D7E"/>
    <w:rsid w:val="00117927"/>
    <w:rsid w:val="00122595"/>
    <w:rsid w:val="0012314C"/>
    <w:rsid w:val="00124016"/>
    <w:rsid w:val="0012596E"/>
    <w:rsid w:val="00126438"/>
    <w:rsid w:val="00127F85"/>
    <w:rsid w:val="00132BB9"/>
    <w:rsid w:val="001343EA"/>
    <w:rsid w:val="001352F7"/>
    <w:rsid w:val="00135833"/>
    <w:rsid w:val="0013782A"/>
    <w:rsid w:val="00140FCD"/>
    <w:rsid w:val="00142194"/>
    <w:rsid w:val="00142A69"/>
    <w:rsid w:val="00144555"/>
    <w:rsid w:val="001461E3"/>
    <w:rsid w:val="0014637D"/>
    <w:rsid w:val="00146AD1"/>
    <w:rsid w:val="00146B98"/>
    <w:rsid w:val="00146D4E"/>
    <w:rsid w:val="00151826"/>
    <w:rsid w:val="001518DE"/>
    <w:rsid w:val="001526E4"/>
    <w:rsid w:val="00153B50"/>
    <w:rsid w:val="00154B85"/>
    <w:rsid w:val="00154E13"/>
    <w:rsid w:val="00155B66"/>
    <w:rsid w:val="00156475"/>
    <w:rsid w:val="001572A7"/>
    <w:rsid w:val="00161267"/>
    <w:rsid w:val="00161547"/>
    <w:rsid w:val="00161602"/>
    <w:rsid w:val="00162C8C"/>
    <w:rsid w:val="00163330"/>
    <w:rsid w:val="0016435F"/>
    <w:rsid w:val="00165521"/>
    <w:rsid w:val="00165D0F"/>
    <w:rsid w:val="00166702"/>
    <w:rsid w:val="001679A1"/>
    <w:rsid w:val="00167A89"/>
    <w:rsid w:val="00171761"/>
    <w:rsid w:val="00171C0C"/>
    <w:rsid w:val="001720D7"/>
    <w:rsid w:val="0017314E"/>
    <w:rsid w:val="001750AC"/>
    <w:rsid w:val="001750BB"/>
    <w:rsid w:val="00175D3B"/>
    <w:rsid w:val="00177E96"/>
    <w:rsid w:val="001801AE"/>
    <w:rsid w:val="001803F0"/>
    <w:rsid w:val="00180E63"/>
    <w:rsid w:val="00181DB3"/>
    <w:rsid w:val="00181F1F"/>
    <w:rsid w:val="001822B5"/>
    <w:rsid w:val="00186693"/>
    <w:rsid w:val="00186D84"/>
    <w:rsid w:val="0018711B"/>
    <w:rsid w:val="00191F68"/>
    <w:rsid w:val="00192323"/>
    <w:rsid w:val="00192461"/>
    <w:rsid w:val="00192897"/>
    <w:rsid w:val="0019492D"/>
    <w:rsid w:val="00194B23"/>
    <w:rsid w:val="00195FAD"/>
    <w:rsid w:val="00197EA3"/>
    <w:rsid w:val="001A072C"/>
    <w:rsid w:val="001A07C0"/>
    <w:rsid w:val="001A10E1"/>
    <w:rsid w:val="001A163E"/>
    <w:rsid w:val="001A1E57"/>
    <w:rsid w:val="001A22D5"/>
    <w:rsid w:val="001A25A1"/>
    <w:rsid w:val="001A2601"/>
    <w:rsid w:val="001A2CB9"/>
    <w:rsid w:val="001A2E27"/>
    <w:rsid w:val="001A45EF"/>
    <w:rsid w:val="001A55CA"/>
    <w:rsid w:val="001A5A46"/>
    <w:rsid w:val="001A5E32"/>
    <w:rsid w:val="001B13A4"/>
    <w:rsid w:val="001B2E43"/>
    <w:rsid w:val="001B4E13"/>
    <w:rsid w:val="001B5414"/>
    <w:rsid w:val="001B56AC"/>
    <w:rsid w:val="001B6284"/>
    <w:rsid w:val="001C1D89"/>
    <w:rsid w:val="001C4294"/>
    <w:rsid w:val="001C4353"/>
    <w:rsid w:val="001C4936"/>
    <w:rsid w:val="001C4E00"/>
    <w:rsid w:val="001C5556"/>
    <w:rsid w:val="001C6C52"/>
    <w:rsid w:val="001C6ECE"/>
    <w:rsid w:val="001D010E"/>
    <w:rsid w:val="001D05F5"/>
    <w:rsid w:val="001D102A"/>
    <w:rsid w:val="001D1655"/>
    <w:rsid w:val="001D23BC"/>
    <w:rsid w:val="001D293C"/>
    <w:rsid w:val="001D4620"/>
    <w:rsid w:val="001E2066"/>
    <w:rsid w:val="001E37B6"/>
    <w:rsid w:val="001E3B42"/>
    <w:rsid w:val="001E6EBE"/>
    <w:rsid w:val="001F15E7"/>
    <w:rsid w:val="001F1808"/>
    <w:rsid w:val="001F238C"/>
    <w:rsid w:val="001F4F72"/>
    <w:rsid w:val="001F5A0C"/>
    <w:rsid w:val="001F5EDC"/>
    <w:rsid w:val="001F6025"/>
    <w:rsid w:val="001F60D1"/>
    <w:rsid w:val="001F7ECE"/>
    <w:rsid w:val="0020232E"/>
    <w:rsid w:val="002027F9"/>
    <w:rsid w:val="00202C72"/>
    <w:rsid w:val="00203011"/>
    <w:rsid w:val="002035D5"/>
    <w:rsid w:val="00203E0B"/>
    <w:rsid w:val="00205D49"/>
    <w:rsid w:val="00207AB8"/>
    <w:rsid w:val="002101CB"/>
    <w:rsid w:val="00210AC0"/>
    <w:rsid w:val="00212DB5"/>
    <w:rsid w:val="0021350E"/>
    <w:rsid w:val="00213818"/>
    <w:rsid w:val="00215503"/>
    <w:rsid w:val="002166C4"/>
    <w:rsid w:val="00217373"/>
    <w:rsid w:val="00217E39"/>
    <w:rsid w:val="00220A69"/>
    <w:rsid w:val="00220AF9"/>
    <w:rsid w:val="00221A4C"/>
    <w:rsid w:val="002224C1"/>
    <w:rsid w:val="0022273C"/>
    <w:rsid w:val="00222C11"/>
    <w:rsid w:val="002231F8"/>
    <w:rsid w:val="002248DD"/>
    <w:rsid w:val="00224FE3"/>
    <w:rsid w:val="00225F6E"/>
    <w:rsid w:val="00226503"/>
    <w:rsid w:val="002267BD"/>
    <w:rsid w:val="00226AA2"/>
    <w:rsid w:val="00226E0B"/>
    <w:rsid w:val="002271B5"/>
    <w:rsid w:val="002273F4"/>
    <w:rsid w:val="002276CE"/>
    <w:rsid w:val="00230A98"/>
    <w:rsid w:val="00230DDA"/>
    <w:rsid w:val="00231F1F"/>
    <w:rsid w:val="00235314"/>
    <w:rsid w:val="002403ED"/>
    <w:rsid w:val="0024131B"/>
    <w:rsid w:val="00241CEB"/>
    <w:rsid w:val="00242AD7"/>
    <w:rsid w:val="00244837"/>
    <w:rsid w:val="0024580C"/>
    <w:rsid w:val="00245AB7"/>
    <w:rsid w:val="00246356"/>
    <w:rsid w:val="00246451"/>
    <w:rsid w:val="002477CD"/>
    <w:rsid w:val="002515E9"/>
    <w:rsid w:val="002534E0"/>
    <w:rsid w:val="002546B1"/>
    <w:rsid w:val="002559E9"/>
    <w:rsid w:val="002607B5"/>
    <w:rsid w:val="00260CB8"/>
    <w:rsid w:val="00261F44"/>
    <w:rsid w:val="002622DE"/>
    <w:rsid w:val="00262EFA"/>
    <w:rsid w:val="00262F33"/>
    <w:rsid w:val="00263E94"/>
    <w:rsid w:val="00265494"/>
    <w:rsid w:val="0026649C"/>
    <w:rsid w:val="002671D7"/>
    <w:rsid w:val="002700F2"/>
    <w:rsid w:val="00271B2D"/>
    <w:rsid w:val="002720AC"/>
    <w:rsid w:val="00272C2D"/>
    <w:rsid w:val="00272FB6"/>
    <w:rsid w:val="00274640"/>
    <w:rsid w:val="00274DB7"/>
    <w:rsid w:val="00282E7F"/>
    <w:rsid w:val="00283050"/>
    <w:rsid w:val="0028306D"/>
    <w:rsid w:val="00290F84"/>
    <w:rsid w:val="002937FF"/>
    <w:rsid w:val="00294FC0"/>
    <w:rsid w:val="0029504E"/>
    <w:rsid w:val="00295B1D"/>
    <w:rsid w:val="0029676E"/>
    <w:rsid w:val="00296DEC"/>
    <w:rsid w:val="00296F8F"/>
    <w:rsid w:val="00297944"/>
    <w:rsid w:val="002A02FE"/>
    <w:rsid w:val="002A07F0"/>
    <w:rsid w:val="002A222D"/>
    <w:rsid w:val="002A2322"/>
    <w:rsid w:val="002A2427"/>
    <w:rsid w:val="002A41DE"/>
    <w:rsid w:val="002A527D"/>
    <w:rsid w:val="002A6E61"/>
    <w:rsid w:val="002B03FE"/>
    <w:rsid w:val="002B1F81"/>
    <w:rsid w:val="002B21A9"/>
    <w:rsid w:val="002B241F"/>
    <w:rsid w:val="002B30C5"/>
    <w:rsid w:val="002B333A"/>
    <w:rsid w:val="002B382D"/>
    <w:rsid w:val="002B4F0A"/>
    <w:rsid w:val="002B505E"/>
    <w:rsid w:val="002B5091"/>
    <w:rsid w:val="002B6982"/>
    <w:rsid w:val="002C0303"/>
    <w:rsid w:val="002C0450"/>
    <w:rsid w:val="002C0607"/>
    <w:rsid w:val="002C0690"/>
    <w:rsid w:val="002C1F8B"/>
    <w:rsid w:val="002C2130"/>
    <w:rsid w:val="002C24F4"/>
    <w:rsid w:val="002C3CA4"/>
    <w:rsid w:val="002C416B"/>
    <w:rsid w:val="002C454C"/>
    <w:rsid w:val="002C58FB"/>
    <w:rsid w:val="002C6204"/>
    <w:rsid w:val="002C6A9F"/>
    <w:rsid w:val="002C768D"/>
    <w:rsid w:val="002D08F9"/>
    <w:rsid w:val="002D1C3B"/>
    <w:rsid w:val="002D6830"/>
    <w:rsid w:val="002D7F3A"/>
    <w:rsid w:val="002E126A"/>
    <w:rsid w:val="002E1FD1"/>
    <w:rsid w:val="002E26FA"/>
    <w:rsid w:val="002E2764"/>
    <w:rsid w:val="002E2A0E"/>
    <w:rsid w:val="002E5874"/>
    <w:rsid w:val="002E68B2"/>
    <w:rsid w:val="002E6CE9"/>
    <w:rsid w:val="002F30F8"/>
    <w:rsid w:val="002F44D4"/>
    <w:rsid w:val="002F4900"/>
    <w:rsid w:val="002F65AD"/>
    <w:rsid w:val="002F7F43"/>
    <w:rsid w:val="00301EA0"/>
    <w:rsid w:val="00302071"/>
    <w:rsid w:val="00302FBE"/>
    <w:rsid w:val="00304946"/>
    <w:rsid w:val="00304A7E"/>
    <w:rsid w:val="00305740"/>
    <w:rsid w:val="003063AD"/>
    <w:rsid w:val="003066E6"/>
    <w:rsid w:val="003068AB"/>
    <w:rsid w:val="00306DB2"/>
    <w:rsid w:val="00307525"/>
    <w:rsid w:val="00310541"/>
    <w:rsid w:val="00310AF6"/>
    <w:rsid w:val="00311336"/>
    <w:rsid w:val="0031199B"/>
    <w:rsid w:val="00312329"/>
    <w:rsid w:val="00312391"/>
    <w:rsid w:val="00313F22"/>
    <w:rsid w:val="00314FEB"/>
    <w:rsid w:val="00315A38"/>
    <w:rsid w:val="0031639E"/>
    <w:rsid w:val="00320043"/>
    <w:rsid w:val="003200D2"/>
    <w:rsid w:val="0032037E"/>
    <w:rsid w:val="00321BE1"/>
    <w:rsid w:val="00323335"/>
    <w:rsid w:val="003234B9"/>
    <w:rsid w:val="00323C34"/>
    <w:rsid w:val="0032531C"/>
    <w:rsid w:val="003256E2"/>
    <w:rsid w:val="00326235"/>
    <w:rsid w:val="00326F44"/>
    <w:rsid w:val="0032700D"/>
    <w:rsid w:val="003304AB"/>
    <w:rsid w:val="00331AB8"/>
    <w:rsid w:val="003320BA"/>
    <w:rsid w:val="003336D3"/>
    <w:rsid w:val="00340672"/>
    <w:rsid w:val="00340C73"/>
    <w:rsid w:val="00341158"/>
    <w:rsid w:val="00341BA0"/>
    <w:rsid w:val="003438AA"/>
    <w:rsid w:val="00344B89"/>
    <w:rsid w:val="00345B7B"/>
    <w:rsid w:val="0034619D"/>
    <w:rsid w:val="00346469"/>
    <w:rsid w:val="0034686B"/>
    <w:rsid w:val="00346B4A"/>
    <w:rsid w:val="0034732C"/>
    <w:rsid w:val="0034760E"/>
    <w:rsid w:val="00350C71"/>
    <w:rsid w:val="003513F4"/>
    <w:rsid w:val="00353E60"/>
    <w:rsid w:val="00354373"/>
    <w:rsid w:val="003565DD"/>
    <w:rsid w:val="00356E60"/>
    <w:rsid w:val="00363940"/>
    <w:rsid w:val="00364D97"/>
    <w:rsid w:val="003664D0"/>
    <w:rsid w:val="003702F9"/>
    <w:rsid w:val="00371231"/>
    <w:rsid w:val="00371D5E"/>
    <w:rsid w:val="00373C2D"/>
    <w:rsid w:val="0037405E"/>
    <w:rsid w:val="00375125"/>
    <w:rsid w:val="00375A72"/>
    <w:rsid w:val="00376AB2"/>
    <w:rsid w:val="0037723B"/>
    <w:rsid w:val="00377AFA"/>
    <w:rsid w:val="00380739"/>
    <w:rsid w:val="003812B7"/>
    <w:rsid w:val="00381C42"/>
    <w:rsid w:val="00381E6D"/>
    <w:rsid w:val="00382A5F"/>
    <w:rsid w:val="00382F90"/>
    <w:rsid w:val="00384402"/>
    <w:rsid w:val="00384567"/>
    <w:rsid w:val="003862B0"/>
    <w:rsid w:val="00386560"/>
    <w:rsid w:val="003871E9"/>
    <w:rsid w:val="00391D2D"/>
    <w:rsid w:val="0039257A"/>
    <w:rsid w:val="00394496"/>
    <w:rsid w:val="00394987"/>
    <w:rsid w:val="00394E7E"/>
    <w:rsid w:val="00395177"/>
    <w:rsid w:val="0039701C"/>
    <w:rsid w:val="003A030C"/>
    <w:rsid w:val="003A2C9E"/>
    <w:rsid w:val="003A37DC"/>
    <w:rsid w:val="003A399D"/>
    <w:rsid w:val="003A5E50"/>
    <w:rsid w:val="003A6629"/>
    <w:rsid w:val="003B0272"/>
    <w:rsid w:val="003B0AB7"/>
    <w:rsid w:val="003B12CD"/>
    <w:rsid w:val="003B1386"/>
    <w:rsid w:val="003B1627"/>
    <w:rsid w:val="003B1B1D"/>
    <w:rsid w:val="003B2449"/>
    <w:rsid w:val="003B3D7D"/>
    <w:rsid w:val="003B405D"/>
    <w:rsid w:val="003B44A0"/>
    <w:rsid w:val="003B4E35"/>
    <w:rsid w:val="003B5ED9"/>
    <w:rsid w:val="003B604D"/>
    <w:rsid w:val="003B75FB"/>
    <w:rsid w:val="003C00E7"/>
    <w:rsid w:val="003C0249"/>
    <w:rsid w:val="003C24DE"/>
    <w:rsid w:val="003C2625"/>
    <w:rsid w:val="003C282C"/>
    <w:rsid w:val="003C2DFC"/>
    <w:rsid w:val="003C36F4"/>
    <w:rsid w:val="003C3B00"/>
    <w:rsid w:val="003C4FFC"/>
    <w:rsid w:val="003C52B9"/>
    <w:rsid w:val="003C5717"/>
    <w:rsid w:val="003C6381"/>
    <w:rsid w:val="003C6EAD"/>
    <w:rsid w:val="003C6EB4"/>
    <w:rsid w:val="003C7595"/>
    <w:rsid w:val="003C783A"/>
    <w:rsid w:val="003D1001"/>
    <w:rsid w:val="003D1B0E"/>
    <w:rsid w:val="003D24DE"/>
    <w:rsid w:val="003D2AA5"/>
    <w:rsid w:val="003D4838"/>
    <w:rsid w:val="003D486E"/>
    <w:rsid w:val="003D529F"/>
    <w:rsid w:val="003E0475"/>
    <w:rsid w:val="003E139F"/>
    <w:rsid w:val="003E2E72"/>
    <w:rsid w:val="003E3274"/>
    <w:rsid w:val="003E362C"/>
    <w:rsid w:val="003E3B9C"/>
    <w:rsid w:val="003E44EC"/>
    <w:rsid w:val="003E77E9"/>
    <w:rsid w:val="003F00B0"/>
    <w:rsid w:val="003F0DEF"/>
    <w:rsid w:val="003F4008"/>
    <w:rsid w:val="003F4373"/>
    <w:rsid w:val="003F4789"/>
    <w:rsid w:val="003F4A59"/>
    <w:rsid w:val="003F4C2A"/>
    <w:rsid w:val="003F4C8A"/>
    <w:rsid w:val="003F57B4"/>
    <w:rsid w:val="003F5D13"/>
    <w:rsid w:val="003F5FE1"/>
    <w:rsid w:val="003F611E"/>
    <w:rsid w:val="003F62FF"/>
    <w:rsid w:val="003F6EB8"/>
    <w:rsid w:val="003F7217"/>
    <w:rsid w:val="00401B9E"/>
    <w:rsid w:val="0040245F"/>
    <w:rsid w:val="00402C47"/>
    <w:rsid w:val="004034F0"/>
    <w:rsid w:val="00403BC3"/>
    <w:rsid w:val="00404015"/>
    <w:rsid w:val="004060E9"/>
    <w:rsid w:val="004060EF"/>
    <w:rsid w:val="0040665A"/>
    <w:rsid w:val="004068E5"/>
    <w:rsid w:val="004103BC"/>
    <w:rsid w:val="00410515"/>
    <w:rsid w:val="00410FA5"/>
    <w:rsid w:val="00411356"/>
    <w:rsid w:val="00412151"/>
    <w:rsid w:val="004127AA"/>
    <w:rsid w:val="00413FA1"/>
    <w:rsid w:val="004144DE"/>
    <w:rsid w:val="00416FC9"/>
    <w:rsid w:val="004173AC"/>
    <w:rsid w:val="00421FDA"/>
    <w:rsid w:val="0042228F"/>
    <w:rsid w:val="00422A27"/>
    <w:rsid w:val="004234F8"/>
    <w:rsid w:val="00424A73"/>
    <w:rsid w:val="00425586"/>
    <w:rsid w:val="00425673"/>
    <w:rsid w:val="00425CA3"/>
    <w:rsid w:val="00427EC9"/>
    <w:rsid w:val="0043018D"/>
    <w:rsid w:val="0043066E"/>
    <w:rsid w:val="0043296D"/>
    <w:rsid w:val="00434E2C"/>
    <w:rsid w:val="004352B2"/>
    <w:rsid w:val="0043535B"/>
    <w:rsid w:val="00436969"/>
    <w:rsid w:val="0043779D"/>
    <w:rsid w:val="00437EEC"/>
    <w:rsid w:val="004409CD"/>
    <w:rsid w:val="00440B2C"/>
    <w:rsid w:val="00440BB2"/>
    <w:rsid w:val="00441352"/>
    <w:rsid w:val="00441796"/>
    <w:rsid w:val="004436C3"/>
    <w:rsid w:val="004457AF"/>
    <w:rsid w:val="00446781"/>
    <w:rsid w:val="0045170D"/>
    <w:rsid w:val="00451D3D"/>
    <w:rsid w:val="00452085"/>
    <w:rsid w:val="00452507"/>
    <w:rsid w:val="004529D0"/>
    <w:rsid w:val="0045322E"/>
    <w:rsid w:val="00453417"/>
    <w:rsid w:val="004534A1"/>
    <w:rsid w:val="00454065"/>
    <w:rsid w:val="00454B33"/>
    <w:rsid w:val="00455214"/>
    <w:rsid w:val="00455FD5"/>
    <w:rsid w:val="00460A42"/>
    <w:rsid w:val="00462019"/>
    <w:rsid w:val="0046230F"/>
    <w:rsid w:val="004625A0"/>
    <w:rsid w:val="00463EFC"/>
    <w:rsid w:val="00467F7C"/>
    <w:rsid w:val="004700C0"/>
    <w:rsid w:val="004705BF"/>
    <w:rsid w:val="00471145"/>
    <w:rsid w:val="00471EB0"/>
    <w:rsid w:val="004720A0"/>
    <w:rsid w:val="00472570"/>
    <w:rsid w:val="0047463A"/>
    <w:rsid w:val="00474E03"/>
    <w:rsid w:val="004751E0"/>
    <w:rsid w:val="00475BB2"/>
    <w:rsid w:val="004770AB"/>
    <w:rsid w:val="004811DD"/>
    <w:rsid w:val="00481834"/>
    <w:rsid w:val="00481B7C"/>
    <w:rsid w:val="00483135"/>
    <w:rsid w:val="00483D47"/>
    <w:rsid w:val="00483F08"/>
    <w:rsid w:val="00484F00"/>
    <w:rsid w:val="00486172"/>
    <w:rsid w:val="00486248"/>
    <w:rsid w:val="004868E0"/>
    <w:rsid w:val="00486946"/>
    <w:rsid w:val="00486C28"/>
    <w:rsid w:val="00490F13"/>
    <w:rsid w:val="0049252D"/>
    <w:rsid w:val="0049275E"/>
    <w:rsid w:val="00492AC8"/>
    <w:rsid w:val="00492B7F"/>
    <w:rsid w:val="00493124"/>
    <w:rsid w:val="00494753"/>
    <w:rsid w:val="00495450"/>
    <w:rsid w:val="00496332"/>
    <w:rsid w:val="00496EAA"/>
    <w:rsid w:val="00496F64"/>
    <w:rsid w:val="004A0A7A"/>
    <w:rsid w:val="004A103F"/>
    <w:rsid w:val="004A145C"/>
    <w:rsid w:val="004A3C20"/>
    <w:rsid w:val="004A4840"/>
    <w:rsid w:val="004A52C7"/>
    <w:rsid w:val="004A6CCA"/>
    <w:rsid w:val="004A6EF2"/>
    <w:rsid w:val="004A76BA"/>
    <w:rsid w:val="004B0B63"/>
    <w:rsid w:val="004B1D48"/>
    <w:rsid w:val="004B48D8"/>
    <w:rsid w:val="004B63C9"/>
    <w:rsid w:val="004B6A1A"/>
    <w:rsid w:val="004C5A59"/>
    <w:rsid w:val="004C5DE4"/>
    <w:rsid w:val="004D199B"/>
    <w:rsid w:val="004D1D46"/>
    <w:rsid w:val="004D2DB5"/>
    <w:rsid w:val="004D2DC8"/>
    <w:rsid w:val="004D3576"/>
    <w:rsid w:val="004D3D29"/>
    <w:rsid w:val="004D3DCD"/>
    <w:rsid w:val="004D4031"/>
    <w:rsid w:val="004D42DC"/>
    <w:rsid w:val="004D4BAF"/>
    <w:rsid w:val="004D5A4D"/>
    <w:rsid w:val="004D5BB1"/>
    <w:rsid w:val="004D6331"/>
    <w:rsid w:val="004D64D0"/>
    <w:rsid w:val="004D66A6"/>
    <w:rsid w:val="004D70EB"/>
    <w:rsid w:val="004E063C"/>
    <w:rsid w:val="004E0656"/>
    <w:rsid w:val="004E25EE"/>
    <w:rsid w:val="004E3AD3"/>
    <w:rsid w:val="004E441F"/>
    <w:rsid w:val="004E4C78"/>
    <w:rsid w:val="004E613F"/>
    <w:rsid w:val="004E6555"/>
    <w:rsid w:val="004E659E"/>
    <w:rsid w:val="004E7A75"/>
    <w:rsid w:val="004F010D"/>
    <w:rsid w:val="004F0DC9"/>
    <w:rsid w:val="004F1754"/>
    <w:rsid w:val="004F1B5F"/>
    <w:rsid w:val="004F2087"/>
    <w:rsid w:val="004F2FD7"/>
    <w:rsid w:val="004F4329"/>
    <w:rsid w:val="004F6182"/>
    <w:rsid w:val="004F6A3F"/>
    <w:rsid w:val="004F781C"/>
    <w:rsid w:val="00500D14"/>
    <w:rsid w:val="005026C4"/>
    <w:rsid w:val="005035EB"/>
    <w:rsid w:val="0050398C"/>
    <w:rsid w:val="00504486"/>
    <w:rsid w:val="00504CE6"/>
    <w:rsid w:val="00504FE0"/>
    <w:rsid w:val="005050FD"/>
    <w:rsid w:val="005056CE"/>
    <w:rsid w:val="0050570E"/>
    <w:rsid w:val="0050681D"/>
    <w:rsid w:val="005079BC"/>
    <w:rsid w:val="00507A36"/>
    <w:rsid w:val="00507C8A"/>
    <w:rsid w:val="00512688"/>
    <w:rsid w:val="00513224"/>
    <w:rsid w:val="005133F0"/>
    <w:rsid w:val="00514B8F"/>
    <w:rsid w:val="00516202"/>
    <w:rsid w:val="005162C3"/>
    <w:rsid w:val="00516321"/>
    <w:rsid w:val="005178EF"/>
    <w:rsid w:val="00517FB6"/>
    <w:rsid w:val="0052048E"/>
    <w:rsid w:val="00521620"/>
    <w:rsid w:val="00522157"/>
    <w:rsid w:val="00523405"/>
    <w:rsid w:val="005237D0"/>
    <w:rsid w:val="0052400A"/>
    <w:rsid w:val="005259A2"/>
    <w:rsid w:val="00525F3C"/>
    <w:rsid w:val="005315BA"/>
    <w:rsid w:val="00532639"/>
    <w:rsid w:val="00532F1F"/>
    <w:rsid w:val="00534657"/>
    <w:rsid w:val="00534705"/>
    <w:rsid w:val="00534E0F"/>
    <w:rsid w:val="0053652E"/>
    <w:rsid w:val="0053743C"/>
    <w:rsid w:val="0053769A"/>
    <w:rsid w:val="0054076E"/>
    <w:rsid w:val="00540805"/>
    <w:rsid w:val="00541A79"/>
    <w:rsid w:val="00542769"/>
    <w:rsid w:val="00543A9B"/>
    <w:rsid w:val="00544F85"/>
    <w:rsid w:val="0054616D"/>
    <w:rsid w:val="0054623C"/>
    <w:rsid w:val="005465D0"/>
    <w:rsid w:val="005503D3"/>
    <w:rsid w:val="00550D14"/>
    <w:rsid w:val="005519D7"/>
    <w:rsid w:val="00552730"/>
    <w:rsid w:val="00555F90"/>
    <w:rsid w:val="00556989"/>
    <w:rsid w:val="00560262"/>
    <w:rsid w:val="005615D3"/>
    <w:rsid w:val="0056188D"/>
    <w:rsid w:val="00561FB7"/>
    <w:rsid w:val="00562A87"/>
    <w:rsid w:val="00563989"/>
    <w:rsid w:val="00563BD1"/>
    <w:rsid w:val="00565A92"/>
    <w:rsid w:val="0056675B"/>
    <w:rsid w:val="005667FA"/>
    <w:rsid w:val="005725DD"/>
    <w:rsid w:val="00573535"/>
    <w:rsid w:val="0057364E"/>
    <w:rsid w:val="00573B5F"/>
    <w:rsid w:val="00573C3E"/>
    <w:rsid w:val="0057544F"/>
    <w:rsid w:val="005767A3"/>
    <w:rsid w:val="0058010F"/>
    <w:rsid w:val="005802C3"/>
    <w:rsid w:val="00581085"/>
    <w:rsid w:val="005814C9"/>
    <w:rsid w:val="00581B33"/>
    <w:rsid w:val="00581DA0"/>
    <w:rsid w:val="00587674"/>
    <w:rsid w:val="00590888"/>
    <w:rsid w:val="0059165A"/>
    <w:rsid w:val="00592B9C"/>
    <w:rsid w:val="00595669"/>
    <w:rsid w:val="0059569A"/>
    <w:rsid w:val="00596F8A"/>
    <w:rsid w:val="005A02E6"/>
    <w:rsid w:val="005A1872"/>
    <w:rsid w:val="005A1FDE"/>
    <w:rsid w:val="005A20DC"/>
    <w:rsid w:val="005A2905"/>
    <w:rsid w:val="005A2BB8"/>
    <w:rsid w:val="005A3185"/>
    <w:rsid w:val="005A330E"/>
    <w:rsid w:val="005A35E7"/>
    <w:rsid w:val="005A3AFF"/>
    <w:rsid w:val="005A3E51"/>
    <w:rsid w:val="005A4005"/>
    <w:rsid w:val="005A456A"/>
    <w:rsid w:val="005A52FF"/>
    <w:rsid w:val="005A7643"/>
    <w:rsid w:val="005A7DEC"/>
    <w:rsid w:val="005B0F9C"/>
    <w:rsid w:val="005B1540"/>
    <w:rsid w:val="005B189D"/>
    <w:rsid w:val="005B1C46"/>
    <w:rsid w:val="005B28A3"/>
    <w:rsid w:val="005B2A6A"/>
    <w:rsid w:val="005B302E"/>
    <w:rsid w:val="005B37CF"/>
    <w:rsid w:val="005B3AFB"/>
    <w:rsid w:val="005B4633"/>
    <w:rsid w:val="005B4755"/>
    <w:rsid w:val="005B5282"/>
    <w:rsid w:val="005C0E00"/>
    <w:rsid w:val="005C205F"/>
    <w:rsid w:val="005C2110"/>
    <w:rsid w:val="005C221A"/>
    <w:rsid w:val="005C2CA5"/>
    <w:rsid w:val="005C4156"/>
    <w:rsid w:val="005C661C"/>
    <w:rsid w:val="005C6CFB"/>
    <w:rsid w:val="005C6D81"/>
    <w:rsid w:val="005C7674"/>
    <w:rsid w:val="005D0783"/>
    <w:rsid w:val="005D0D2A"/>
    <w:rsid w:val="005D3F9D"/>
    <w:rsid w:val="005D54B9"/>
    <w:rsid w:val="005D5FF6"/>
    <w:rsid w:val="005D7E82"/>
    <w:rsid w:val="005E1DD9"/>
    <w:rsid w:val="005E1FE9"/>
    <w:rsid w:val="005E4914"/>
    <w:rsid w:val="005E495B"/>
    <w:rsid w:val="005E7399"/>
    <w:rsid w:val="005F06E3"/>
    <w:rsid w:val="005F13C9"/>
    <w:rsid w:val="005F1C81"/>
    <w:rsid w:val="005F36C8"/>
    <w:rsid w:val="005F389F"/>
    <w:rsid w:val="005F3F0A"/>
    <w:rsid w:val="005F51F8"/>
    <w:rsid w:val="005F5E29"/>
    <w:rsid w:val="005F6FAF"/>
    <w:rsid w:val="0060066E"/>
    <w:rsid w:val="00601434"/>
    <w:rsid w:val="006019D1"/>
    <w:rsid w:val="00604C81"/>
    <w:rsid w:val="00604DF7"/>
    <w:rsid w:val="006050BD"/>
    <w:rsid w:val="006052C7"/>
    <w:rsid w:val="00607D2E"/>
    <w:rsid w:val="00607EDB"/>
    <w:rsid w:val="00610049"/>
    <w:rsid w:val="006106F0"/>
    <w:rsid w:val="006109D4"/>
    <w:rsid w:val="00611100"/>
    <w:rsid w:val="006114F7"/>
    <w:rsid w:val="00611F3E"/>
    <w:rsid w:val="00612DE9"/>
    <w:rsid w:val="006139DD"/>
    <w:rsid w:val="006148E8"/>
    <w:rsid w:val="00616B83"/>
    <w:rsid w:val="00621B5E"/>
    <w:rsid w:val="00624A11"/>
    <w:rsid w:val="00624C20"/>
    <w:rsid w:val="006268A6"/>
    <w:rsid w:val="00630C3B"/>
    <w:rsid w:val="00631106"/>
    <w:rsid w:val="00631839"/>
    <w:rsid w:val="00632746"/>
    <w:rsid w:val="0063330C"/>
    <w:rsid w:val="00634899"/>
    <w:rsid w:val="006351D8"/>
    <w:rsid w:val="00635954"/>
    <w:rsid w:val="0063650F"/>
    <w:rsid w:val="006373AB"/>
    <w:rsid w:val="006373DE"/>
    <w:rsid w:val="006409DF"/>
    <w:rsid w:val="00640F11"/>
    <w:rsid w:val="00643CC6"/>
    <w:rsid w:val="0064668E"/>
    <w:rsid w:val="006473A6"/>
    <w:rsid w:val="00647721"/>
    <w:rsid w:val="0065159A"/>
    <w:rsid w:val="00651BE0"/>
    <w:rsid w:val="0065250B"/>
    <w:rsid w:val="00653119"/>
    <w:rsid w:val="00653A86"/>
    <w:rsid w:val="00654CDB"/>
    <w:rsid w:val="0065580C"/>
    <w:rsid w:val="00655834"/>
    <w:rsid w:val="00656714"/>
    <w:rsid w:val="006571CB"/>
    <w:rsid w:val="00657614"/>
    <w:rsid w:val="0065779E"/>
    <w:rsid w:val="00657BFC"/>
    <w:rsid w:val="00661190"/>
    <w:rsid w:val="00662B93"/>
    <w:rsid w:val="0066573D"/>
    <w:rsid w:val="006659B8"/>
    <w:rsid w:val="00666A1D"/>
    <w:rsid w:val="00667699"/>
    <w:rsid w:val="00671B37"/>
    <w:rsid w:val="0067344B"/>
    <w:rsid w:val="006741C6"/>
    <w:rsid w:val="006752DC"/>
    <w:rsid w:val="0067654C"/>
    <w:rsid w:val="006772DF"/>
    <w:rsid w:val="00677CD0"/>
    <w:rsid w:val="00680151"/>
    <w:rsid w:val="006811C0"/>
    <w:rsid w:val="00681E38"/>
    <w:rsid w:val="00682B9B"/>
    <w:rsid w:val="00682EB6"/>
    <w:rsid w:val="006830C6"/>
    <w:rsid w:val="00683F12"/>
    <w:rsid w:val="00685029"/>
    <w:rsid w:val="00685134"/>
    <w:rsid w:val="00685786"/>
    <w:rsid w:val="00685E01"/>
    <w:rsid w:val="00686A93"/>
    <w:rsid w:val="00686E2D"/>
    <w:rsid w:val="00687CCC"/>
    <w:rsid w:val="0069084A"/>
    <w:rsid w:val="00694A83"/>
    <w:rsid w:val="00694D99"/>
    <w:rsid w:val="00696276"/>
    <w:rsid w:val="00697277"/>
    <w:rsid w:val="006979D2"/>
    <w:rsid w:val="00697B85"/>
    <w:rsid w:val="006A1F32"/>
    <w:rsid w:val="006A4E11"/>
    <w:rsid w:val="006A5B2F"/>
    <w:rsid w:val="006A6C99"/>
    <w:rsid w:val="006A6DE1"/>
    <w:rsid w:val="006B0C19"/>
    <w:rsid w:val="006B24F9"/>
    <w:rsid w:val="006B300C"/>
    <w:rsid w:val="006B32B6"/>
    <w:rsid w:val="006B5BFC"/>
    <w:rsid w:val="006B5CA1"/>
    <w:rsid w:val="006B5E16"/>
    <w:rsid w:val="006B7393"/>
    <w:rsid w:val="006C2526"/>
    <w:rsid w:val="006C258F"/>
    <w:rsid w:val="006C3211"/>
    <w:rsid w:val="006C4CC9"/>
    <w:rsid w:val="006C5479"/>
    <w:rsid w:val="006C556D"/>
    <w:rsid w:val="006C75BA"/>
    <w:rsid w:val="006D01F3"/>
    <w:rsid w:val="006D1A76"/>
    <w:rsid w:val="006D4894"/>
    <w:rsid w:val="006D6619"/>
    <w:rsid w:val="006D6DC8"/>
    <w:rsid w:val="006D743E"/>
    <w:rsid w:val="006E0D15"/>
    <w:rsid w:val="006E1DA3"/>
    <w:rsid w:val="006E3C45"/>
    <w:rsid w:val="006E3FCA"/>
    <w:rsid w:val="006E70F1"/>
    <w:rsid w:val="006F132E"/>
    <w:rsid w:val="006F179C"/>
    <w:rsid w:val="006F1C42"/>
    <w:rsid w:val="006F304C"/>
    <w:rsid w:val="006F407B"/>
    <w:rsid w:val="006F4883"/>
    <w:rsid w:val="006F58CC"/>
    <w:rsid w:val="006F7DB6"/>
    <w:rsid w:val="00700248"/>
    <w:rsid w:val="00700EEA"/>
    <w:rsid w:val="00702B9D"/>
    <w:rsid w:val="007037B4"/>
    <w:rsid w:val="0070395E"/>
    <w:rsid w:val="0070483E"/>
    <w:rsid w:val="007053F3"/>
    <w:rsid w:val="00705614"/>
    <w:rsid w:val="00707AC8"/>
    <w:rsid w:val="007101D0"/>
    <w:rsid w:val="00711758"/>
    <w:rsid w:val="00711F56"/>
    <w:rsid w:val="00713B70"/>
    <w:rsid w:val="0071543D"/>
    <w:rsid w:val="0071580C"/>
    <w:rsid w:val="00715AAC"/>
    <w:rsid w:val="007170EF"/>
    <w:rsid w:val="00722294"/>
    <w:rsid w:val="007239A7"/>
    <w:rsid w:val="00724619"/>
    <w:rsid w:val="007251A5"/>
    <w:rsid w:val="00725A9D"/>
    <w:rsid w:val="00725AD6"/>
    <w:rsid w:val="00725F49"/>
    <w:rsid w:val="00726AF6"/>
    <w:rsid w:val="007277ED"/>
    <w:rsid w:val="007316D5"/>
    <w:rsid w:val="0073206C"/>
    <w:rsid w:val="00732EEB"/>
    <w:rsid w:val="007336A8"/>
    <w:rsid w:val="007339A7"/>
    <w:rsid w:val="00733FE8"/>
    <w:rsid w:val="0073505C"/>
    <w:rsid w:val="0074056B"/>
    <w:rsid w:val="007422BB"/>
    <w:rsid w:val="00744718"/>
    <w:rsid w:val="007466F5"/>
    <w:rsid w:val="0074671B"/>
    <w:rsid w:val="007469FD"/>
    <w:rsid w:val="007475C7"/>
    <w:rsid w:val="00747621"/>
    <w:rsid w:val="00750EFE"/>
    <w:rsid w:val="00751093"/>
    <w:rsid w:val="007512DF"/>
    <w:rsid w:val="00751A1F"/>
    <w:rsid w:val="00752CFB"/>
    <w:rsid w:val="007549E5"/>
    <w:rsid w:val="00754E23"/>
    <w:rsid w:val="007561A3"/>
    <w:rsid w:val="007578E1"/>
    <w:rsid w:val="00761BF0"/>
    <w:rsid w:val="007629F8"/>
    <w:rsid w:val="007642FD"/>
    <w:rsid w:val="00764598"/>
    <w:rsid w:val="00765356"/>
    <w:rsid w:val="00765459"/>
    <w:rsid w:val="00765BFC"/>
    <w:rsid w:val="0076601D"/>
    <w:rsid w:val="00766528"/>
    <w:rsid w:val="00767E20"/>
    <w:rsid w:val="00771738"/>
    <w:rsid w:val="007718D5"/>
    <w:rsid w:val="007721D7"/>
    <w:rsid w:val="00772B34"/>
    <w:rsid w:val="00773014"/>
    <w:rsid w:val="0077318A"/>
    <w:rsid w:val="007731D1"/>
    <w:rsid w:val="00773FB0"/>
    <w:rsid w:val="00774046"/>
    <w:rsid w:val="0077455C"/>
    <w:rsid w:val="00774C25"/>
    <w:rsid w:val="00774DF2"/>
    <w:rsid w:val="00775BF2"/>
    <w:rsid w:val="00777063"/>
    <w:rsid w:val="00777DDD"/>
    <w:rsid w:val="007821EC"/>
    <w:rsid w:val="00782A31"/>
    <w:rsid w:val="00783036"/>
    <w:rsid w:val="00783770"/>
    <w:rsid w:val="007850B1"/>
    <w:rsid w:val="0078561B"/>
    <w:rsid w:val="00785FAC"/>
    <w:rsid w:val="0078625B"/>
    <w:rsid w:val="007872D6"/>
    <w:rsid w:val="00790AA5"/>
    <w:rsid w:val="00791CDA"/>
    <w:rsid w:val="00791ED8"/>
    <w:rsid w:val="00792413"/>
    <w:rsid w:val="00792921"/>
    <w:rsid w:val="007931FF"/>
    <w:rsid w:val="007943BA"/>
    <w:rsid w:val="00795467"/>
    <w:rsid w:val="00797779"/>
    <w:rsid w:val="007A130E"/>
    <w:rsid w:val="007A1FAC"/>
    <w:rsid w:val="007A27E6"/>
    <w:rsid w:val="007A2BC3"/>
    <w:rsid w:val="007A3E6A"/>
    <w:rsid w:val="007A4C95"/>
    <w:rsid w:val="007A57A9"/>
    <w:rsid w:val="007A6487"/>
    <w:rsid w:val="007A697B"/>
    <w:rsid w:val="007A6A1F"/>
    <w:rsid w:val="007B2FA7"/>
    <w:rsid w:val="007B3111"/>
    <w:rsid w:val="007B3500"/>
    <w:rsid w:val="007B3A0E"/>
    <w:rsid w:val="007B46F5"/>
    <w:rsid w:val="007B53DD"/>
    <w:rsid w:val="007B55D6"/>
    <w:rsid w:val="007B61FA"/>
    <w:rsid w:val="007B63F1"/>
    <w:rsid w:val="007B667D"/>
    <w:rsid w:val="007B721C"/>
    <w:rsid w:val="007B74E1"/>
    <w:rsid w:val="007C06B1"/>
    <w:rsid w:val="007C0718"/>
    <w:rsid w:val="007C0866"/>
    <w:rsid w:val="007C125C"/>
    <w:rsid w:val="007C38A4"/>
    <w:rsid w:val="007C3925"/>
    <w:rsid w:val="007C429F"/>
    <w:rsid w:val="007C45BF"/>
    <w:rsid w:val="007C4697"/>
    <w:rsid w:val="007C709F"/>
    <w:rsid w:val="007C7261"/>
    <w:rsid w:val="007C7DA5"/>
    <w:rsid w:val="007D0013"/>
    <w:rsid w:val="007D030A"/>
    <w:rsid w:val="007D1DA1"/>
    <w:rsid w:val="007D2381"/>
    <w:rsid w:val="007D25FB"/>
    <w:rsid w:val="007D2B46"/>
    <w:rsid w:val="007D391A"/>
    <w:rsid w:val="007D4208"/>
    <w:rsid w:val="007D5807"/>
    <w:rsid w:val="007D635C"/>
    <w:rsid w:val="007D6410"/>
    <w:rsid w:val="007D67DA"/>
    <w:rsid w:val="007D74F7"/>
    <w:rsid w:val="007E0BA9"/>
    <w:rsid w:val="007E1A16"/>
    <w:rsid w:val="007E1B0A"/>
    <w:rsid w:val="007E348A"/>
    <w:rsid w:val="007E3983"/>
    <w:rsid w:val="007E4066"/>
    <w:rsid w:val="007E62D6"/>
    <w:rsid w:val="007E69CB"/>
    <w:rsid w:val="007F0418"/>
    <w:rsid w:val="007F1AC0"/>
    <w:rsid w:val="007F3AFC"/>
    <w:rsid w:val="007F4477"/>
    <w:rsid w:val="007F4E0F"/>
    <w:rsid w:val="007F5297"/>
    <w:rsid w:val="007F63E1"/>
    <w:rsid w:val="007F6967"/>
    <w:rsid w:val="00800566"/>
    <w:rsid w:val="0080067C"/>
    <w:rsid w:val="008011C2"/>
    <w:rsid w:val="00801CBF"/>
    <w:rsid w:val="008028BD"/>
    <w:rsid w:val="00803121"/>
    <w:rsid w:val="0080415E"/>
    <w:rsid w:val="0080497F"/>
    <w:rsid w:val="008050B6"/>
    <w:rsid w:val="008053F4"/>
    <w:rsid w:val="00805596"/>
    <w:rsid w:val="00806B4C"/>
    <w:rsid w:val="0081086C"/>
    <w:rsid w:val="008137C7"/>
    <w:rsid w:val="00814C20"/>
    <w:rsid w:val="00814FFC"/>
    <w:rsid w:val="0081575F"/>
    <w:rsid w:val="0081587F"/>
    <w:rsid w:val="0081655B"/>
    <w:rsid w:val="008167CF"/>
    <w:rsid w:val="00820044"/>
    <w:rsid w:val="0082012D"/>
    <w:rsid w:val="0082030F"/>
    <w:rsid w:val="008203E2"/>
    <w:rsid w:val="00820CB9"/>
    <w:rsid w:val="00822B3F"/>
    <w:rsid w:val="00823BB5"/>
    <w:rsid w:val="00823D5F"/>
    <w:rsid w:val="00823F0A"/>
    <w:rsid w:val="008240FC"/>
    <w:rsid w:val="00824279"/>
    <w:rsid w:val="00826681"/>
    <w:rsid w:val="00827348"/>
    <w:rsid w:val="0082739E"/>
    <w:rsid w:val="00827D62"/>
    <w:rsid w:val="0083001F"/>
    <w:rsid w:val="0083044C"/>
    <w:rsid w:val="00830C57"/>
    <w:rsid w:val="00830DA6"/>
    <w:rsid w:val="00831011"/>
    <w:rsid w:val="008314A0"/>
    <w:rsid w:val="008319AF"/>
    <w:rsid w:val="00832241"/>
    <w:rsid w:val="008352CF"/>
    <w:rsid w:val="00837355"/>
    <w:rsid w:val="00837D7B"/>
    <w:rsid w:val="00842051"/>
    <w:rsid w:val="00843C35"/>
    <w:rsid w:val="0084421D"/>
    <w:rsid w:val="00846F8D"/>
    <w:rsid w:val="0084772C"/>
    <w:rsid w:val="00851623"/>
    <w:rsid w:val="00851B64"/>
    <w:rsid w:val="0085261D"/>
    <w:rsid w:val="00856214"/>
    <w:rsid w:val="008575DF"/>
    <w:rsid w:val="008618B9"/>
    <w:rsid w:val="0086307B"/>
    <w:rsid w:val="0086418B"/>
    <w:rsid w:val="0086429C"/>
    <w:rsid w:val="00864C79"/>
    <w:rsid w:val="00866921"/>
    <w:rsid w:val="008669E4"/>
    <w:rsid w:val="00866A66"/>
    <w:rsid w:val="00867170"/>
    <w:rsid w:val="008674BD"/>
    <w:rsid w:val="008679C6"/>
    <w:rsid w:val="0087068C"/>
    <w:rsid w:val="0087158E"/>
    <w:rsid w:val="00871D36"/>
    <w:rsid w:val="00871DE0"/>
    <w:rsid w:val="00873774"/>
    <w:rsid w:val="008759ED"/>
    <w:rsid w:val="008762A5"/>
    <w:rsid w:val="00880385"/>
    <w:rsid w:val="00880C86"/>
    <w:rsid w:val="0088105A"/>
    <w:rsid w:val="00881499"/>
    <w:rsid w:val="0088160D"/>
    <w:rsid w:val="0088481B"/>
    <w:rsid w:val="0088552B"/>
    <w:rsid w:val="008906F6"/>
    <w:rsid w:val="00894D68"/>
    <w:rsid w:val="00895133"/>
    <w:rsid w:val="008952F8"/>
    <w:rsid w:val="00895349"/>
    <w:rsid w:val="008955B6"/>
    <w:rsid w:val="00895F9A"/>
    <w:rsid w:val="008969BD"/>
    <w:rsid w:val="00897A8F"/>
    <w:rsid w:val="008A03CC"/>
    <w:rsid w:val="008A0DA2"/>
    <w:rsid w:val="008A2399"/>
    <w:rsid w:val="008A28CB"/>
    <w:rsid w:val="008A44A3"/>
    <w:rsid w:val="008A505E"/>
    <w:rsid w:val="008A62F4"/>
    <w:rsid w:val="008A6A03"/>
    <w:rsid w:val="008A70F8"/>
    <w:rsid w:val="008A75F7"/>
    <w:rsid w:val="008A7CE7"/>
    <w:rsid w:val="008B0F9F"/>
    <w:rsid w:val="008B264C"/>
    <w:rsid w:val="008B4688"/>
    <w:rsid w:val="008B4E39"/>
    <w:rsid w:val="008B5A37"/>
    <w:rsid w:val="008B5B5B"/>
    <w:rsid w:val="008B778F"/>
    <w:rsid w:val="008B77CD"/>
    <w:rsid w:val="008C16B1"/>
    <w:rsid w:val="008C224E"/>
    <w:rsid w:val="008C2AC0"/>
    <w:rsid w:val="008C2FFB"/>
    <w:rsid w:val="008C377F"/>
    <w:rsid w:val="008C53E4"/>
    <w:rsid w:val="008C565A"/>
    <w:rsid w:val="008C600A"/>
    <w:rsid w:val="008C609D"/>
    <w:rsid w:val="008C6266"/>
    <w:rsid w:val="008C6346"/>
    <w:rsid w:val="008C777C"/>
    <w:rsid w:val="008D1F5E"/>
    <w:rsid w:val="008D335C"/>
    <w:rsid w:val="008D34E8"/>
    <w:rsid w:val="008D378D"/>
    <w:rsid w:val="008D4BFC"/>
    <w:rsid w:val="008D70D5"/>
    <w:rsid w:val="008D73A5"/>
    <w:rsid w:val="008D7D8D"/>
    <w:rsid w:val="008E0496"/>
    <w:rsid w:val="008E0B2D"/>
    <w:rsid w:val="008E2603"/>
    <w:rsid w:val="008E2AB6"/>
    <w:rsid w:val="008E2DCA"/>
    <w:rsid w:val="008E33C5"/>
    <w:rsid w:val="008E4838"/>
    <w:rsid w:val="008E490B"/>
    <w:rsid w:val="008F07C6"/>
    <w:rsid w:val="008F2583"/>
    <w:rsid w:val="008F26C9"/>
    <w:rsid w:val="008F3B4A"/>
    <w:rsid w:val="008F46B7"/>
    <w:rsid w:val="008F64FF"/>
    <w:rsid w:val="008F7014"/>
    <w:rsid w:val="008F7E7F"/>
    <w:rsid w:val="0090163A"/>
    <w:rsid w:val="009019B6"/>
    <w:rsid w:val="00902521"/>
    <w:rsid w:val="00902A79"/>
    <w:rsid w:val="00903E10"/>
    <w:rsid w:val="00905286"/>
    <w:rsid w:val="00906078"/>
    <w:rsid w:val="0091016A"/>
    <w:rsid w:val="00912213"/>
    <w:rsid w:val="00912C20"/>
    <w:rsid w:val="009130C3"/>
    <w:rsid w:val="009148FA"/>
    <w:rsid w:val="0091560E"/>
    <w:rsid w:val="00917977"/>
    <w:rsid w:val="00920A92"/>
    <w:rsid w:val="009210D1"/>
    <w:rsid w:val="0092117C"/>
    <w:rsid w:val="00923BD1"/>
    <w:rsid w:val="00923EE2"/>
    <w:rsid w:val="00924029"/>
    <w:rsid w:val="00924A37"/>
    <w:rsid w:val="00925976"/>
    <w:rsid w:val="00926428"/>
    <w:rsid w:val="00926451"/>
    <w:rsid w:val="009267C3"/>
    <w:rsid w:val="00926A3D"/>
    <w:rsid w:val="00926D2E"/>
    <w:rsid w:val="00930D43"/>
    <w:rsid w:val="0093246A"/>
    <w:rsid w:val="009326D2"/>
    <w:rsid w:val="00937B8B"/>
    <w:rsid w:val="00941480"/>
    <w:rsid w:val="00942603"/>
    <w:rsid w:val="00943CDD"/>
    <w:rsid w:val="00944056"/>
    <w:rsid w:val="00944BE4"/>
    <w:rsid w:val="00944D7D"/>
    <w:rsid w:val="00947124"/>
    <w:rsid w:val="009475B8"/>
    <w:rsid w:val="00947D8E"/>
    <w:rsid w:val="00947E9B"/>
    <w:rsid w:val="0095136A"/>
    <w:rsid w:val="00952426"/>
    <w:rsid w:val="009555F2"/>
    <w:rsid w:val="00955B5A"/>
    <w:rsid w:val="00955FB9"/>
    <w:rsid w:val="00956015"/>
    <w:rsid w:val="0095775A"/>
    <w:rsid w:val="009579C8"/>
    <w:rsid w:val="00963CFC"/>
    <w:rsid w:val="00964DFF"/>
    <w:rsid w:val="009652EB"/>
    <w:rsid w:val="0096589C"/>
    <w:rsid w:val="009663D4"/>
    <w:rsid w:val="00966F5F"/>
    <w:rsid w:val="0096746F"/>
    <w:rsid w:val="00967932"/>
    <w:rsid w:val="00970274"/>
    <w:rsid w:val="00971436"/>
    <w:rsid w:val="00972686"/>
    <w:rsid w:val="00972866"/>
    <w:rsid w:val="009729B4"/>
    <w:rsid w:val="00973BA1"/>
    <w:rsid w:val="00973E0A"/>
    <w:rsid w:val="00973E4B"/>
    <w:rsid w:val="00974462"/>
    <w:rsid w:val="00974DC9"/>
    <w:rsid w:val="00975FB2"/>
    <w:rsid w:val="009773BD"/>
    <w:rsid w:val="009776AA"/>
    <w:rsid w:val="009817E1"/>
    <w:rsid w:val="009826D0"/>
    <w:rsid w:val="009847AB"/>
    <w:rsid w:val="00984DF6"/>
    <w:rsid w:val="00984E17"/>
    <w:rsid w:val="00985486"/>
    <w:rsid w:val="009870CD"/>
    <w:rsid w:val="00987177"/>
    <w:rsid w:val="0099013E"/>
    <w:rsid w:val="00990470"/>
    <w:rsid w:val="00991375"/>
    <w:rsid w:val="00991671"/>
    <w:rsid w:val="00992AF0"/>
    <w:rsid w:val="00994124"/>
    <w:rsid w:val="00994280"/>
    <w:rsid w:val="00994378"/>
    <w:rsid w:val="00994E29"/>
    <w:rsid w:val="00995968"/>
    <w:rsid w:val="00996214"/>
    <w:rsid w:val="00996B34"/>
    <w:rsid w:val="00996E6A"/>
    <w:rsid w:val="0099716B"/>
    <w:rsid w:val="009A0809"/>
    <w:rsid w:val="009A361D"/>
    <w:rsid w:val="009A4932"/>
    <w:rsid w:val="009A5305"/>
    <w:rsid w:val="009A719A"/>
    <w:rsid w:val="009B118D"/>
    <w:rsid w:val="009B132A"/>
    <w:rsid w:val="009B20AD"/>
    <w:rsid w:val="009B3A62"/>
    <w:rsid w:val="009B4B15"/>
    <w:rsid w:val="009B4C6F"/>
    <w:rsid w:val="009B6BF4"/>
    <w:rsid w:val="009B712F"/>
    <w:rsid w:val="009B7425"/>
    <w:rsid w:val="009C0B4B"/>
    <w:rsid w:val="009C1218"/>
    <w:rsid w:val="009C2E9F"/>
    <w:rsid w:val="009C3F41"/>
    <w:rsid w:val="009C41F9"/>
    <w:rsid w:val="009C531B"/>
    <w:rsid w:val="009C61C6"/>
    <w:rsid w:val="009C630A"/>
    <w:rsid w:val="009C67CB"/>
    <w:rsid w:val="009C7B11"/>
    <w:rsid w:val="009C7CA6"/>
    <w:rsid w:val="009D0E76"/>
    <w:rsid w:val="009D101A"/>
    <w:rsid w:val="009D2B3F"/>
    <w:rsid w:val="009D2F2A"/>
    <w:rsid w:val="009D3272"/>
    <w:rsid w:val="009D33D9"/>
    <w:rsid w:val="009D44C4"/>
    <w:rsid w:val="009D45D2"/>
    <w:rsid w:val="009D4C07"/>
    <w:rsid w:val="009D4D86"/>
    <w:rsid w:val="009D4D8E"/>
    <w:rsid w:val="009D548A"/>
    <w:rsid w:val="009D5D29"/>
    <w:rsid w:val="009D6252"/>
    <w:rsid w:val="009E1DC2"/>
    <w:rsid w:val="009E3B96"/>
    <w:rsid w:val="009E409A"/>
    <w:rsid w:val="009E4D2E"/>
    <w:rsid w:val="009E5BAC"/>
    <w:rsid w:val="009E6623"/>
    <w:rsid w:val="009F0147"/>
    <w:rsid w:val="009F16A7"/>
    <w:rsid w:val="009F3118"/>
    <w:rsid w:val="009F409B"/>
    <w:rsid w:val="009F4208"/>
    <w:rsid w:val="009F45ED"/>
    <w:rsid w:val="009F488A"/>
    <w:rsid w:val="009F6365"/>
    <w:rsid w:val="009F7EC1"/>
    <w:rsid w:val="00A000C1"/>
    <w:rsid w:val="00A0075A"/>
    <w:rsid w:val="00A01E95"/>
    <w:rsid w:val="00A02583"/>
    <w:rsid w:val="00A030C2"/>
    <w:rsid w:val="00A060E3"/>
    <w:rsid w:val="00A070D8"/>
    <w:rsid w:val="00A0766C"/>
    <w:rsid w:val="00A07C82"/>
    <w:rsid w:val="00A13D35"/>
    <w:rsid w:val="00A16001"/>
    <w:rsid w:val="00A16422"/>
    <w:rsid w:val="00A1673A"/>
    <w:rsid w:val="00A17F3A"/>
    <w:rsid w:val="00A204D8"/>
    <w:rsid w:val="00A2051D"/>
    <w:rsid w:val="00A2124D"/>
    <w:rsid w:val="00A23510"/>
    <w:rsid w:val="00A25B53"/>
    <w:rsid w:val="00A25EB1"/>
    <w:rsid w:val="00A25EB7"/>
    <w:rsid w:val="00A313EF"/>
    <w:rsid w:val="00A31B82"/>
    <w:rsid w:val="00A32E8C"/>
    <w:rsid w:val="00A33563"/>
    <w:rsid w:val="00A35218"/>
    <w:rsid w:val="00A402F2"/>
    <w:rsid w:val="00A40941"/>
    <w:rsid w:val="00A40BAC"/>
    <w:rsid w:val="00A41618"/>
    <w:rsid w:val="00A41C50"/>
    <w:rsid w:val="00A4236E"/>
    <w:rsid w:val="00A4555A"/>
    <w:rsid w:val="00A4561B"/>
    <w:rsid w:val="00A45F3F"/>
    <w:rsid w:val="00A46B7C"/>
    <w:rsid w:val="00A50264"/>
    <w:rsid w:val="00A50FE7"/>
    <w:rsid w:val="00A517DE"/>
    <w:rsid w:val="00A520A4"/>
    <w:rsid w:val="00A52D10"/>
    <w:rsid w:val="00A55DF7"/>
    <w:rsid w:val="00A57DE5"/>
    <w:rsid w:val="00A61AF7"/>
    <w:rsid w:val="00A66866"/>
    <w:rsid w:val="00A67F40"/>
    <w:rsid w:val="00A71255"/>
    <w:rsid w:val="00A71E54"/>
    <w:rsid w:val="00A7364C"/>
    <w:rsid w:val="00A74A1E"/>
    <w:rsid w:val="00A74DAA"/>
    <w:rsid w:val="00A77EAB"/>
    <w:rsid w:val="00A8125B"/>
    <w:rsid w:val="00A81A75"/>
    <w:rsid w:val="00A85166"/>
    <w:rsid w:val="00A87AC3"/>
    <w:rsid w:val="00A90786"/>
    <w:rsid w:val="00A91380"/>
    <w:rsid w:val="00A954FD"/>
    <w:rsid w:val="00AA14E4"/>
    <w:rsid w:val="00AA16F1"/>
    <w:rsid w:val="00AA1FAC"/>
    <w:rsid w:val="00AA3AD7"/>
    <w:rsid w:val="00AA5221"/>
    <w:rsid w:val="00AA5ADD"/>
    <w:rsid w:val="00AA5D49"/>
    <w:rsid w:val="00AB0AAD"/>
    <w:rsid w:val="00AB0B6F"/>
    <w:rsid w:val="00AB0D19"/>
    <w:rsid w:val="00AB1A78"/>
    <w:rsid w:val="00AB5905"/>
    <w:rsid w:val="00AB681C"/>
    <w:rsid w:val="00AB7015"/>
    <w:rsid w:val="00AB78BB"/>
    <w:rsid w:val="00AB7A7C"/>
    <w:rsid w:val="00AC067B"/>
    <w:rsid w:val="00AC4435"/>
    <w:rsid w:val="00AC4C86"/>
    <w:rsid w:val="00AC564E"/>
    <w:rsid w:val="00AC56A5"/>
    <w:rsid w:val="00AC5F6A"/>
    <w:rsid w:val="00AC6D9B"/>
    <w:rsid w:val="00AD0558"/>
    <w:rsid w:val="00AD26B9"/>
    <w:rsid w:val="00AD5A7F"/>
    <w:rsid w:val="00AD72E4"/>
    <w:rsid w:val="00AD7761"/>
    <w:rsid w:val="00AE036A"/>
    <w:rsid w:val="00AE2ACA"/>
    <w:rsid w:val="00AE3292"/>
    <w:rsid w:val="00AE5DB0"/>
    <w:rsid w:val="00AE66F1"/>
    <w:rsid w:val="00AE7E00"/>
    <w:rsid w:val="00AE7E2E"/>
    <w:rsid w:val="00AF11BC"/>
    <w:rsid w:val="00AF15D5"/>
    <w:rsid w:val="00AF2E62"/>
    <w:rsid w:val="00AF3062"/>
    <w:rsid w:val="00AF3F5C"/>
    <w:rsid w:val="00AF4388"/>
    <w:rsid w:val="00AF55F0"/>
    <w:rsid w:val="00AF626E"/>
    <w:rsid w:val="00AF69E7"/>
    <w:rsid w:val="00AF6F25"/>
    <w:rsid w:val="00AF729C"/>
    <w:rsid w:val="00B002E7"/>
    <w:rsid w:val="00B0341D"/>
    <w:rsid w:val="00B04F7A"/>
    <w:rsid w:val="00B05F03"/>
    <w:rsid w:val="00B069A5"/>
    <w:rsid w:val="00B07CF0"/>
    <w:rsid w:val="00B103A7"/>
    <w:rsid w:val="00B11F86"/>
    <w:rsid w:val="00B17676"/>
    <w:rsid w:val="00B21338"/>
    <w:rsid w:val="00B21541"/>
    <w:rsid w:val="00B219B5"/>
    <w:rsid w:val="00B21E53"/>
    <w:rsid w:val="00B223C1"/>
    <w:rsid w:val="00B22530"/>
    <w:rsid w:val="00B229BA"/>
    <w:rsid w:val="00B23939"/>
    <w:rsid w:val="00B26D39"/>
    <w:rsid w:val="00B26EED"/>
    <w:rsid w:val="00B270A6"/>
    <w:rsid w:val="00B27AD6"/>
    <w:rsid w:val="00B30557"/>
    <w:rsid w:val="00B30B9A"/>
    <w:rsid w:val="00B31733"/>
    <w:rsid w:val="00B31802"/>
    <w:rsid w:val="00B33510"/>
    <w:rsid w:val="00B36005"/>
    <w:rsid w:val="00B369FE"/>
    <w:rsid w:val="00B36C0C"/>
    <w:rsid w:val="00B37A8A"/>
    <w:rsid w:val="00B40912"/>
    <w:rsid w:val="00B40A6F"/>
    <w:rsid w:val="00B4115F"/>
    <w:rsid w:val="00B4120F"/>
    <w:rsid w:val="00B41F10"/>
    <w:rsid w:val="00B42AB2"/>
    <w:rsid w:val="00B43614"/>
    <w:rsid w:val="00B44723"/>
    <w:rsid w:val="00B44D12"/>
    <w:rsid w:val="00B46E16"/>
    <w:rsid w:val="00B475BB"/>
    <w:rsid w:val="00B47981"/>
    <w:rsid w:val="00B507CD"/>
    <w:rsid w:val="00B5114D"/>
    <w:rsid w:val="00B51A29"/>
    <w:rsid w:val="00B52905"/>
    <w:rsid w:val="00B52FF0"/>
    <w:rsid w:val="00B54DFD"/>
    <w:rsid w:val="00B56433"/>
    <w:rsid w:val="00B5710F"/>
    <w:rsid w:val="00B57265"/>
    <w:rsid w:val="00B57267"/>
    <w:rsid w:val="00B62029"/>
    <w:rsid w:val="00B63294"/>
    <w:rsid w:val="00B639B8"/>
    <w:rsid w:val="00B639CA"/>
    <w:rsid w:val="00B642ED"/>
    <w:rsid w:val="00B656BC"/>
    <w:rsid w:val="00B66F00"/>
    <w:rsid w:val="00B67523"/>
    <w:rsid w:val="00B67C0F"/>
    <w:rsid w:val="00B70932"/>
    <w:rsid w:val="00B70A63"/>
    <w:rsid w:val="00B72BDA"/>
    <w:rsid w:val="00B73ECD"/>
    <w:rsid w:val="00B743E2"/>
    <w:rsid w:val="00B74B9C"/>
    <w:rsid w:val="00B75C1F"/>
    <w:rsid w:val="00B7787B"/>
    <w:rsid w:val="00B805B9"/>
    <w:rsid w:val="00B80E59"/>
    <w:rsid w:val="00B82321"/>
    <w:rsid w:val="00B8294C"/>
    <w:rsid w:val="00B82EB2"/>
    <w:rsid w:val="00B851E8"/>
    <w:rsid w:val="00B8534E"/>
    <w:rsid w:val="00B85AB9"/>
    <w:rsid w:val="00B863E8"/>
    <w:rsid w:val="00B875F0"/>
    <w:rsid w:val="00B937F4"/>
    <w:rsid w:val="00B9487E"/>
    <w:rsid w:val="00B954A6"/>
    <w:rsid w:val="00B97F06"/>
    <w:rsid w:val="00BA0902"/>
    <w:rsid w:val="00BA0A84"/>
    <w:rsid w:val="00BA1587"/>
    <w:rsid w:val="00BA19E4"/>
    <w:rsid w:val="00BA450C"/>
    <w:rsid w:val="00BA593D"/>
    <w:rsid w:val="00BA5FAE"/>
    <w:rsid w:val="00BA6B6D"/>
    <w:rsid w:val="00BA6C34"/>
    <w:rsid w:val="00BB10B4"/>
    <w:rsid w:val="00BB1118"/>
    <w:rsid w:val="00BB12F6"/>
    <w:rsid w:val="00BB1CA3"/>
    <w:rsid w:val="00BB4CB7"/>
    <w:rsid w:val="00BB5E85"/>
    <w:rsid w:val="00BB5FD1"/>
    <w:rsid w:val="00BB68F5"/>
    <w:rsid w:val="00BC16BC"/>
    <w:rsid w:val="00BC2C98"/>
    <w:rsid w:val="00BC3477"/>
    <w:rsid w:val="00BC3F0C"/>
    <w:rsid w:val="00BC52F7"/>
    <w:rsid w:val="00BC5ED1"/>
    <w:rsid w:val="00BC63B2"/>
    <w:rsid w:val="00BC65CE"/>
    <w:rsid w:val="00BD07C8"/>
    <w:rsid w:val="00BD1331"/>
    <w:rsid w:val="00BD15C2"/>
    <w:rsid w:val="00BD1928"/>
    <w:rsid w:val="00BD36DB"/>
    <w:rsid w:val="00BD4005"/>
    <w:rsid w:val="00BD4264"/>
    <w:rsid w:val="00BD5CE6"/>
    <w:rsid w:val="00BD757D"/>
    <w:rsid w:val="00BD7743"/>
    <w:rsid w:val="00BD7B58"/>
    <w:rsid w:val="00BE0A1D"/>
    <w:rsid w:val="00BE221C"/>
    <w:rsid w:val="00BE4830"/>
    <w:rsid w:val="00BE54A0"/>
    <w:rsid w:val="00BE5A9F"/>
    <w:rsid w:val="00BE69C9"/>
    <w:rsid w:val="00BE7BAA"/>
    <w:rsid w:val="00BF03F1"/>
    <w:rsid w:val="00BF12AD"/>
    <w:rsid w:val="00BF18CC"/>
    <w:rsid w:val="00BF4214"/>
    <w:rsid w:val="00BF5BC5"/>
    <w:rsid w:val="00BF6F60"/>
    <w:rsid w:val="00BF7407"/>
    <w:rsid w:val="00BF7AFF"/>
    <w:rsid w:val="00BF7C97"/>
    <w:rsid w:val="00BF7F2B"/>
    <w:rsid w:val="00C01ACE"/>
    <w:rsid w:val="00C03208"/>
    <w:rsid w:val="00C035E3"/>
    <w:rsid w:val="00C03799"/>
    <w:rsid w:val="00C037BF"/>
    <w:rsid w:val="00C03C2C"/>
    <w:rsid w:val="00C03E1E"/>
    <w:rsid w:val="00C04B73"/>
    <w:rsid w:val="00C06028"/>
    <w:rsid w:val="00C06295"/>
    <w:rsid w:val="00C07951"/>
    <w:rsid w:val="00C1063F"/>
    <w:rsid w:val="00C12ED7"/>
    <w:rsid w:val="00C13524"/>
    <w:rsid w:val="00C159C9"/>
    <w:rsid w:val="00C17164"/>
    <w:rsid w:val="00C17B28"/>
    <w:rsid w:val="00C209D0"/>
    <w:rsid w:val="00C214D5"/>
    <w:rsid w:val="00C2267E"/>
    <w:rsid w:val="00C2307C"/>
    <w:rsid w:val="00C236B1"/>
    <w:rsid w:val="00C236E8"/>
    <w:rsid w:val="00C23BAD"/>
    <w:rsid w:val="00C23ED0"/>
    <w:rsid w:val="00C2404C"/>
    <w:rsid w:val="00C24163"/>
    <w:rsid w:val="00C244BB"/>
    <w:rsid w:val="00C249CC"/>
    <w:rsid w:val="00C254DA"/>
    <w:rsid w:val="00C25FCE"/>
    <w:rsid w:val="00C26883"/>
    <w:rsid w:val="00C270DF"/>
    <w:rsid w:val="00C325A9"/>
    <w:rsid w:val="00C32E01"/>
    <w:rsid w:val="00C334D0"/>
    <w:rsid w:val="00C344A9"/>
    <w:rsid w:val="00C3626E"/>
    <w:rsid w:val="00C36386"/>
    <w:rsid w:val="00C36FA1"/>
    <w:rsid w:val="00C374F9"/>
    <w:rsid w:val="00C37BCF"/>
    <w:rsid w:val="00C417A1"/>
    <w:rsid w:val="00C41CB0"/>
    <w:rsid w:val="00C41F15"/>
    <w:rsid w:val="00C422A6"/>
    <w:rsid w:val="00C42789"/>
    <w:rsid w:val="00C43EEA"/>
    <w:rsid w:val="00C44392"/>
    <w:rsid w:val="00C45B1D"/>
    <w:rsid w:val="00C45F01"/>
    <w:rsid w:val="00C466E2"/>
    <w:rsid w:val="00C477C1"/>
    <w:rsid w:val="00C514BC"/>
    <w:rsid w:val="00C55AC7"/>
    <w:rsid w:val="00C576A9"/>
    <w:rsid w:val="00C60DF6"/>
    <w:rsid w:val="00C61CFF"/>
    <w:rsid w:val="00C623AA"/>
    <w:rsid w:val="00C62A11"/>
    <w:rsid w:val="00C62A87"/>
    <w:rsid w:val="00C62DD5"/>
    <w:rsid w:val="00C65C89"/>
    <w:rsid w:val="00C666B9"/>
    <w:rsid w:val="00C700FF"/>
    <w:rsid w:val="00C70311"/>
    <w:rsid w:val="00C71488"/>
    <w:rsid w:val="00C7239C"/>
    <w:rsid w:val="00C744B5"/>
    <w:rsid w:val="00C7613D"/>
    <w:rsid w:val="00C7699F"/>
    <w:rsid w:val="00C77748"/>
    <w:rsid w:val="00C77AAB"/>
    <w:rsid w:val="00C805A2"/>
    <w:rsid w:val="00C82747"/>
    <w:rsid w:val="00C82DC9"/>
    <w:rsid w:val="00C855B9"/>
    <w:rsid w:val="00C85B6C"/>
    <w:rsid w:val="00C86757"/>
    <w:rsid w:val="00C86FE6"/>
    <w:rsid w:val="00C87B88"/>
    <w:rsid w:val="00C87F7D"/>
    <w:rsid w:val="00C900A9"/>
    <w:rsid w:val="00C92A34"/>
    <w:rsid w:val="00C932A4"/>
    <w:rsid w:val="00C948D7"/>
    <w:rsid w:val="00C949BC"/>
    <w:rsid w:val="00C96925"/>
    <w:rsid w:val="00C96A9B"/>
    <w:rsid w:val="00C96EFF"/>
    <w:rsid w:val="00C96F89"/>
    <w:rsid w:val="00C97688"/>
    <w:rsid w:val="00C97E1B"/>
    <w:rsid w:val="00C97EDC"/>
    <w:rsid w:val="00CA034B"/>
    <w:rsid w:val="00CA0754"/>
    <w:rsid w:val="00CA172C"/>
    <w:rsid w:val="00CA384F"/>
    <w:rsid w:val="00CA38F8"/>
    <w:rsid w:val="00CA4B98"/>
    <w:rsid w:val="00CA62B3"/>
    <w:rsid w:val="00CA78B2"/>
    <w:rsid w:val="00CA7D1E"/>
    <w:rsid w:val="00CA7EF4"/>
    <w:rsid w:val="00CB0FEC"/>
    <w:rsid w:val="00CB1796"/>
    <w:rsid w:val="00CB1A1B"/>
    <w:rsid w:val="00CB1DA4"/>
    <w:rsid w:val="00CB35BF"/>
    <w:rsid w:val="00CB3F9E"/>
    <w:rsid w:val="00CB50BD"/>
    <w:rsid w:val="00CB6F12"/>
    <w:rsid w:val="00CB73C9"/>
    <w:rsid w:val="00CC0684"/>
    <w:rsid w:val="00CC075A"/>
    <w:rsid w:val="00CC1F3F"/>
    <w:rsid w:val="00CC27CF"/>
    <w:rsid w:val="00CC28B0"/>
    <w:rsid w:val="00CC32D1"/>
    <w:rsid w:val="00CC49EF"/>
    <w:rsid w:val="00CC4CA9"/>
    <w:rsid w:val="00CC4DB5"/>
    <w:rsid w:val="00CC53C4"/>
    <w:rsid w:val="00CC5C53"/>
    <w:rsid w:val="00CC5E1E"/>
    <w:rsid w:val="00CD0F58"/>
    <w:rsid w:val="00CD1186"/>
    <w:rsid w:val="00CD270B"/>
    <w:rsid w:val="00CD2A1E"/>
    <w:rsid w:val="00CD36A9"/>
    <w:rsid w:val="00CD4440"/>
    <w:rsid w:val="00CD5282"/>
    <w:rsid w:val="00CD597B"/>
    <w:rsid w:val="00CD5CFB"/>
    <w:rsid w:val="00CD65E5"/>
    <w:rsid w:val="00CD72AB"/>
    <w:rsid w:val="00CD7CB8"/>
    <w:rsid w:val="00CE02D0"/>
    <w:rsid w:val="00CE0CC0"/>
    <w:rsid w:val="00CE24C2"/>
    <w:rsid w:val="00CE26D3"/>
    <w:rsid w:val="00CE2C4A"/>
    <w:rsid w:val="00CE2FE7"/>
    <w:rsid w:val="00CE3185"/>
    <w:rsid w:val="00CE40E7"/>
    <w:rsid w:val="00CE4C56"/>
    <w:rsid w:val="00CE5506"/>
    <w:rsid w:val="00CE7AFC"/>
    <w:rsid w:val="00CF04B4"/>
    <w:rsid w:val="00CF2ED7"/>
    <w:rsid w:val="00CF51FD"/>
    <w:rsid w:val="00CF5996"/>
    <w:rsid w:val="00CF5BB2"/>
    <w:rsid w:val="00CF6756"/>
    <w:rsid w:val="00CF73BB"/>
    <w:rsid w:val="00CF7906"/>
    <w:rsid w:val="00D0279B"/>
    <w:rsid w:val="00D02DF2"/>
    <w:rsid w:val="00D039D2"/>
    <w:rsid w:val="00D10A5B"/>
    <w:rsid w:val="00D11046"/>
    <w:rsid w:val="00D1235C"/>
    <w:rsid w:val="00D125C6"/>
    <w:rsid w:val="00D12E07"/>
    <w:rsid w:val="00D13450"/>
    <w:rsid w:val="00D135FF"/>
    <w:rsid w:val="00D144EC"/>
    <w:rsid w:val="00D164BA"/>
    <w:rsid w:val="00D16505"/>
    <w:rsid w:val="00D16CE9"/>
    <w:rsid w:val="00D17CA3"/>
    <w:rsid w:val="00D17D91"/>
    <w:rsid w:val="00D20ED2"/>
    <w:rsid w:val="00D215CB"/>
    <w:rsid w:val="00D230AC"/>
    <w:rsid w:val="00D24409"/>
    <w:rsid w:val="00D251E8"/>
    <w:rsid w:val="00D26422"/>
    <w:rsid w:val="00D26D10"/>
    <w:rsid w:val="00D30320"/>
    <w:rsid w:val="00D338EC"/>
    <w:rsid w:val="00D34183"/>
    <w:rsid w:val="00D35222"/>
    <w:rsid w:val="00D36501"/>
    <w:rsid w:val="00D36669"/>
    <w:rsid w:val="00D37803"/>
    <w:rsid w:val="00D40AC8"/>
    <w:rsid w:val="00D4117E"/>
    <w:rsid w:val="00D41D86"/>
    <w:rsid w:val="00D433BC"/>
    <w:rsid w:val="00D437D9"/>
    <w:rsid w:val="00D444ED"/>
    <w:rsid w:val="00D45872"/>
    <w:rsid w:val="00D46A08"/>
    <w:rsid w:val="00D47443"/>
    <w:rsid w:val="00D47C22"/>
    <w:rsid w:val="00D501C0"/>
    <w:rsid w:val="00D5159E"/>
    <w:rsid w:val="00D53532"/>
    <w:rsid w:val="00D53B7D"/>
    <w:rsid w:val="00D53FA8"/>
    <w:rsid w:val="00D54956"/>
    <w:rsid w:val="00D55EDF"/>
    <w:rsid w:val="00D56828"/>
    <w:rsid w:val="00D60469"/>
    <w:rsid w:val="00D60580"/>
    <w:rsid w:val="00D60A55"/>
    <w:rsid w:val="00D60B95"/>
    <w:rsid w:val="00D60F09"/>
    <w:rsid w:val="00D6130B"/>
    <w:rsid w:val="00D6418A"/>
    <w:rsid w:val="00D663AF"/>
    <w:rsid w:val="00D67D4B"/>
    <w:rsid w:val="00D70711"/>
    <w:rsid w:val="00D70892"/>
    <w:rsid w:val="00D70D29"/>
    <w:rsid w:val="00D72263"/>
    <w:rsid w:val="00D7229F"/>
    <w:rsid w:val="00D72346"/>
    <w:rsid w:val="00D73A03"/>
    <w:rsid w:val="00D75C43"/>
    <w:rsid w:val="00D76D16"/>
    <w:rsid w:val="00D8065B"/>
    <w:rsid w:val="00D811FE"/>
    <w:rsid w:val="00D81430"/>
    <w:rsid w:val="00D83A31"/>
    <w:rsid w:val="00D83BF6"/>
    <w:rsid w:val="00D83F18"/>
    <w:rsid w:val="00D8513D"/>
    <w:rsid w:val="00D85DAA"/>
    <w:rsid w:val="00D86F0A"/>
    <w:rsid w:val="00D87DA4"/>
    <w:rsid w:val="00D87F66"/>
    <w:rsid w:val="00D90C3B"/>
    <w:rsid w:val="00D91045"/>
    <w:rsid w:val="00D91120"/>
    <w:rsid w:val="00D912F8"/>
    <w:rsid w:val="00D9363F"/>
    <w:rsid w:val="00D93DBC"/>
    <w:rsid w:val="00D95BDC"/>
    <w:rsid w:val="00D96177"/>
    <w:rsid w:val="00D97B60"/>
    <w:rsid w:val="00D97C91"/>
    <w:rsid w:val="00D97E49"/>
    <w:rsid w:val="00DA046C"/>
    <w:rsid w:val="00DA0D42"/>
    <w:rsid w:val="00DA3469"/>
    <w:rsid w:val="00DA35B6"/>
    <w:rsid w:val="00DA3617"/>
    <w:rsid w:val="00DA402A"/>
    <w:rsid w:val="00DA5566"/>
    <w:rsid w:val="00DB008A"/>
    <w:rsid w:val="00DB0BC0"/>
    <w:rsid w:val="00DB39DA"/>
    <w:rsid w:val="00DB488E"/>
    <w:rsid w:val="00DB4CA9"/>
    <w:rsid w:val="00DB4E55"/>
    <w:rsid w:val="00DB6919"/>
    <w:rsid w:val="00DB7178"/>
    <w:rsid w:val="00DB73BD"/>
    <w:rsid w:val="00DB7FDC"/>
    <w:rsid w:val="00DC2A7D"/>
    <w:rsid w:val="00DC5A70"/>
    <w:rsid w:val="00DC5E43"/>
    <w:rsid w:val="00DC6255"/>
    <w:rsid w:val="00DC6548"/>
    <w:rsid w:val="00DC6F86"/>
    <w:rsid w:val="00DC7973"/>
    <w:rsid w:val="00DD02FF"/>
    <w:rsid w:val="00DD2915"/>
    <w:rsid w:val="00DD3034"/>
    <w:rsid w:val="00DD37E2"/>
    <w:rsid w:val="00DD38A3"/>
    <w:rsid w:val="00DD3927"/>
    <w:rsid w:val="00DD3D02"/>
    <w:rsid w:val="00DD4842"/>
    <w:rsid w:val="00DD49CA"/>
    <w:rsid w:val="00DD4F2D"/>
    <w:rsid w:val="00DD5709"/>
    <w:rsid w:val="00DE1F19"/>
    <w:rsid w:val="00DE2C2C"/>
    <w:rsid w:val="00DE3F00"/>
    <w:rsid w:val="00DE49B8"/>
    <w:rsid w:val="00DE542D"/>
    <w:rsid w:val="00DE6310"/>
    <w:rsid w:val="00DE77B3"/>
    <w:rsid w:val="00DF07DF"/>
    <w:rsid w:val="00DF0E28"/>
    <w:rsid w:val="00DF1CC3"/>
    <w:rsid w:val="00DF2035"/>
    <w:rsid w:val="00DF2C18"/>
    <w:rsid w:val="00DF2DBD"/>
    <w:rsid w:val="00DF44F9"/>
    <w:rsid w:val="00DF7323"/>
    <w:rsid w:val="00E00032"/>
    <w:rsid w:val="00E00359"/>
    <w:rsid w:val="00E010AF"/>
    <w:rsid w:val="00E02129"/>
    <w:rsid w:val="00E027D7"/>
    <w:rsid w:val="00E03490"/>
    <w:rsid w:val="00E03C7D"/>
    <w:rsid w:val="00E041DF"/>
    <w:rsid w:val="00E04825"/>
    <w:rsid w:val="00E04860"/>
    <w:rsid w:val="00E051BB"/>
    <w:rsid w:val="00E07AF9"/>
    <w:rsid w:val="00E1021D"/>
    <w:rsid w:val="00E107B0"/>
    <w:rsid w:val="00E10CD3"/>
    <w:rsid w:val="00E132C5"/>
    <w:rsid w:val="00E14345"/>
    <w:rsid w:val="00E15996"/>
    <w:rsid w:val="00E15C1C"/>
    <w:rsid w:val="00E16A9D"/>
    <w:rsid w:val="00E207CE"/>
    <w:rsid w:val="00E214E2"/>
    <w:rsid w:val="00E2227D"/>
    <w:rsid w:val="00E222D0"/>
    <w:rsid w:val="00E23699"/>
    <w:rsid w:val="00E24A5F"/>
    <w:rsid w:val="00E25050"/>
    <w:rsid w:val="00E25B8D"/>
    <w:rsid w:val="00E260D0"/>
    <w:rsid w:val="00E2621F"/>
    <w:rsid w:val="00E26A46"/>
    <w:rsid w:val="00E27334"/>
    <w:rsid w:val="00E3020C"/>
    <w:rsid w:val="00E30F8C"/>
    <w:rsid w:val="00E31608"/>
    <w:rsid w:val="00E319BF"/>
    <w:rsid w:val="00E31A23"/>
    <w:rsid w:val="00E320F0"/>
    <w:rsid w:val="00E34132"/>
    <w:rsid w:val="00E34AD6"/>
    <w:rsid w:val="00E34CA5"/>
    <w:rsid w:val="00E35AD2"/>
    <w:rsid w:val="00E37E73"/>
    <w:rsid w:val="00E41A98"/>
    <w:rsid w:val="00E41D59"/>
    <w:rsid w:val="00E426B1"/>
    <w:rsid w:val="00E42BDE"/>
    <w:rsid w:val="00E45C01"/>
    <w:rsid w:val="00E45D4B"/>
    <w:rsid w:val="00E46222"/>
    <w:rsid w:val="00E47185"/>
    <w:rsid w:val="00E474B7"/>
    <w:rsid w:val="00E50734"/>
    <w:rsid w:val="00E508BA"/>
    <w:rsid w:val="00E50A44"/>
    <w:rsid w:val="00E51835"/>
    <w:rsid w:val="00E51ED0"/>
    <w:rsid w:val="00E51FD5"/>
    <w:rsid w:val="00E53416"/>
    <w:rsid w:val="00E534F6"/>
    <w:rsid w:val="00E53F27"/>
    <w:rsid w:val="00E564ED"/>
    <w:rsid w:val="00E56979"/>
    <w:rsid w:val="00E6011C"/>
    <w:rsid w:val="00E608EA"/>
    <w:rsid w:val="00E627F3"/>
    <w:rsid w:val="00E636BA"/>
    <w:rsid w:val="00E656A5"/>
    <w:rsid w:val="00E66B1F"/>
    <w:rsid w:val="00E67054"/>
    <w:rsid w:val="00E6717B"/>
    <w:rsid w:val="00E70F87"/>
    <w:rsid w:val="00E720CE"/>
    <w:rsid w:val="00E721A4"/>
    <w:rsid w:val="00E729C0"/>
    <w:rsid w:val="00E74019"/>
    <w:rsid w:val="00E74534"/>
    <w:rsid w:val="00E768B3"/>
    <w:rsid w:val="00E77226"/>
    <w:rsid w:val="00E8024E"/>
    <w:rsid w:val="00E80936"/>
    <w:rsid w:val="00E812D2"/>
    <w:rsid w:val="00E81D43"/>
    <w:rsid w:val="00E840B6"/>
    <w:rsid w:val="00E86324"/>
    <w:rsid w:val="00E9163D"/>
    <w:rsid w:val="00E91A86"/>
    <w:rsid w:val="00E92162"/>
    <w:rsid w:val="00E92C07"/>
    <w:rsid w:val="00E9313A"/>
    <w:rsid w:val="00E93227"/>
    <w:rsid w:val="00E93A97"/>
    <w:rsid w:val="00E947A3"/>
    <w:rsid w:val="00E9758B"/>
    <w:rsid w:val="00EA0586"/>
    <w:rsid w:val="00EA0A11"/>
    <w:rsid w:val="00EA0EFB"/>
    <w:rsid w:val="00EA4084"/>
    <w:rsid w:val="00EA5979"/>
    <w:rsid w:val="00EA5C8D"/>
    <w:rsid w:val="00EA6035"/>
    <w:rsid w:val="00EA6648"/>
    <w:rsid w:val="00EA7654"/>
    <w:rsid w:val="00EB0FD8"/>
    <w:rsid w:val="00EB1222"/>
    <w:rsid w:val="00EB2436"/>
    <w:rsid w:val="00EB2FEA"/>
    <w:rsid w:val="00EB3751"/>
    <w:rsid w:val="00EB37B9"/>
    <w:rsid w:val="00EB43EB"/>
    <w:rsid w:val="00EB6A37"/>
    <w:rsid w:val="00EB73F8"/>
    <w:rsid w:val="00EC0425"/>
    <w:rsid w:val="00EC2EAA"/>
    <w:rsid w:val="00EC46C9"/>
    <w:rsid w:val="00EC48F9"/>
    <w:rsid w:val="00EC4DB3"/>
    <w:rsid w:val="00EC6926"/>
    <w:rsid w:val="00EC6EF4"/>
    <w:rsid w:val="00EC7A08"/>
    <w:rsid w:val="00ED25E2"/>
    <w:rsid w:val="00ED33A0"/>
    <w:rsid w:val="00ED3C9D"/>
    <w:rsid w:val="00ED3EFD"/>
    <w:rsid w:val="00ED7CA1"/>
    <w:rsid w:val="00EE0CAE"/>
    <w:rsid w:val="00EE119D"/>
    <w:rsid w:val="00EE1608"/>
    <w:rsid w:val="00EE2568"/>
    <w:rsid w:val="00EE337E"/>
    <w:rsid w:val="00EE350B"/>
    <w:rsid w:val="00EE3535"/>
    <w:rsid w:val="00EE4332"/>
    <w:rsid w:val="00EE4CC6"/>
    <w:rsid w:val="00EE4FBD"/>
    <w:rsid w:val="00EE6F4A"/>
    <w:rsid w:val="00EF0405"/>
    <w:rsid w:val="00EF1D23"/>
    <w:rsid w:val="00EF2B5E"/>
    <w:rsid w:val="00EF4DF7"/>
    <w:rsid w:val="00EF4FD9"/>
    <w:rsid w:val="00EF554D"/>
    <w:rsid w:val="00EF7E93"/>
    <w:rsid w:val="00F0014C"/>
    <w:rsid w:val="00F0016D"/>
    <w:rsid w:val="00F00F43"/>
    <w:rsid w:val="00F01B02"/>
    <w:rsid w:val="00F02A98"/>
    <w:rsid w:val="00F03234"/>
    <w:rsid w:val="00F03526"/>
    <w:rsid w:val="00F040DB"/>
    <w:rsid w:val="00F05D5D"/>
    <w:rsid w:val="00F06590"/>
    <w:rsid w:val="00F074A1"/>
    <w:rsid w:val="00F12DD8"/>
    <w:rsid w:val="00F140DA"/>
    <w:rsid w:val="00F15269"/>
    <w:rsid w:val="00F15363"/>
    <w:rsid w:val="00F158AC"/>
    <w:rsid w:val="00F1657B"/>
    <w:rsid w:val="00F16FBB"/>
    <w:rsid w:val="00F20601"/>
    <w:rsid w:val="00F21E42"/>
    <w:rsid w:val="00F256CF"/>
    <w:rsid w:val="00F26162"/>
    <w:rsid w:val="00F27F92"/>
    <w:rsid w:val="00F30383"/>
    <w:rsid w:val="00F3056D"/>
    <w:rsid w:val="00F312BB"/>
    <w:rsid w:val="00F3332E"/>
    <w:rsid w:val="00F3382F"/>
    <w:rsid w:val="00F34FD8"/>
    <w:rsid w:val="00F35C72"/>
    <w:rsid w:val="00F3670D"/>
    <w:rsid w:val="00F40A20"/>
    <w:rsid w:val="00F40A91"/>
    <w:rsid w:val="00F4177B"/>
    <w:rsid w:val="00F46C56"/>
    <w:rsid w:val="00F47770"/>
    <w:rsid w:val="00F5201B"/>
    <w:rsid w:val="00F52AA6"/>
    <w:rsid w:val="00F53B91"/>
    <w:rsid w:val="00F54298"/>
    <w:rsid w:val="00F54571"/>
    <w:rsid w:val="00F554DD"/>
    <w:rsid w:val="00F5610C"/>
    <w:rsid w:val="00F5747E"/>
    <w:rsid w:val="00F602ED"/>
    <w:rsid w:val="00F60E54"/>
    <w:rsid w:val="00F61292"/>
    <w:rsid w:val="00F63C4C"/>
    <w:rsid w:val="00F63D80"/>
    <w:rsid w:val="00F64853"/>
    <w:rsid w:val="00F711A6"/>
    <w:rsid w:val="00F716E6"/>
    <w:rsid w:val="00F73AA5"/>
    <w:rsid w:val="00F73B09"/>
    <w:rsid w:val="00F7604E"/>
    <w:rsid w:val="00F76AC5"/>
    <w:rsid w:val="00F77614"/>
    <w:rsid w:val="00F7770C"/>
    <w:rsid w:val="00F77BA6"/>
    <w:rsid w:val="00F82702"/>
    <w:rsid w:val="00F82B3F"/>
    <w:rsid w:val="00F860D9"/>
    <w:rsid w:val="00F87572"/>
    <w:rsid w:val="00F90683"/>
    <w:rsid w:val="00F90C08"/>
    <w:rsid w:val="00F91565"/>
    <w:rsid w:val="00F933D7"/>
    <w:rsid w:val="00F938F4"/>
    <w:rsid w:val="00F94920"/>
    <w:rsid w:val="00F9588B"/>
    <w:rsid w:val="00F95DB2"/>
    <w:rsid w:val="00F96BBC"/>
    <w:rsid w:val="00F971B7"/>
    <w:rsid w:val="00F9770E"/>
    <w:rsid w:val="00FA0008"/>
    <w:rsid w:val="00FA07D8"/>
    <w:rsid w:val="00FA119F"/>
    <w:rsid w:val="00FA2BFF"/>
    <w:rsid w:val="00FA2D92"/>
    <w:rsid w:val="00FA365B"/>
    <w:rsid w:val="00FA4B16"/>
    <w:rsid w:val="00FA4B29"/>
    <w:rsid w:val="00FA5351"/>
    <w:rsid w:val="00FA592F"/>
    <w:rsid w:val="00FA5E8E"/>
    <w:rsid w:val="00FA6969"/>
    <w:rsid w:val="00FA6D0F"/>
    <w:rsid w:val="00FA70A7"/>
    <w:rsid w:val="00FA7FA6"/>
    <w:rsid w:val="00FB013D"/>
    <w:rsid w:val="00FB04DF"/>
    <w:rsid w:val="00FB1371"/>
    <w:rsid w:val="00FB2BA2"/>
    <w:rsid w:val="00FB49CA"/>
    <w:rsid w:val="00FB58E9"/>
    <w:rsid w:val="00FB6942"/>
    <w:rsid w:val="00FB78AA"/>
    <w:rsid w:val="00FC0ECD"/>
    <w:rsid w:val="00FC164A"/>
    <w:rsid w:val="00FC2843"/>
    <w:rsid w:val="00FC2AF7"/>
    <w:rsid w:val="00FC3582"/>
    <w:rsid w:val="00FC3B87"/>
    <w:rsid w:val="00FC4702"/>
    <w:rsid w:val="00FC4969"/>
    <w:rsid w:val="00FC5094"/>
    <w:rsid w:val="00FC613D"/>
    <w:rsid w:val="00FC6175"/>
    <w:rsid w:val="00FC6E50"/>
    <w:rsid w:val="00FD2305"/>
    <w:rsid w:val="00FD2F59"/>
    <w:rsid w:val="00FD4FA9"/>
    <w:rsid w:val="00FD5F94"/>
    <w:rsid w:val="00FD6563"/>
    <w:rsid w:val="00FD6CAE"/>
    <w:rsid w:val="00FD77C5"/>
    <w:rsid w:val="00FE1000"/>
    <w:rsid w:val="00FE1E33"/>
    <w:rsid w:val="00FE1ECA"/>
    <w:rsid w:val="00FE3458"/>
    <w:rsid w:val="00FE5494"/>
    <w:rsid w:val="00FE56CA"/>
    <w:rsid w:val="00FE6D4C"/>
    <w:rsid w:val="00FE6DA9"/>
    <w:rsid w:val="00FE71AD"/>
    <w:rsid w:val="00FF27BE"/>
    <w:rsid w:val="00FF295B"/>
    <w:rsid w:val="00FF2B17"/>
    <w:rsid w:val="00FF3300"/>
    <w:rsid w:val="00FF509A"/>
    <w:rsid w:val="00FF6533"/>
    <w:rsid w:val="00FF77DE"/>
    <w:rsid w:val="00FF7F49"/>
    <w:rsid w:val="013EF9F0"/>
    <w:rsid w:val="0C732E78"/>
    <w:rsid w:val="19E37944"/>
    <w:rsid w:val="1CC2DD84"/>
    <w:rsid w:val="21F290F7"/>
    <w:rsid w:val="250A64F1"/>
    <w:rsid w:val="327EF1B3"/>
    <w:rsid w:val="3533A47B"/>
    <w:rsid w:val="39CE647F"/>
    <w:rsid w:val="4623E569"/>
    <w:rsid w:val="4638F2AD"/>
    <w:rsid w:val="46B345D4"/>
    <w:rsid w:val="48FEFC41"/>
    <w:rsid w:val="4A3C8F44"/>
    <w:rsid w:val="4C1CA8BA"/>
    <w:rsid w:val="4CBD7D7B"/>
    <w:rsid w:val="508F8A26"/>
    <w:rsid w:val="52DE71D3"/>
    <w:rsid w:val="551AA335"/>
    <w:rsid w:val="55512FA0"/>
    <w:rsid w:val="56205D64"/>
    <w:rsid w:val="5623C492"/>
    <w:rsid w:val="57441F08"/>
    <w:rsid w:val="57799419"/>
    <w:rsid w:val="5F8D6FD5"/>
    <w:rsid w:val="6437F7C8"/>
    <w:rsid w:val="742DA4A6"/>
    <w:rsid w:val="745C8021"/>
    <w:rsid w:val="7BA89612"/>
    <w:rsid w:val="7F1BABC7"/>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293A2"/>
  <w15:chartTrackingRefBased/>
  <w15:docId w15:val="{03F39F9E-9C27-4AE7-AD64-5CA27059C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469"/>
    <w:pPr>
      <w:spacing w:before="120" w:after="120" w:line="276" w:lineRule="auto"/>
    </w:pPr>
    <w:rPr>
      <w:rFonts w:ascii="Arial" w:hAnsi="Arial"/>
      <w:sz w:val="22"/>
    </w:rPr>
  </w:style>
  <w:style w:type="paragraph" w:styleId="Heading1">
    <w:name w:val="heading 1"/>
    <w:basedOn w:val="Normal"/>
    <w:next w:val="Normal"/>
    <w:link w:val="Heading1Char"/>
    <w:uiPriority w:val="9"/>
    <w:qFormat/>
    <w:rsid w:val="004E3AD3"/>
    <w:pPr>
      <w:keepNext/>
      <w:keepLines/>
      <w:numPr>
        <w:numId w:val="2"/>
      </w:numPr>
      <w:spacing w:before="360" w:after="80"/>
      <w:outlineLvl w:val="0"/>
    </w:pPr>
    <w:rPr>
      <w:rFonts w:eastAsiaTheme="majorEastAsia" w:cstheme="majorBidi"/>
      <w:b/>
      <w:bCs/>
      <w:color w:val="0F4761" w:themeColor="accent1" w:themeShade="BF"/>
      <w:sz w:val="32"/>
      <w:szCs w:val="28"/>
    </w:rPr>
  </w:style>
  <w:style w:type="paragraph" w:styleId="Heading2">
    <w:name w:val="heading 2"/>
    <w:basedOn w:val="Normal"/>
    <w:next w:val="Normal"/>
    <w:link w:val="Heading2Char"/>
    <w:uiPriority w:val="9"/>
    <w:unhideWhenUsed/>
    <w:qFormat/>
    <w:rsid w:val="00661190"/>
    <w:pPr>
      <w:keepNext/>
      <w:keepLines/>
      <w:numPr>
        <w:ilvl w:val="1"/>
        <w:numId w:val="2"/>
      </w:numPr>
      <w:spacing w:before="240" w:after="80"/>
      <w:outlineLvl w:val="1"/>
    </w:pPr>
    <w:rPr>
      <w:rFonts w:eastAsiaTheme="majorEastAsia" w:cstheme="majorBidi"/>
      <w:b/>
      <w:color w:val="0F4761" w:themeColor="accent1" w:themeShade="BF"/>
      <w:sz w:val="28"/>
      <w:szCs w:val="32"/>
    </w:rPr>
  </w:style>
  <w:style w:type="paragraph" w:styleId="Heading3">
    <w:name w:val="heading 3"/>
    <w:basedOn w:val="Heading2"/>
    <w:next w:val="Normal"/>
    <w:link w:val="Heading3Char"/>
    <w:uiPriority w:val="9"/>
    <w:unhideWhenUsed/>
    <w:qFormat/>
    <w:rsid w:val="006C258F"/>
    <w:pPr>
      <w:numPr>
        <w:ilvl w:val="2"/>
      </w:numPr>
      <w:outlineLvl w:val="2"/>
    </w:pPr>
    <w:rPr>
      <w:sz w:val="24"/>
      <w:szCs w:val="28"/>
    </w:rPr>
  </w:style>
  <w:style w:type="paragraph" w:styleId="Heading4">
    <w:name w:val="heading 4"/>
    <w:basedOn w:val="Normal"/>
    <w:next w:val="Normal"/>
    <w:link w:val="Heading4Char"/>
    <w:uiPriority w:val="9"/>
    <w:unhideWhenUsed/>
    <w:qFormat/>
    <w:rsid w:val="006C258F"/>
    <w:pPr>
      <w:keepNext/>
      <w:keepLines/>
      <w:spacing w:before="80" w:after="40"/>
      <w:outlineLvl w:val="3"/>
    </w:pPr>
    <w:rPr>
      <w:rFonts w:eastAsiaTheme="majorEastAsia" w:cstheme="majorBidi"/>
      <w:b/>
      <w:iCs/>
      <w:color w:val="0F4761" w:themeColor="accent1" w:themeShade="BF"/>
      <w:sz w:val="24"/>
    </w:rPr>
  </w:style>
  <w:style w:type="paragraph" w:styleId="Heading5">
    <w:name w:val="heading 5"/>
    <w:basedOn w:val="Normal"/>
    <w:next w:val="Normal"/>
    <w:link w:val="Heading5Char"/>
    <w:uiPriority w:val="9"/>
    <w:unhideWhenUsed/>
    <w:qFormat/>
    <w:rsid w:val="00BA6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AD3"/>
    <w:rPr>
      <w:rFonts w:ascii="Arial" w:eastAsiaTheme="majorEastAsia" w:hAnsi="Arial" w:cstheme="majorBidi"/>
      <w:b/>
      <w:bCs/>
      <w:color w:val="0F4761" w:themeColor="accent1" w:themeShade="BF"/>
      <w:sz w:val="32"/>
      <w:szCs w:val="28"/>
    </w:rPr>
  </w:style>
  <w:style w:type="character" w:customStyle="1" w:styleId="Heading2Char">
    <w:name w:val="Heading 2 Char"/>
    <w:basedOn w:val="DefaultParagraphFont"/>
    <w:link w:val="Heading2"/>
    <w:uiPriority w:val="9"/>
    <w:rsid w:val="006C258F"/>
    <w:rPr>
      <w:rFonts w:ascii="Arial" w:eastAsiaTheme="majorEastAsia" w:hAnsi="Arial" w:cstheme="majorBidi"/>
      <w:b/>
      <w:color w:val="0F4761" w:themeColor="accent1" w:themeShade="BF"/>
      <w:sz w:val="28"/>
      <w:szCs w:val="32"/>
    </w:rPr>
  </w:style>
  <w:style w:type="character" w:customStyle="1" w:styleId="Heading3Char">
    <w:name w:val="Heading 3 Char"/>
    <w:basedOn w:val="DefaultParagraphFont"/>
    <w:link w:val="Heading3"/>
    <w:uiPriority w:val="9"/>
    <w:rsid w:val="006C258F"/>
    <w:rPr>
      <w:rFonts w:ascii="Arial" w:eastAsiaTheme="majorEastAsia" w:hAnsi="Arial" w:cstheme="majorBidi"/>
      <w:b/>
      <w:color w:val="0F4761" w:themeColor="accent1" w:themeShade="BF"/>
      <w:szCs w:val="28"/>
    </w:rPr>
  </w:style>
  <w:style w:type="character" w:customStyle="1" w:styleId="Heading4Char">
    <w:name w:val="Heading 4 Char"/>
    <w:basedOn w:val="DefaultParagraphFont"/>
    <w:link w:val="Heading4"/>
    <w:uiPriority w:val="9"/>
    <w:rsid w:val="006C258F"/>
    <w:rPr>
      <w:rFonts w:ascii="Neue Haas Grotesk Text Pro" w:eastAsiaTheme="majorEastAsia" w:hAnsi="Neue Haas Grotesk Text Pro" w:cstheme="majorBidi"/>
      <w:b/>
      <w:iCs/>
      <w:color w:val="0F4761" w:themeColor="accent1" w:themeShade="BF"/>
    </w:rPr>
  </w:style>
  <w:style w:type="character" w:customStyle="1" w:styleId="Heading5Char">
    <w:name w:val="Heading 5 Char"/>
    <w:basedOn w:val="DefaultParagraphFont"/>
    <w:link w:val="Heading5"/>
    <w:uiPriority w:val="9"/>
    <w:rsid w:val="00BA6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C34"/>
    <w:rPr>
      <w:rFonts w:eastAsiaTheme="majorEastAsia" w:cstheme="majorBidi"/>
      <w:color w:val="272727" w:themeColor="text1" w:themeTint="D8"/>
    </w:rPr>
  </w:style>
  <w:style w:type="paragraph" w:styleId="Title">
    <w:name w:val="Title"/>
    <w:basedOn w:val="Normal"/>
    <w:next w:val="Normal"/>
    <w:link w:val="TitleChar"/>
    <w:uiPriority w:val="10"/>
    <w:qFormat/>
    <w:rsid w:val="00BA6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C34"/>
    <w:pPr>
      <w:spacing w:before="160"/>
      <w:jc w:val="center"/>
    </w:pPr>
    <w:rPr>
      <w:i/>
      <w:iCs/>
      <w:color w:val="404040" w:themeColor="text1" w:themeTint="BF"/>
    </w:rPr>
  </w:style>
  <w:style w:type="character" w:customStyle="1" w:styleId="QuoteChar">
    <w:name w:val="Quote Char"/>
    <w:basedOn w:val="DefaultParagraphFont"/>
    <w:link w:val="Quote"/>
    <w:uiPriority w:val="29"/>
    <w:rsid w:val="00BA6C34"/>
    <w:rPr>
      <w:i/>
      <w:iCs/>
      <w:color w:val="404040" w:themeColor="text1" w:themeTint="BF"/>
    </w:rPr>
  </w:style>
  <w:style w:type="paragraph" w:styleId="ListParagraph">
    <w:name w:val="List Paragraph"/>
    <w:basedOn w:val="Normal"/>
    <w:uiPriority w:val="34"/>
    <w:qFormat/>
    <w:rsid w:val="00C60DF6"/>
    <w:pPr>
      <w:ind w:left="720"/>
      <w:contextualSpacing/>
    </w:pPr>
  </w:style>
  <w:style w:type="character" w:styleId="IntenseEmphasis">
    <w:name w:val="Intense Emphasis"/>
    <w:basedOn w:val="DefaultParagraphFont"/>
    <w:uiPriority w:val="21"/>
    <w:qFormat/>
    <w:rsid w:val="00BA6C34"/>
    <w:rPr>
      <w:i/>
      <w:iCs/>
      <w:color w:val="0F4761" w:themeColor="accent1" w:themeShade="BF"/>
    </w:rPr>
  </w:style>
  <w:style w:type="paragraph" w:styleId="IntenseQuote">
    <w:name w:val="Intense Quote"/>
    <w:basedOn w:val="Normal"/>
    <w:next w:val="Normal"/>
    <w:link w:val="IntenseQuoteChar"/>
    <w:uiPriority w:val="30"/>
    <w:qFormat/>
    <w:rsid w:val="00BA6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C34"/>
    <w:rPr>
      <w:i/>
      <w:iCs/>
      <w:color w:val="0F4761" w:themeColor="accent1" w:themeShade="BF"/>
    </w:rPr>
  </w:style>
  <w:style w:type="character" w:styleId="IntenseReference">
    <w:name w:val="Intense Reference"/>
    <w:basedOn w:val="DefaultParagraphFont"/>
    <w:uiPriority w:val="32"/>
    <w:qFormat/>
    <w:rsid w:val="00BA6C34"/>
    <w:rPr>
      <w:b/>
      <w:bCs/>
      <w:smallCaps/>
      <w:color w:val="0F4761" w:themeColor="accent1" w:themeShade="BF"/>
      <w:spacing w:val="5"/>
    </w:rPr>
  </w:style>
  <w:style w:type="table" w:styleId="TableGrid">
    <w:name w:val="Table Grid"/>
    <w:basedOn w:val="TableNormal"/>
    <w:uiPriority w:val="39"/>
    <w:rsid w:val="00C24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A55CA"/>
    <w:pPr>
      <w:numPr>
        <w:numId w:val="1"/>
      </w:numPr>
      <w:ind w:left="720"/>
      <w:contextualSpacing/>
    </w:pPr>
  </w:style>
  <w:style w:type="paragraph" w:styleId="TOCHeading">
    <w:name w:val="TOC Heading"/>
    <w:basedOn w:val="Heading1"/>
    <w:next w:val="Normal"/>
    <w:uiPriority w:val="39"/>
    <w:unhideWhenUsed/>
    <w:qFormat/>
    <w:rsid w:val="001518DE"/>
    <w:pPr>
      <w:numPr>
        <w:numId w:val="0"/>
      </w:numPr>
      <w:spacing w:before="240" w:after="0" w:line="259" w:lineRule="auto"/>
      <w:outlineLvl w:val="9"/>
    </w:pPr>
    <w:rPr>
      <w:rFonts w:asciiTheme="majorHAnsi" w:hAnsiTheme="majorHAnsi"/>
      <w:b w:val="0"/>
      <w:bCs w:val="0"/>
      <w:kern w:val="0"/>
      <w:szCs w:val="32"/>
      <w:lang w:val="en-US" w:eastAsia="en-US"/>
      <w14:ligatures w14:val="none"/>
    </w:rPr>
  </w:style>
  <w:style w:type="paragraph" w:styleId="TOC1">
    <w:name w:val="toc 1"/>
    <w:basedOn w:val="Normal"/>
    <w:next w:val="Normal"/>
    <w:autoRedefine/>
    <w:uiPriority w:val="39"/>
    <w:unhideWhenUsed/>
    <w:rsid w:val="001518DE"/>
    <w:pPr>
      <w:spacing w:after="100"/>
    </w:pPr>
  </w:style>
  <w:style w:type="paragraph" w:styleId="TOC2">
    <w:name w:val="toc 2"/>
    <w:basedOn w:val="Normal"/>
    <w:next w:val="Normal"/>
    <w:autoRedefine/>
    <w:uiPriority w:val="39"/>
    <w:unhideWhenUsed/>
    <w:rsid w:val="001518DE"/>
    <w:pPr>
      <w:spacing w:after="100"/>
      <w:ind w:left="220"/>
    </w:pPr>
  </w:style>
  <w:style w:type="paragraph" w:styleId="TOC3">
    <w:name w:val="toc 3"/>
    <w:basedOn w:val="Normal"/>
    <w:next w:val="Normal"/>
    <w:autoRedefine/>
    <w:uiPriority w:val="39"/>
    <w:unhideWhenUsed/>
    <w:rsid w:val="001518DE"/>
    <w:pPr>
      <w:spacing w:after="100"/>
      <w:ind w:left="440"/>
    </w:pPr>
  </w:style>
  <w:style w:type="character" w:styleId="Hyperlink">
    <w:name w:val="Hyperlink"/>
    <w:basedOn w:val="DefaultParagraphFont"/>
    <w:uiPriority w:val="99"/>
    <w:unhideWhenUsed/>
    <w:rsid w:val="001518DE"/>
    <w:rPr>
      <w:color w:val="467886" w:themeColor="hyperlink"/>
      <w:u w:val="single"/>
    </w:rPr>
  </w:style>
  <w:style w:type="paragraph" w:styleId="Caption">
    <w:name w:val="caption"/>
    <w:basedOn w:val="Normal"/>
    <w:next w:val="Normal"/>
    <w:uiPriority w:val="35"/>
    <w:unhideWhenUsed/>
    <w:qFormat/>
    <w:rsid w:val="00A02583"/>
    <w:pPr>
      <w:spacing w:after="200" w:line="240" w:lineRule="auto"/>
      <w:jc w:val="center"/>
    </w:pPr>
    <w:rPr>
      <w:i/>
      <w:iCs/>
      <w:color w:val="0E2841" w:themeColor="text2"/>
      <w:sz w:val="18"/>
      <w:szCs w:val="18"/>
    </w:rPr>
  </w:style>
  <w:style w:type="table" w:customStyle="1" w:styleId="SJ">
    <w:name w:val="SJ"/>
    <w:basedOn w:val="TableGrid"/>
    <w:uiPriority w:val="99"/>
    <w:rsid w:val="002C6A9F"/>
    <w:tblPr/>
    <w:trPr>
      <w:cantSplit/>
    </w:trPr>
    <w:tblStylePr w:type="firstRow">
      <w:rPr>
        <w:b/>
        <w:color w:val="FFFFFF" w:themeColor="background1"/>
      </w:rPr>
      <w:tblPr/>
      <w:trPr>
        <w:tblHeader/>
      </w:trPr>
      <w:tcPr>
        <w:shd w:val="clear" w:color="auto" w:fill="0070C0"/>
        <w:vAlign w:val="center"/>
      </w:tcPr>
    </w:tblStylePr>
  </w:style>
  <w:style w:type="paragraph" w:styleId="TOC4">
    <w:name w:val="toc 4"/>
    <w:basedOn w:val="Normal"/>
    <w:next w:val="Normal"/>
    <w:autoRedefine/>
    <w:uiPriority w:val="39"/>
    <w:unhideWhenUsed/>
    <w:rsid w:val="00866A66"/>
    <w:pPr>
      <w:spacing w:after="100" w:line="278" w:lineRule="auto"/>
      <w:ind w:left="720"/>
    </w:pPr>
    <w:rPr>
      <w:rFonts w:asciiTheme="minorHAnsi" w:hAnsiTheme="minorHAnsi"/>
      <w:sz w:val="24"/>
    </w:rPr>
  </w:style>
  <w:style w:type="paragraph" w:styleId="TOC5">
    <w:name w:val="toc 5"/>
    <w:basedOn w:val="Normal"/>
    <w:next w:val="Normal"/>
    <w:autoRedefine/>
    <w:uiPriority w:val="39"/>
    <w:unhideWhenUsed/>
    <w:rsid w:val="00866A66"/>
    <w:pPr>
      <w:spacing w:after="100" w:line="278" w:lineRule="auto"/>
      <w:ind w:left="960"/>
    </w:pPr>
    <w:rPr>
      <w:rFonts w:asciiTheme="minorHAnsi" w:hAnsiTheme="minorHAnsi"/>
      <w:sz w:val="24"/>
    </w:rPr>
  </w:style>
  <w:style w:type="paragraph" w:styleId="TOC6">
    <w:name w:val="toc 6"/>
    <w:basedOn w:val="Normal"/>
    <w:next w:val="Normal"/>
    <w:autoRedefine/>
    <w:uiPriority w:val="39"/>
    <w:unhideWhenUsed/>
    <w:rsid w:val="00866A66"/>
    <w:pPr>
      <w:spacing w:after="100" w:line="278" w:lineRule="auto"/>
      <w:ind w:left="1200"/>
    </w:pPr>
    <w:rPr>
      <w:rFonts w:asciiTheme="minorHAnsi" w:hAnsiTheme="minorHAnsi"/>
      <w:sz w:val="24"/>
    </w:rPr>
  </w:style>
  <w:style w:type="paragraph" w:styleId="TOC7">
    <w:name w:val="toc 7"/>
    <w:basedOn w:val="Normal"/>
    <w:next w:val="Normal"/>
    <w:autoRedefine/>
    <w:uiPriority w:val="39"/>
    <w:unhideWhenUsed/>
    <w:rsid w:val="00866A66"/>
    <w:pPr>
      <w:spacing w:after="100" w:line="278" w:lineRule="auto"/>
      <w:ind w:left="1440"/>
    </w:pPr>
    <w:rPr>
      <w:rFonts w:asciiTheme="minorHAnsi" w:hAnsiTheme="minorHAnsi"/>
      <w:sz w:val="24"/>
    </w:rPr>
  </w:style>
  <w:style w:type="paragraph" w:styleId="TOC8">
    <w:name w:val="toc 8"/>
    <w:basedOn w:val="Normal"/>
    <w:next w:val="Normal"/>
    <w:autoRedefine/>
    <w:uiPriority w:val="39"/>
    <w:unhideWhenUsed/>
    <w:rsid w:val="00866A66"/>
    <w:pPr>
      <w:spacing w:after="100" w:line="278" w:lineRule="auto"/>
      <w:ind w:left="1680"/>
    </w:pPr>
    <w:rPr>
      <w:rFonts w:asciiTheme="minorHAnsi" w:hAnsiTheme="minorHAnsi"/>
      <w:sz w:val="24"/>
    </w:rPr>
  </w:style>
  <w:style w:type="paragraph" w:styleId="TOC9">
    <w:name w:val="toc 9"/>
    <w:basedOn w:val="Normal"/>
    <w:next w:val="Normal"/>
    <w:autoRedefine/>
    <w:uiPriority w:val="39"/>
    <w:unhideWhenUsed/>
    <w:rsid w:val="00866A66"/>
    <w:pPr>
      <w:spacing w:after="100" w:line="278" w:lineRule="auto"/>
      <w:ind w:left="1920"/>
    </w:pPr>
    <w:rPr>
      <w:rFonts w:asciiTheme="minorHAnsi" w:hAnsiTheme="minorHAnsi"/>
      <w:sz w:val="24"/>
    </w:rPr>
  </w:style>
  <w:style w:type="character" w:styleId="UnresolvedMention">
    <w:name w:val="Unresolved Mention"/>
    <w:basedOn w:val="DefaultParagraphFont"/>
    <w:uiPriority w:val="99"/>
    <w:semiHidden/>
    <w:unhideWhenUsed/>
    <w:rsid w:val="00866A66"/>
    <w:rPr>
      <w:color w:val="605E5C"/>
      <w:shd w:val="clear" w:color="auto" w:fill="E1DFDD"/>
    </w:rPr>
  </w:style>
  <w:style w:type="paragraph" w:styleId="Header">
    <w:name w:val="header"/>
    <w:basedOn w:val="Normal"/>
    <w:link w:val="HeaderChar"/>
    <w:uiPriority w:val="99"/>
    <w:unhideWhenUsed/>
    <w:rsid w:val="000640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40FF"/>
    <w:rPr>
      <w:rFonts w:ascii="Arial" w:hAnsi="Arial"/>
      <w:sz w:val="22"/>
    </w:rPr>
  </w:style>
  <w:style w:type="paragraph" w:styleId="Footer">
    <w:name w:val="footer"/>
    <w:basedOn w:val="Normal"/>
    <w:link w:val="FooterChar"/>
    <w:uiPriority w:val="99"/>
    <w:unhideWhenUsed/>
    <w:rsid w:val="000640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40FF"/>
    <w:rPr>
      <w:rFonts w:ascii="Arial" w:hAnsi="Arial"/>
      <w:sz w:val="22"/>
    </w:rPr>
  </w:style>
  <w:style w:type="character" w:styleId="CommentReference">
    <w:name w:val="annotation reference"/>
    <w:basedOn w:val="DefaultParagraphFont"/>
    <w:uiPriority w:val="99"/>
    <w:semiHidden/>
    <w:unhideWhenUsed/>
    <w:rsid w:val="009D6252"/>
    <w:rPr>
      <w:sz w:val="16"/>
      <w:szCs w:val="16"/>
    </w:rPr>
  </w:style>
  <w:style w:type="paragraph" w:styleId="CommentText">
    <w:name w:val="annotation text"/>
    <w:basedOn w:val="Normal"/>
    <w:link w:val="CommentTextChar"/>
    <w:uiPriority w:val="99"/>
    <w:unhideWhenUsed/>
    <w:rsid w:val="009D6252"/>
    <w:pPr>
      <w:spacing w:line="240" w:lineRule="auto"/>
    </w:pPr>
    <w:rPr>
      <w:sz w:val="20"/>
      <w:szCs w:val="20"/>
    </w:rPr>
  </w:style>
  <w:style w:type="character" w:customStyle="1" w:styleId="CommentTextChar">
    <w:name w:val="Comment Text Char"/>
    <w:basedOn w:val="DefaultParagraphFont"/>
    <w:link w:val="CommentText"/>
    <w:uiPriority w:val="99"/>
    <w:rsid w:val="009D625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D6252"/>
    <w:rPr>
      <w:b/>
      <w:bCs/>
    </w:rPr>
  </w:style>
  <w:style w:type="character" w:customStyle="1" w:styleId="CommentSubjectChar">
    <w:name w:val="Comment Subject Char"/>
    <w:basedOn w:val="CommentTextChar"/>
    <w:link w:val="CommentSubject"/>
    <w:uiPriority w:val="99"/>
    <w:semiHidden/>
    <w:rsid w:val="009D6252"/>
    <w:rPr>
      <w:rFonts w:ascii="Arial" w:hAnsi="Arial"/>
      <w:b/>
      <w:bCs/>
      <w:sz w:val="20"/>
      <w:szCs w:val="20"/>
    </w:rPr>
  </w:style>
  <w:style w:type="paragraph" w:styleId="Revision">
    <w:name w:val="Revision"/>
    <w:hidden/>
    <w:uiPriority w:val="99"/>
    <w:semiHidden/>
    <w:rsid w:val="00B26EED"/>
    <w:pPr>
      <w:spacing w:after="0" w:line="240" w:lineRule="auto"/>
    </w:pPr>
    <w:rPr>
      <w:rFonts w:ascii="Arial" w:hAnsi="Arial"/>
      <w:sz w:val="22"/>
    </w:rPr>
  </w:style>
  <w:style w:type="character" w:styleId="Mention">
    <w:name w:val="Mention"/>
    <w:basedOn w:val="DefaultParagraphFont"/>
    <w:uiPriority w:val="99"/>
    <w:unhideWhenUsed/>
    <w:rsid w:val="00FE6D4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B0671703380574CA53766BB29A3623A" ma:contentTypeVersion="3" ma:contentTypeDescription="Create a new document." ma:contentTypeScope="" ma:versionID="fcaa5a6aab6a4c7ac294ed9f32ae2536">
  <xsd:schema xmlns:xsd="http://www.w3.org/2001/XMLSchema" xmlns:xs="http://www.w3.org/2001/XMLSchema" xmlns:p="http://schemas.microsoft.com/office/2006/metadata/properties" xmlns:ns2="70a267a6-0d2b-4593-92f3-c5f4f4fa3218" targetNamespace="http://schemas.microsoft.com/office/2006/metadata/properties" ma:root="true" ma:fieldsID="76c5517721c23c1a228cccc6ae486b7c" ns2:_="">
    <xsd:import namespace="70a267a6-0d2b-4593-92f3-c5f4f4fa321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a267a6-0d2b-4593-92f3-c5f4f4fa32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E8BB09-71ED-442A-B9B1-3AF889338C1F}">
  <ds:schemaRefs>
    <ds:schemaRef ds:uri="http://schemas.microsoft.com/sharepoint/v3/contenttype/forms"/>
  </ds:schemaRefs>
</ds:datastoreItem>
</file>

<file path=customXml/itemProps2.xml><?xml version="1.0" encoding="utf-8"?>
<ds:datastoreItem xmlns:ds="http://schemas.openxmlformats.org/officeDocument/2006/customXml" ds:itemID="{42C60220-19C7-4EB8-8E2D-B700007D557F}">
  <ds:schemaRefs>
    <ds:schemaRef ds:uri="http://schemas.openxmlformats.org/officeDocument/2006/bibliography"/>
  </ds:schemaRefs>
</ds:datastoreItem>
</file>

<file path=customXml/itemProps3.xml><?xml version="1.0" encoding="utf-8"?>
<ds:datastoreItem xmlns:ds="http://schemas.openxmlformats.org/officeDocument/2006/customXml" ds:itemID="{3951DA53-A045-4919-9A7B-2CA4820FDDB6}"/>
</file>

<file path=customXml/itemProps4.xml><?xml version="1.0" encoding="utf-8"?>
<ds:datastoreItem xmlns:ds="http://schemas.openxmlformats.org/officeDocument/2006/customXml" ds:itemID="{D3A738FE-1D0E-4EDD-940D-B271C39BD288}">
  <ds:schemaRefs>
    <ds:schemaRef ds:uri="http://schemas.microsoft.com/office/2006/metadata/properties"/>
    <ds:schemaRef ds:uri="http://schemas.microsoft.com/office/infopath/2007/PartnerControls"/>
    <ds:schemaRef ds:uri="faea74a1-e769-45bb-b834-eeace2b4187e"/>
    <ds:schemaRef ds:uri="6300b30a-c349-4403-8df4-42943b9382b7"/>
  </ds:schemaRefs>
</ds:datastoreItem>
</file>

<file path=docProps/app.xml><?xml version="1.0" encoding="utf-8"?>
<Properties xmlns="http://schemas.openxmlformats.org/officeDocument/2006/extended-properties" xmlns:vt="http://schemas.openxmlformats.org/officeDocument/2006/docPropsVTypes">
  <Template>Normal.dotm</Template>
  <TotalTime>4722</TotalTime>
  <Pages>73</Pages>
  <Words>14214</Words>
  <Characters>79176</Characters>
  <Application>Microsoft Office Word</Application>
  <DocSecurity>2</DocSecurity>
  <Lines>3442</Lines>
  <Paragraphs>2524</Paragraphs>
  <ScaleCrop>false</ScaleCrop>
  <Company/>
  <LinksUpToDate>false</LinksUpToDate>
  <CharactersWithSpaces>90866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 Feng WONG</dc:creator>
  <cp:keywords/>
  <dc:description/>
  <cp:lastModifiedBy>Shin Feng WONG</cp:lastModifiedBy>
  <cp:revision>493</cp:revision>
  <dcterms:created xsi:type="dcterms:W3CDTF">2026-05-23T12:16:00Z</dcterms:created>
  <dcterms:modified xsi:type="dcterms:W3CDTF">2026-06-17T04:37:00Z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0x0101008B0671703380574CA53766BB29A3623A</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docLang">
    <vt:lpwstr>en</vt:lpwstr>
  </property>
  <property fmtid="{D5CDD505-2E9C-101B-9397-08002B2CF9AE}" pid="8" name="MSIP_Label_4aaa7e78-45b1-4890-b8a3-003d1d728a3e_Enabled">
    <vt:lpwstr>true</vt:lpwstr>
  </property>
  <property fmtid="{D5CDD505-2E9C-101B-9397-08002B2CF9AE}" pid="9" name="MSIP_Label_4aaa7e78-45b1-4890-b8a3-003d1d728a3e_SetDate">
    <vt:lpwstr>2026-05-22T06:16:47Z</vt:lpwstr>
  </property>
  <property fmtid="{D5CDD505-2E9C-101B-9397-08002B2CF9AE}" pid="10" name="MSIP_Label_4aaa7e78-45b1-4890-b8a3-003d1d728a3e_Method">
    <vt:lpwstr>Privileged</vt:lpwstr>
  </property>
  <property fmtid="{D5CDD505-2E9C-101B-9397-08002B2CF9AE}" pid="11" name="MSIP_Label_4aaa7e78-45b1-4890-b8a3-003d1d728a3e_Name">
    <vt:lpwstr>Non Sensitive</vt:lpwstr>
  </property>
  <property fmtid="{D5CDD505-2E9C-101B-9397-08002B2CF9AE}" pid="12" name="MSIP_Label_4aaa7e78-45b1-4890-b8a3-003d1d728a3e_SiteId">
    <vt:lpwstr>0b11c524-9a1c-4e1b-84cb-6336aefc2243</vt:lpwstr>
  </property>
  <property fmtid="{D5CDD505-2E9C-101B-9397-08002B2CF9AE}" pid="13" name="MSIP_Label_4aaa7e78-45b1-4890-b8a3-003d1d728a3e_ActionId">
    <vt:lpwstr>0b02b585-bd8a-40ff-b2e5-a4e8d19ecb47</vt:lpwstr>
  </property>
  <property fmtid="{D5CDD505-2E9C-101B-9397-08002B2CF9AE}" pid="14" name="MSIP_Label_4aaa7e78-45b1-4890-b8a3-003d1d728a3e_ContentBits">
    <vt:lpwstr>0</vt:lpwstr>
  </property>
  <property fmtid="{D5CDD505-2E9C-101B-9397-08002B2CF9AE}" pid="15" name="MSIP_Label_4aaa7e78-45b1-4890-b8a3-003d1d728a3e_Tag">
    <vt:lpwstr>10, 0, 1, 1</vt:lpwstr>
  </property>
</Properties>
</file>