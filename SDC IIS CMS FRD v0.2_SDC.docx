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23C34" w:rsidR="00D444ED" w:rsidP="0096746F" w:rsidRDefault="00D444ED" w14:paraId="33045582" w14:textId="77777777">
      <w:pPr>
        <w:rPr>
          <w:b/>
          <w:sz w:val="32"/>
          <w:szCs w:val="36"/>
        </w:rPr>
      </w:pPr>
    </w:p>
    <w:p w:rsidRPr="00323C34" w:rsidR="00EF4FD9" w:rsidP="00715AAC" w:rsidRDefault="00EF4FD9" w14:paraId="04D3C262" w14:textId="77777777">
      <w:pPr>
        <w:jc w:val="center"/>
        <w:rPr>
          <w:b/>
          <w:sz w:val="32"/>
          <w:szCs w:val="36"/>
        </w:rPr>
      </w:pPr>
    </w:p>
    <w:p w:rsidRPr="00323C34" w:rsidR="00E27334" w:rsidP="00715AAC" w:rsidRDefault="002A222D" w14:paraId="66F33A93" w14:textId="77777777">
      <w:pPr>
        <w:jc w:val="center"/>
        <w:rPr>
          <w:b/>
          <w:sz w:val="32"/>
          <w:szCs w:val="36"/>
        </w:rPr>
      </w:pPr>
      <w:r w:rsidRPr="00323C34">
        <w:rPr>
          <w:b/>
          <w:sz w:val="32"/>
          <w:szCs w:val="36"/>
        </w:rPr>
        <w:t xml:space="preserve">Integrated </w:t>
      </w:r>
      <w:r w:rsidRPr="00323C34" w:rsidR="00E27334">
        <w:rPr>
          <w:b/>
          <w:sz w:val="32"/>
          <w:szCs w:val="36"/>
        </w:rPr>
        <w:t>Security System (ISS)</w:t>
      </w:r>
    </w:p>
    <w:p w:rsidRPr="00323C34" w:rsidR="007E1A16" w:rsidP="00DD49CA" w:rsidRDefault="00DD49CA" w14:paraId="41B9B744" w14:textId="29175D4B">
      <w:pPr>
        <w:jc w:val="center"/>
        <w:rPr>
          <w:bCs/>
          <w:sz w:val="32"/>
          <w:szCs w:val="36"/>
        </w:rPr>
      </w:pPr>
      <w:r w:rsidRPr="00323C34">
        <w:rPr>
          <w:bCs/>
          <w:sz w:val="32"/>
          <w:szCs w:val="36"/>
        </w:rPr>
        <w:t>For</w:t>
      </w:r>
    </w:p>
    <w:p w:rsidRPr="00323C34" w:rsidR="008314A0" w:rsidP="00DD49CA" w:rsidRDefault="008314A0" w14:paraId="1AFF4429" w14:textId="3635D398">
      <w:pPr>
        <w:jc w:val="center"/>
        <w:rPr>
          <w:b/>
          <w:sz w:val="32"/>
          <w:szCs w:val="36"/>
        </w:rPr>
      </w:pPr>
      <w:r w:rsidRPr="00323C34">
        <w:rPr>
          <w:b/>
          <w:sz w:val="32"/>
          <w:szCs w:val="36"/>
        </w:rPr>
        <w:t>Sentosa Development Corporation (SDC)</w:t>
      </w:r>
    </w:p>
    <w:p w:rsidRPr="00323C34" w:rsidR="00E02129" w:rsidP="009C41F9" w:rsidRDefault="00E02129" w14:paraId="3B2AE68E" w14:textId="77777777">
      <w:pPr>
        <w:jc w:val="center"/>
        <w:rPr>
          <w:bCs/>
          <w:sz w:val="32"/>
          <w:szCs w:val="36"/>
        </w:rPr>
      </w:pPr>
    </w:p>
    <w:p w:rsidRPr="00323C34" w:rsidR="00EF4FD9" w:rsidP="009C41F9" w:rsidRDefault="00EF4FD9" w14:paraId="3237D0AC" w14:textId="77777777">
      <w:pPr>
        <w:jc w:val="center"/>
        <w:rPr>
          <w:bCs/>
          <w:sz w:val="32"/>
          <w:szCs w:val="36"/>
        </w:rPr>
      </w:pPr>
    </w:p>
    <w:p w:rsidRPr="00323C34" w:rsidR="001518DE" w:rsidP="009C41F9" w:rsidRDefault="001518DE" w14:paraId="26CF7870" w14:textId="753994FE">
      <w:pPr>
        <w:jc w:val="center"/>
        <w:rPr>
          <w:b/>
          <w:sz w:val="32"/>
          <w:szCs w:val="36"/>
        </w:rPr>
      </w:pPr>
      <w:r w:rsidRPr="00323C34">
        <w:rPr>
          <w:b/>
          <w:sz w:val="32"/>
          <w:szCs w:val="36"/>
        </w:rPr>
        <w:t>Functional Requirements Document</w:t>
      </w:r>
      <w:r w:rsidRPr="00323C34" w:rsidR="0096746F">
        <w:rPr>
          <w:b/>
          <w:sz w:val="32"/>
          <w:szCs w:val="36"/>
        </w:rPr>
        <w:t xml:space="preserve"> (FRD)</w:t>
      </w:r>
    </w:p>
    <w:p w:rsidRPr="00323C34" w:rsidR="0096746F" w:rsidP="009C41F9" w:rsidRDefault="0096746F" w14:paraId="603E920B" w14:textId="202FD0FA">
      <w:pPr>
        <w:jc w:val="center"/>
        <w:rPr>
          <w:b/>
          <w:sz w:val="32"/>
          <w:szCs w:val="36"/>
        </w:rPr>
      </w:pPr>
      <w:r w:rsidRPr="00323C34">
        <w:rPr>
          <w:b/>
          <w:color w:val="0F9ED5" w:themeColor="accent4"/>
          <w:sz w:val="32"/>
          <w:szCs w:val="36"/>
        </w:rPr>
        <w:t>Case Management System</w:t>
      </w:r>
    </w:p>
    <w:p w:rsidRPr="00323C34" w:rsidR="00E02129" w:rsidP="009C41F9" w:rsidRDefault="00E02129" w14:paraId="42A091DD" w14:textId="7758C7CA">
      <w:pPr>
        <w:jc w:val="center"/>
        <w:rPr>
          <w:bCs/>
          <w:sz w:val="32"/>
          <w:szCs w:val="36"/>
        </w:rPr>
      </w:pPr>
      <w:r w:rsidRPr="00323C34">
        <w:rPr>
          <w:bCs/>
          <w:sz w:val="32"/>
          <w:szCs w:val="36"/>
        </w:rPr>
        <w:t>(</w:t>
      </w:r>
      <w:r w:rsidRPr="00323C34">
        <w:rPr>
          <w:bCs/>
          <w:sz w:val="24"/>
          <w:szCs w:val="28"/>
        </w:rPr>
        <w:t>Version 0.</w:t>
      </w:r>
      <w:r w:rsidR="00D20ED2">
        <w:rPr>
          <w:rFonts w:hint="eastAsia"/>
          <w:bCs/>
          <w:sz w:val="24"/>
          <w:szCs w:val="28"/>
        </w:rPr>
        <w:t>2</w:t>
      </w:r>
      <w:r w:rsidRPr="00323C34">
        <w:rPr>
          <w:bCs/>
          <w:sz w:val="32"/>
          <w:szCs w:val="36"/>
        </w:rPr>
        <w:t>)</w:t>
      </w:r>
    </w:p>
    <w:p w:rsidRPr="00323C34" w:rsidR="001A25A1" w:rsidP="009C41F9" w:rsidRDefault="001A25A1" w14:paraId="033AC568" w14:textId="77777777">
      <w:pPr>
        <w:jc w:val="center"/>
        <w:rPr>
          <w:bCs/>
          <w:sz w:val="32"/>
          <w:szCs w:val="36"/>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508"/>
        <w:gridCol w:w="294"/>
        <w:gridCol w:w="2499"/>
        <w:gridCol w:w="2941"/>
        <w:gridCol w:w="1779"/>
      </w:tblGrid>
      <w:tr w:rsidRPr="00323C34" w:rsidR="001B5414" w14:paraId="564CFF5A" w14:textId="77777777">
        <w:trPr>
          <w:trHeight w:val="70"/>
        </w:trPr>
        <w:tc>
          <w:tcPr>
            <w:tcW w:w="999" w:type="pct"/>
            <w:gridSpan w:val="2"/>
            <w:tcBorders>
              <w:top w:val="nil"/>
              <w:left w:val="nil"/>
              <w:bottom w:val="single" w:color="auto" w:sz="4" w:space="0"/>
              <w:right w:val="single" w:color="auto" w:sz="4" w:space="0"/>
            </w:tcBorders>
            <w:vAlign w:val="center"/>
          </w:tcPr>
          <w:p w:rsidRPr="00323C34" w:rsidR="00D83F18" w:rsidRDefault="00D83F18" w14:paraId="7C1550C6" w14:textId="77777777"/>
        </w:tc>
        <w:tc>
          <w:tcPr>
            <w:tcW w:w="1385" w:type="pct"/>
            <w:tcBorders>
              <w:left w:val="single" w:color="auto" w:sz="4" w:space="0"/>
            </w:tcBorders>
            <w:shd w:val="clear" w:color="auto" w:fill="D9D9D9" w:themeFill="background1" w:themeFillShade="D9"/>
            <w:vAlign w:val="center"/>
          </w:tcPr>
          <w:p w:rsidRPr="00323C34" w:rsidR="00D83F18" w:rsidRDefault="00D83F18" w14:paraId="58C8C6EC" w14:textId="77777777">
            <w:pPr>
              <w:rPr>
                <w:b/>
                <w:bCs/>
              </w:rPr>
            </w:pPr>
            <w:r w:rsidRPr="00323C34">
              <w:rPr>
                <w:b/>
                <w:bCs/>
              </w:rPr>
              <w:t>Name</w:t>
            </w:r>
          </w:p>
        </w:tc>
        <w:tc>
          <w:tcPr>
            <w:tcW w:w="1630" w:type="pct"/>
            <w:shd w:val="clear" w:color="auto" w:fill="D9D9D9" w:themeFill="background1" w:themeFillShade="D9"/>
            <w:vAlign w:val="center"/>
          </w:tcPr>
          <w:p w:rsidRPr="00323C34" w:rsidR="00D83F18" w:rsidRDefault="00D83F18" w14:paraId="2984237A" w14:textId="77777777">
            <w:pPr>
              <w:rPr>
                <w:b/>
                <w:bCs/>
              </w:rPr>
            </w:pPr>
            <w:r w:rsidRPr="00323C34">
              <w:rPr>
                <w:b/>
                <w:bCs/>
              </w:rPr>
              <w:t>Designation / Company</w:t>
            </w:r>
          </w:p>
        </w:tc>
        <w:tc>
          <w:tcPr>
            <w:tcW w:w="986" w:type="pct"/>
            <w:shd w:val="clear" w:color="auto" w:fill="D9D9D9" w:themeFill="background1" w:themeFillShade="D9"/>
            <w:vAlign w:val="center"/>
          </w:tcPr>
          <w:p w:rsidRPr="00323C34" w:rsidR="00D83F18" w:rsidRDefault="00D83F18" w14:paraId="4D51CDB2" w14:textId="77777777">
            <w:pPr>
              <w:rPr>
                <w:b/>
                <w:bCs/>
              </w:rPr>
            </w:pPr>
            <w:r w:rsidRPr="00323C34">
              <w:rPr>
                <w:b/>
                <w:bCs/>
              </w:rPr>
              <w:t>Signature</w:t>
            </w:r>
          </w:p>
        </w:tc>
      </w:tr>
      <w:tr w:rsidRPr="00323C34" w:rsidR="0088481B" w14:paraId="3CCC4B89" w14:textId="77777777">
        <w:trPr>
          <w:trHeight w:val="71"/>
        </w:trPr>
        <w:tc>
          <w:tcPr>
            <w:tcW w:w="836" w:type="pct"/>
            <w:vMerge w:val="restart"/>
            <w:tcBorders>
              <w:top w:val="single" w:color="auto" w:sz="4" w:space="0"/>
              <w:left w:val="single" w:color="auto" w:sz="4" w:space="0"/>
              <w:bottom w:val="double" w:color="002060" w:sz="12" w:space="0"/>
              <w:right w:val="single" w:color="002060" w:sz="4" w:space="0"/>
            </w:tcBorders>
            <w:shd w:val="clear" w:color="auto" w:fill="D9D9D9" w:themeFill="background1" w:themeFillShade="D9"/>
            <w:vAlign w:val="center"/>
          </w:tcPr>
          <w:p w:rsidRPr="00323C34" w:rsidR="00D83F18" w:rsidRDefault="00D83F18" w14:paraId="62ED09CB" w14:textId="77777777">
            <w:pPr>
              <w:rPr>
                <w:b/>
                <w:bCs/>
              </w:rPr>
            </w:pPr>
            <w:r w:rsidRPr="00323C34">
              <w:rPr>
                <w:b/>
                <w:bCs/>
              </w:rPr>
              <w:t>Prepared By</w:t>
            </w:r>
          </w:p>
        </w:tc>
        <w:tc>
          <w:tcPr>
            <w:tcW w:w="163" w:type="pct"/>
            <w:vMerge w:val="restart"/>
            <w:tcBorders>
              <w:top w:val="single" w:color="auto" w:sz="4" w:space="0"/>
              <w:left w:val="single" w:color="auto" w:sz="4" w:space="0"/>
              <w:bottom w:val="double" w:color="002060" w:sz="12" w:space="0"/>
              <w:right w:val="single" w:color="002060" w:sz="4" w:space="0"/>
            </w:tcBorders>
            <w:vAlign w:val="center"/>
          </w:tcPr>
          <w:p w:rsidRPr="00323C34" w:rsidR="00D83F18" w:rsidRDefault="00D83F18" w14:paraId="3A9D9261" w14:textId="77777777">
            <w:r w:rsidRPr="00323C34">
              <w:t>:</w:t>
            </w:r>
          </w:p>
        </w:tc>
        <w:tc>
          <w:tcPr>
            <w:tcW w:w="1385" w:type="pct"/>
            <w:tcBorders>
              <w:left w:val="single" w:color="auto" w:sz="4" w:space="0"/>
            </w:tcBorders>
            <w:vAlign w:val="center"/>
          </w:tcPr>
          <w:p w:rsidRPr="00323C34" w:rsidR="00D83F18" w:rsidRDefault="00D60580" w14:paraId="4A0560B7" w14:textId="705F24C2">
            <w:r w:rsidRPr="00323C34">
              <w:t>Wong Shin Feng</w:t>
            </w:r>
          </w:p>
        </w:tc>
        <w:tc>
          <w:tcPr>
            <w:tcW w:w="1630" w:type="pct"/>
            <w:vAlign w:val="center"/>
          </w:tcPr>
          <w:p w:rsidRPr="00323C34" w:rsidR="00D83F18" w:rsidRDefault="00D83F18" w14:paraId="4B5C1F47" w14:textId="60BF510E">
            <w:r w:rsidRPr="00323C34">
              <w:t>Business Analyst</w:t>
            </w:r>
            <w:r w:rsidRPr="00323C34" w:rsidR="004D3DCD">
              <w:t xml:space="preserve"> (</w:t>
            </w:r>
            <w:r w:rsidR="00D90C3B">
              <w:rPr>
                <w:rFonts w:hint="eastAsia"/>
              </w:rPr>
              <w:t>SJ</w:t>
            </w:r>
            <w:r w:rsidRPr="00323C34" w:rsidR="004D3DCD">
              <w:t>)</w:t>
            </w:r>
          </w:p>
        </w:tc>
        <w:tc>
          <w:tcPr>
            <w:tcW w:w="986" w:type="pct"/>
            <w:vAlign w:val="center"/>
          </w:tcPr>
          <w:p w:rsidRPr="00323C34" w:rsidR="00D83F18" w:rsidRDefault="00D83F18" w14:paraId="2828B59F" w14:textId="0D121932">
            <w:pPr>
              <w:rPr>
                <w:rFonts w:ascii="Brush Script MT" w:hAnsi="Brush Script MT"/>
              </w:rPr>
            </w:pPr>
          </w:p>
        </w:tc>
      </w:tr>
      <w:tr w:rsidRPr="00323C34" w:rsidR="0088481B" w14:paraId="61B9AD26" w14:textId="77777777">
        <w:trPr>
          <w:trHeight w:val="20"/>
        </w:trPr>
        <w:tc>
          <w:tcPr>
            <w:tcW w:w="836" w:type="pct"/>
            <w:vMerge/>
            <w:tcBorders>
              <w:top w:val="double" w:color="002060" w:sz="12" w:space="0"/>
              <w:left w:val="single" w:color="auto" w:sz="4" w:space="0"/>
              <w:bottom w:val="single" w:color="002060" w:sz="4" w:space="0"/>
              <w:right w:val="single" w:color="002060" w:sz="4" w:space="0"/>
            </w:tcBorders>
            <w:shd w:val="clear" w:color="auto" w:fill="D9D9D9" w:themeFill="background1" w:themeFillShade="D9"/>
            <w:vAlign w:val="center"/>
          </w:tcPr>
          <w:p w:rsidRPr="00323C34" w:rsidR="00D83F18" w:rsidRDefault="00D83F18" w14:paraId="047A9825" w14:textId="77777777">
            <w:pPr>
              <w:rPr>
                <w:b/>
                <w:bCs/>
              </w:rPr>
            </w:pPr>
          </w:p>
        </w:tc>
        <w:tc>
          <w:tcPr>
            <w:tcW w:w="163" w:type="pct"/>
            <w:vMerge/>
            <w:tcBorders>
              <w:top w:val="double" w:color="002060" w:sz="12" w:space="0"/>
              <w:left w:val="single" w:color="auto" w:sz="4" w:space="0"/>
              <w:bottom w:val="single" w:color="002060" w:sz="4" w:space="0"/>
              <w:right w:val="single" w:color="002060" w:sz="4" w:space="0"/>
            </w:tcBorders>
            <w:vAlign w:val="center"/>
          </w:tcPr>
          <w:p w:rsidRPr="00323C34" w:rsidR="00D83F18" w:rsidRDefault="00D83F18" w14:paraId="6E2B80F4" w14:textId="77777777"/>
        </w:tc>
        <w:tc>
          <w:tcPr>
            <w:tcW w:w="1385" w:type="pct"/>
            <w:tcBorders>
              <w:left w:val="single" w:color="auto" w:sz="4" w:space="0"/>
            </w:tcBorders>
            <w:vAlign w:val="center"/>
          </w:tcPr>
          <w:p w:rsidRPr="00323C34" w:rsidR="00D83F18" w:rsidRDefault="00D83F18" w14:paraId="15FF15B7" w14:textId="77777777"/>
        </w:tc>
        <w:tc>
          <w:tcPr>
            <w:tcW w:w="1630" w:type="pct"/>
            <w:vAlign w:val="center"/>
          </w:tcPr>
          <w:p w:rsidRPr="00323C34" w:rsidR="00D83F18" w:rsidRDefault="00D83F18" w14:paraId="75F0D7BB" w14:textId="77777777"/>
        </w:tc>
        <w:tc>
          <w:tcPr>
            <w:tcW w:w="986" w:type="pct"/>
            <w:vAlign w:val="center"/>
          </w:tcPr>
          <w:p w:rsidRPr="00323C34" w:rsidR="00D83F18" w:rsidRDefault="00D83F18" w14:paraId="3391215D" w14:textId="77777777"/>
        </w:tc>
      </w:tr>
      <w:tr w:rsidRPr="00323C34" w:rsidR="0088481B" w14:paraId="61EA3981" w14:textId="77777777">
        <w:trPr>
          <w:trHeight w:val="514"/>
        </w:trPr>
        <w:tc>
          <w:tcPr>
            <w:tcW w:w="836" w:type="pct"/>
            <w:vMerge w:val="restart"/>
            <w:tcBorders>
              <w:top w:val="single" w:color="002060" w:sz="4" w:space="0"/>
              <w:left w:val="single" w:color="auto" w:sz="4" w:space="0"/>
              <w:right w:val="single" w:color="auto" w:sz="4" w:space="0"/>
            </w:tcBorders>
            <w:shd w:val="clear" w:color="auto" w:fill="D9D9D9" w:themeFill="background1" w:themeFillShade="D9"/>
            <w:vAlign w:val="center"/>
          </w:tcPr>
          <w:p w:rsidRPr="00323C34" w:rsidR="00D83F18" w:rsidRDefault="00D83F18" w14:paraId="2B3465C5" w14:textId="77777777">
            <w:pPr>
              <w:rPr>
                <w:b/>
                <w:bCs/>
              </w:rPr>
            </w:pPr>
            <w:r w:rsidRPr="00323C34">
              <w:rPr>
                <w:b/>
                <w:bCs/>
              </w:rPr>
              <w:t>Reviewed By</w:t>
            </w:r>
          </w:p>
        </w:tc>
        <w:tc>
          <w:tcPr>
            <w:tcW w:w="163" w:type="pct"/>
            <w:vMerge w:val="restart"/>
            <w:tcBorders>
              <w:top w:val="single" w:color="002060" w:sz="4" w:space="0"/>
              <w:left w:val="single" w:color="auto" w:sz="4" w:space="0"/>
              <w:right w:val="single" w:color="auto" w:sz="4" w:space="0"/>
            </w:tcBorders>
            <w:vAlign w:val="center"/>
          </w:tcPr>
          <w:p w:rsidRPr="00323C34" w:rsidR="00D83F18" w:rsidRDefault="00D83F18" w14:paraId="1430FDAD" w14:textId="77777777">
            <w:r w:rsidRPr="00323C34">
              <w:t>:</w:t>
            </w:r>
          </w:p>
        </w:tc>
        <w:tc>
          <w:tcPr>
            <w:tcW w:w="1385" w:type="pct"/>
            <w:tcBorders>
              <w:left w:val="single" w:color="auto" w:sz="4" w:space="0"/>
            </w:tcBorders>
            <w:vAlign w:val="center"/>
          </w:tcPr>
          <w:p w:rsidRPr="00323C34" w:rsidR="00D83F18" w:rsidRDefault="00D60580" w14:paraId="368097C9" w14:textId="00EE81C6">
            <w:r w:rsidRPr="00323C34">
              <w:t>Gan Kian Teck</w:t>
            </w:r>
          </w:p>
        </w:tc>
        <w:tc>
          <w:tcPr>
            <w:tcW w:w="1630" w:type="pct"/>
            <w:vAlign w:val="center"/>
          </w:tcPr>
          <w:p w:rsidRPr="00323C34" w:rsidR="00D83F18" w:rsidRDefault="00D60580" w14:paraId="7E4BCDDC" w14:textId="20791F53">
            <w:r w:rsidRPr="00323C34">
              <w:t>Application Lead</w:t>
            </w:r>
            <w:r w:rsidRPr="00323C34" w:rsidR="004D3DCD">
              <w:t xml:space="preserve"> (</w:t>
            </w:r>
            <w:r w:rsidR="00D90C3B">
              <w:rPr>
                <w:rFonts w:hint="eastAsia"/>
              </w:rPr>
              <w:t>SJ</w:t>
            </w:r>
            <w:r w:rsidRPr="00323C34" w:rsidR="004D3DCD">
              <w:t>)</w:t>
            </w:r>
          </w:p>
        </w:tc>
        <w:tc>
          <w:tcPr>
            <w:tcW w:w="986" w:type="pct"/>
            <w:vAlign w:val="center"/>
          </w:tcPr>
          <w:p w:rsidRPr="00323C34" w:rsidR="00D83F18" w:rsidRDefault="00D83F18" w14:paraId="3D257AF1" w14:textId="77777777"/>
        </w:tc>
      </w:tr>
      <w:tr w:rsidRPr="00323C34" w:rsidR="0088481B" w14:paraId="7E66A277" w14:textId="77777777">
        <w:trPr>
          <w:trHeight w:val="514"/>
        </w:trPr>
        <w:tc>
          <w:tcPr>
            <w:tcW w:w="836" w:type="pct"/>
            <w:vMerge/>
            <w:tcBorders>
              <w:left w:val="single" w:color="auto" w:sz="4" w:space="0"/>
              <w:right w:val="single" w:color="auto" w:sz="4" w:space="0"/>
            </w:tcBorders>
            <w:shd w:val="clear" w:color="auto" w:fill="D9D9D9" w:themeFill="background1" w:themeFillShade="D9"/>
            <w:vAlign w:val="center"/>
          </w:tcPr>
          <w:p w:rsidRPr="00323C34" w:rsidR="00D83F18" w:rsidRDefault="00D83F18" w14:paraId="71ACEE6A" w14:textId="77777777">
            <w:pPr>
              <w:rPr>
                <w:b/>
                <w:bCs/>
              </w:rPr>
            </w:pPr>
          </w:p>
        </w:tc>
        <w:tc>
          <w:tcPr>
            <w:tcW w:w="163" w:type="pct"/>
            <w:vMerge/>
            <w:tcBorders>
              <w:left w:val="single" w:color="auto" w:sz="4" w:space="0"/>
              <w:right w:val="single" w:color="auto" w:sz="4" w:space="0"/>
            </w:tcBorders>
            <w:vAlign w:val="center"/>
          </w:tcPr>
          <w:p w:rsidRPr="00323C34" w:rsidR="00D83F18" w:rsidRDefault="00D83F18" w14:paraId="12434F92" w14:textId="77777777"/>
        </w:tc>
        <w:tc>
          <w:tcPr>
            <w:tcW w:w="1385" w:type="pct"/>
            <w:tcBorders>
              <w:left w:val="single" w:color="auto" w:sz="4" w:space="0"/>
            </w:tcBorders>
            <w:vAlign w:val="center"/>
          </w:tcPr>
          <w:p w:rsidRPr="00323C34" w:rsidR="00D83F18" w:rsidRDefault="004D3DCD" w14:paraId="3B505FA4" w14:textId="06304892">
            <w:r w:rsidRPr="00323C34">
              <w:t>Valerie Shao</w:t>
            </w:r>
          </w:p>
        </w:tc>
        <w:tc>
          <w:tcPr>
            <w:tcW w:w="1630" w:type="pct"/>
            <w:vAlign w:val="center"/>
          </w:tcPr>
          <w:p w:rsidRPr="00323C34" w:rsidR="00D83F18" w:rsidRDefault="004D3DCD" w14:paraId="1571FAFC" w14:textId="7DD66D50">
            <w:r w:rsidRPr="00323C34">
              <w:t>Project Manager (NCS)</w:t>
            </w:r>
          </w:p>
        </w:tc>
        <w:tc>
          <w:tcPr>
            <w:tcW w:w="986" w:type="pct"/>
            <w:vAlign w:val="center"/>
          </w:tcPr>
          <w:p w:rsidRPr="00323C34" w:rsidR="00D83F18" w:rsidRDefault="00D83F18" w14:paraId="50B6584F" w14:textId="77777777"/>
        </w:tc>
      </w:tr>
      <w:tr w:rsidRPr="00323C34" w:rsidR="0088481B" w14:paraId="098BA895" w14:textId="77777777">
        <w:trPr>
          <w:trHeight w:val="332"/>
        </w:trPr>
        <w:tc>
          <w:tcPr>
            <w:tcW w:w="836" w:type="pct"/>
            <w:vMerge/>
            <w:tcBorders>
              <w:left w:val="single" w:color="auto" w:sz="4" w:space="0"/>
              <w:bottom w:val="single" w:color="auto" w:sz="4" w:space="0"/>
              <w:right w:val="single" w:color="auto" w:sz="4" w:space="0"/>
            </w:tcBorders>
            <w:shd w:val="clear" w:color="auto" w:fill="D9D9D9" w:themeFill="background1" w:themeFillShade="D9"/>
            <w:vAlign w:val="center"/>
          </w:tcPr>
          <w:p w:rsidRPr="00323C34" w:rsidR="00D83F18" w:rsidRDefault="00D83F18" w14:paraId="4273B248" w14:textId="77777777">
            <w:pPr>
              <w:rPr>
                <w:b/>
                <w:bCs/>
              </w:rPr>
            </w:pPr>
          </w:p>
        </w:tc>
        <w:tc>
          <w:tcPr>
            <w:tcW w:w="163" w:type="pct"/>
            <w:vMerge/>
            <w:tcBorders>
              <w:left w:val="single" w:color="auto" w:sz="4" w:space="0"/>
              <w:bottom w:val="single" w:color="auto" w:sz="4" w:space="0"/>
              <w:right w:val="single" w:color="auto" w:sz="4" w:space="0"/>
            </w:tcBorders>
            <w:vAlign w:val="center"/>
          </w:tcPr>
          <w:p w:rsidRPr="00323C34" w:rsidR="00D83F18" w:rsidRDefault="00D83F18" w14:paraId="6B8B4227" w14:textId="77777777"/>
        </w:tc>
        <w:tc>
          <w:tcPr>
            <w:tcW w:w="1385" w:type="pct"/>
            <w:tcBorders>
              <w:left w:val="single" w:color="auto" w:sz="4" w:space="0"/>
            </w:tcBorders>
            <w:vAlign w:val="center"/>
          </w:tcPr>
          <w:p w:rsidRPr="00323C34" w:rsidR="00D83F18" w:rsidRDefault="00D83F18" w14:paraId="5875D5BE" w14:textId="3BAFC072"/>
        </w:tc>
        <w:tc>
          <w:tcPr>
            <w:tcW w:w="1630" w:type="pct"/>
            <w:vAlign w:val="center"/>
          </w:tcPr>
          <w:p w:rsidRPr="00323C34" w:rsidR="00D83F18" w:rsidRDefault="00D83F18" w14:paraId="3B95B25D" w14:textId="532B357C"/>
        </w:tc>
        <w:tc>
          <w:tcPr>
            <w:tcW w:w="986" w:type="pct"/>
            <w:vAlign w:val="center"/>
          </w:tcPr>
          <w:p w:rsidRPr="00323C34" w:rsidR="00D83F18" w:rsidRDefault="00D83F18" w14:paraId="78E8798A" w14:textId="77777777"/>
        </w:tc>
      </w:tr>
      <w:tr w:rsidRPr="00323C34" w:rsidR="0088481B" w14:paraId="62ECA95C" w14:textId="77777777">
        <w:trPr>
          <w:trHeight w:val="501"/>
        </w:trPr>
        <w:tc>
          <w:tcPr>
            <w:tcW w:w="836" w:type="pct"/>
            <w:vMerge w:val="restart"/>
            <w:tcBorders>
              <w:top w:val="single" w:color="auto" w:sz="4" w:space="0"/>
              <w:left w:val="single" w:color="002060" w:sz="4" w:space="0"/>
              <w:right w:val="single" w:color="auto" w:sz="4" w:space="0"/>
            </w:tcBorders>
            <w:shd w:val="clear" w:color="auto" w:fill="D9D9D9" w:themeFill="background1" w:themeFillShade="D9"/>
            <w:vAlign w:val="center"/>
          </w:tcPr>
          <w:p w:rsidRPr="00323C34" w:rsidR="00D83F18" w:rsidRDefault="00D83F18" w14:paraId="4DCF22F0" w14:textId="77777777">
            <w:pPr>
              <w:rPr>
                <w:b/>
                <w:bCs/>
              </w:rPr>
            </w:pPr>
            <w:r w:rsidRPr="00323C34">
              <w:rPr>
                <w:b/>
                <w:bCs/>
              </w:rPr>
              <w:t>Approved By</w:t>
            </w:r>
          </w:p>
        </w:tc>
        <w:tc>
          <w:tcPr>
            <w:tcW w:w="163" w:type="pct"/>
            <w:vMerge w:val="restart"/>
            <w:tcBorders>
              <w:top w:val="single" w:color="auto" w:sz="4" w:space="0"/>
              <w:left w:val="single" w:color="002060" w:sz="4" w:space="0"/>
              <w:right w:val="single" w:color="auto" w:sz="4" w:space="0"/>
            </w:tcBorders>
            <w:vAlign w:val="center"/>
          </w:tcPr>
          <w:p w:rsidRPr="00323C34" w:rsidR="00D83F18" w:rsidRDefault="00D83F18" w14:paraId="1E7C1D9E" w14:textId="77777777">
            <w:r w:rsidRPr="00323C34">
              <w:t>:</w:t>
            </w:r>
          </w:p>
        </w:tc>
        <w:tc>
          <w:tcPr>
            <w:tcW w:w="1385" w:type="pct"/>
            <w:vAlign w:val="center"/>
          </w:tcPr>
          <w:p w:rsidRPr="00323C34" w:rsidR="00D83F18" w:rsidRDefault="00D83F18" w14:paraId="1A88F45E" w14:textId="43C6A6F1"/>
        </w:tc>
        <w:tc>
          <w:tcPr>
            <w:tcW w:w="1630" w:type="pct"/>
            <w:vAlign w:val="center"/>
          </w:tcPr>
          <w:p w:rsidRPr="00323C34" w:rsidR="00D83F18" w:rsidRDefault="00D83F18" w14:paraId="131375F2" w14:textId="6076AC8E"/>
        </w:tc>
        <w:tc>
          <w:tcPr>
            <w:tcW w:w="986" w:type="pct"/>
            <w:vAlign w:val="center"/>
          </w:tcPr>
          <w:p w:rsidRPr="00323C34" w:rsidR="00D83F18" w:rsidRDefault="00D83F18" w14:paraId="6CA07670" w14:textId="77777777"/>
        </w:tc>
      </w:tr>
      <w:tr w:rsidRPr="00323C34" w:rsidR="0088481B" w14:paraId="5EA9599B" w14:textId="77777777">
        <w:trPr>
          <w:trHeight w:val="501"/>
        </w:trPr>
        <w:tc>
          <w:tcPr>
            <w:tcW w:w="836" w:type="pct"/>
            <w:vMerge/>
            <w:tcBorders>
              <w:left w:val="single" w:color="002060" w:sz="4" w:space="0"/>
              <w:right w:val="single" w:color="auto" w:sz="4" w:space="0"/>
            </w:tcBorders>
            <w:shd w:val="clear" w:color="auto" w:fill="D9D9D9" w:themeFill="background1" w:themeFillShade="D9"/>
            <w:vAlign w:val="center"/>
          </w:tcPr>
          <w:p w:rsidRPr="00323C34" w:rsidR="00D83F18" w:rsidRDefault="00D83F18" w14:paraId="2C2A263C" w14:textId="77777777"/>
        </w:tc>
        <w:tc>
          <w:tcPr>
            <w:tcW w:w="163" w:type="pct"/>
            <w:vMerge/>
            <w:tcBorders>
              <w:left w:val="single" w:color="002060" w:sz="4" w:space="0"/>
              <w:right w:val="single" w:color="auto" w:sz="4" w:space="0"/>
            </w:tcBorders>
            <w:vAlign w:val="center"/>
          </w:tcPr>
          <w:p w:rsidRPr="00323C34" w:rsidR="00D83F18" w:rsidRDefault="00D83F18" w14:paraId="68099047" w14:textId="77777777"/>
        </w:tc>
        <w:tc>
          <w:tcPr>
            <w:tcW w:w="1385" w:type="pct"/>
            <w:tcBorders>
              <w:left w:val="single" w:color="auto" w:sz="4" w:space="0"/>
            </w:tcBorders>
            <w:vAlign w:val="center"/>
          </w:tcPr>
          <w:p w:rsidRPr="00323C34" w:rsidR="00D83F18" w:rsidRDefault="00D83F18" w14:paraId="51F0F4BE" w14:textId="79412891"/>
        </w:tc>
        <w:tc>
          <w:tcPr>
            <w:tcW w:w="1630" w:type="pct"/>
            <w:vAlign w:val="center"/>
          </w:tcPr>
          <w:p w:rsidRPr="00323C34" w:rsidR="00D83F18" w:rsidRDefault="00D83F18" w14:paraId="23EA0E04" w14:textId="36FF3FD9"/>
        </w:tc>
        <w:tc>
          <w:tcPr>
            <w:tcW w:w="986" w:type="pct"/>
            <w:vAlign w:val="center"/>
          </w:tcPr>
          <w:p w:rsidRPr="00323C34" w:rsidR="00D83F18" w:rsidRDefault="00D83F18" w14:paraId="652885FE" w14:textId="77777777"/>
        </w:tc>
      </w:tr>
      <w:tr w:rsidRPr="00323C34" w:rsidR="0088481B" w14:paraId="6A6FDCF0" w14:textId="77777777">
        <w:trPr>
          <w:trHeight w:val="485"/>
        </w:trPr>
        <w:tc>
          <w:tcPr>
            <w:tcW w:w="836" w:type="pct"/>
            <w:vMerge/>
            <w:tcBorders>
              <w:left w:val="single" w:color="002060" w:sz="4" w:space="0"/>
              <w:bottom w:val="single" w:color="002060" w:sz="4" w:space="0"/>
              <w:right w:val="single" w:color="auto" w:sz="4" w:space="0"/>
            </w:tcBorders>
            <w:shd w:val="clear" w:color="auto" w:fill="D9D9D9" w:themeFill="background1" w:themeFillShade="D9"/>
            <w:vAlign w:val="center"/>
          </w:tcPr>
          <w:p w:rsidRPr="00323C34" w:rsidR="00D83F18" w:rsidRDefault="00D83F18" w14:paraId="21DF8493" w14:textId="77777777"/>
        </w:tc>
        <w:tc>
          <w:tcPr>
            <w:tcW w:w="163" w:type="pct"/>
            <w:vMerge/>
            <w:tcBorders>
              <w:left w:val="single" w:color="002060" w:sz="4" w:space="0"/>
              <w:bottom w:val="single" w:color="002060" w:sz="4" w:space="0"/>
              <w:right w:val="single" w:color="auto" w:sz="4" w:space="0"/>
            </w:tcBorders>
            <w:vAlign w:val="center"/>
          </w:tcPr>
          <w:p w:rsidRPr="00323C34" w:rsidR="00D83F18" w:rsidRDefault="00D83F18" w14:paraId="16EDB925" w14:textId="77777777"/>
        </w:tc>
        <w:tc>
          <w:tcPr>
            <w:tcW w:w="1385" w:type="pct"/>
            <w:tcBorders>
              <w:left w:val="single" w:color="auto" w:sz="4" w:space="0"/>
            </w:tcBorders>
            <w:vAlign w:val="center"/>
          </w:tcPr>
          <w:p w:rsidRPr="00323C34" w:rsidR="00D83F18" w:rsidRDefault="00D83F18" w14:paraId="38E48DB1" w14:textId="44BC87A0"/>
        </w:tc>
        <w:tc>
          <w:tcPr>
            <w:tcW w:w="1630" w:type="pct"/>
            <w:vAlign w:val="center"/>
          </w:tcPr>
          <w:p w:rsidRPr="00323C34" w:rsidR="00D83F18" w:rsidRDefault="00D83F18" w14:paraId="331CA38E" w14:textId="53BE407B"/>
        </w:tc>
        <w:tc>
          <w:tcPr>
            <w:tcW w:w="986" w:type="pct"/>
            <w:vAlign w:val="center"/>
          </w:tcPr>
          <w:p w:rsidRPr="00323C34" w:rsidR="00D83F18" w:rsidRDefault="00D83F18" w14:paraId="6CBB59C5" w14:textId="77777777"/>
        </w:tc>
      </w:tr>
    </w:tbl>
    <w:p w:rsidRPr="00323C34" w:rsidR="00D83F18" w:rsidP="009C41F9" w:rsidRDefault="00D83F18" w14:paraId="7ED63DFF" w14:textId="77777777">
      <w:pPr>
        <w:jc w:val="center"/>
        <w:rPr>
          <w:bCs/>
          <w:sz w:val="32"/>
          <w:szCs w:val="36"/>
        </w:rPr>
      </w:pPr>
    </w:p>
    <w:p w:rsidRPr="00323C34" w:rsidR="000021F8" w:rsidP="009C41F9" w:rsidRDefault="000021F8" w14:paraId="5F4E76A3" w14:textId="77777777">
      <w:pPr>
        <w:jc w:val="center"/>
        <w:rPr>
          <w:bCs/>
          <w:sz w:val="32"/>
          <w:szCs w:val="36"/>
        </w:rPr>
      </w:pPr>
    </w:p>
    <w:p w:rsidRPr="00323C34" w:rsidR="001518DE" w:rsidRDefault="001518DE" w14:paraId="23FDD255" w14:textId="77777777">
      <w:pPr>
        <w:spacing w:line="278" w:lineRule="auto"/>
        <w:rPr>
          <w:b/>
          <w:sz w:val="32"/>
          <w:szCs w:val="36"/>
        </w:rPr>
      </w:pPr>
      <w:r w:rsidRPr="00323C34">
        <w:rPr>
          <w:b/>
          <w:sz w:val="32"/>
          <w:szCs w:val="36"/>
        </w:rPr>
        <w:br w:type="page"/>
      </w:r>
    </w:p>
    <w:sdt>
      <w:sdtPr>
        <w:id w:val="1815374560"/>
        <w:docPartObj>
          <w:docPartGallery w:val="Table of Contents"/>
          <w:docPartUnique/>
        </w:docPartObj>
        <w:rPr>
          <w:rFonts w:ascii="Neue Haas Grotesk Text Pro" w:hAnsi="Neue Haas Grotesk Text Pro" w:eastAsia="游明朝" w:cs="Arial" w:eastAsiaTheme="minorEastAsia" w:cstheme="minorBidi"/>
          <w:color w:val="auto"/>
          <w:kern w:val="2"/>
          <w:sz w:val="22"/>
          <w:szCs w:val="22"/>
          <w:lang w:val="en-SG" w:eastAsia="ja-JP"/>
          <w14:ligatures w14:val="standardContextual"/>
        </w:rPr>
      </w:sdtPr>
      <w:sdtEndPr>
        <w:rPr>
          <w:rFonts w:ascii="Arial" w:hAnsi="Arial" w:eastAsia="游明朝" w:cs="Arial" w:eastAsiaTheme="minorEastAsia" w:cstheme="minorBidi"/>
          <w:b w:val="1"/>
          <w:bCs w:val="1"/>
          <w:color w:val="auto"/>
          <w:sz w:val="22"/>
          <w:szCs w:val="22"/>
          <w:lang w:val="en-SG" w:eastAsia="ja-JP"/>
        </w:rPr>
      </w:sdtEndPr>
      <w:sdtContent>
        <w:p w:rsidRPr="00323C34" w:rsidR="001518DE" w:rsidRDefault="0081655B" w14:paraId="05921004" w14:textId="145321A9">
          <w:pPr>
            <w:pStyle w:val="TOCHeading"/>
            <w:rPr>
              <w:b/>
              <w:bCs/>
              <w:lang w:val="en-SG"/>
            </w:rPr>
          </w:pPr>
          <w:r w:rsidRPr="00323C34">
            <w:rPr>
              <w:rFonts w:hint="eastAsia"/>
              <w:b/>
              <w:bCs/>
              <w:lang w:val="en-SG" w:eastAsia="ja-JP"/>
            </w:rPr>
            <w:t>Table of Contents</w:t>
          </w:r>
        </w:p>
        <w:p w:rsidR="00144555" w:rsidRDefault="001518DE" w14:paraId="407F3967" w14:textId="66C4FB0D">
          <w:pPr>
            <w:pStyle w:val="TOC1"/>
            <w:tabs>
              <w:tab w:val="left" w:pos="440"/>
              <w:tab w:val="right" w:leader="dot" w:pos="9016"/>
            </w:tabs>
            <w:rPr>
              <w:rFonts w:asciiTheme="minorHAnsi" w:hAnsiTheme="minorHAnsi"/>
              <w:noProof/>
              <w:sz w:val="24"/>
            </w:rPr>
          </w:pPr>
          <w:r w:rsidRPr="00323C34">
            <w:fldChar w:fldCharType="begin"/>
          </w:r>
          <w:r w:rsidRPr="00323C34">
            <w:instrText xml:space="preserve"> TOC \o "1-3" \h \z \u </w:instrText>
          </w:r>
          <w:r w:rsidRPr="00323C34">
            <w:fldChar w:fldCharType="separate"/>
          </w:r>
          <w:hyperlink w:history="1" w:anchor="_Toc231625363">
            <w:r w:rsidRPr="00604263" w:rsidR="00144555">
              <w:rPr>
                <w:rStyle w:val="Hyperlink"/>
                <w:noProof/>
              </w:rPr>
              <w:t>1.</w:t>
            </w:r>
            <w:r w:rsidR="00144555">
              <w:rPr>
                <w:rFonts w:asciiTheme="minorHAnsi" w:hAnsiTheme="minorHAnsi"/>
                <w:noProof/>
                <w:sz w:val="24"/>
              </w:rPr>
              <w:tab/>
            </w:r>
            <w:r w:rsidRPr="00604263" w:rsidR="00144555">
              <w:rPr>
                <w:rStyle w:val="Hyperlink"/>
                <w:noProof/>
              </w:rPr>
              <w:t>Document Control</w:t>
            </w:r>
            <w:r w:rsidR="00144555">
              <w:rPr>
                <w:noProof/>
                <w:webHidden/>
              </w:rPr>
              <w:tab/>
            </w:r>
            <w:r w:rsidR="00144555">
              <w:rPr>
                <w:noProof/>
                <w:webHidden/>
              </w:rPr>
              <w:fldChar w:fldCharType="begin"/>
            </w:r>
            <w:r w:rsidR="00144555">
              <w:rPr>
                <w:noProof/>
                <w:webHidden/>
              </w:rPr>
              <w:instrText xml:space="preserve"> PAGEREF _Toc231625363 \h </w:instrText>
            </w:r>
            <w:r w:rsidR="00144555">
              <w:rPr>
                <w:noProof/>
                <w:webHidden/>
              </w:rPr>
            </w:r>
            <w:r w:rsidR="00144555">
              <w:rPr>
                <w:noProof/>
                <w:webHidden/>
              </w:rPr>
              <w:fldChar w:fldCharType="separate"/>
            </w:r>
            <w:r w:rsidR="00144555">
              <w:rPr>
                <w:noProof/>
                <w:webHidden/>
              </w:rPr>
              <w:t>7</w:t>
            </w:r>
            <w:r w:rsidR="00144555">
              <w:rPr>
                <w:noProof/>
                <w:webHidden/>
              </w:rPr>
              <w:fldChar w:fldCharType="end"/>
            </w:r>
          </w:hyperlink>
        </w:p>
        <w:p w:rsidR="00144555" w:rsidRDefault="00144555" w14:paraId="6BC9EA19" w14:textId="081E0E52">
          <w:pPr>
            <w:pStyle w:val="TOC2"/>
            <w:tabs>
              <w:tab w:val="left" w:pos="960"/>
              <w:tab w:val="right" w:leader="dot" w:pos="9016"/>
            </w:tabs>
            <w:rPr>
              <w:rFonts w:asciiTheme="minorHAnsi" w:hAnsiTheme="minorHAnsi"/>
              <w:noProof/>
              <w:sz w:val="24"/>
            </w:rPr>
          </w:pPr>
          <w:hyperlink w:history="1" w:anchor="_Toc231625364">
            <w:r w:rsidRPr="00604263">
              <w:rPr>
                <w:rStyle w:val="Hyperlink"/>
                <w:noProof/>
              </w:rPr>
              <w:t>1.1</w:t>
            </w:r>
            <w:r>
              <w:rPr>
                <w:rFonts w:asciiTheme="minorHAnsi" w:hAnsiTheme="minorHAnsi"/>
                <w:noProof/>
                <w:sz w:val="24"/>
              </w:rPr>
              <w:tab/>
            </w:r>
            <w:r w:rsidRPr="00604263">
              <w:rPr>
                <w:rStyle w:val="Hyperlink"/>
                <w:noProof/>
              </w:rPr>
              <w:t>Version History</w:t>
            </w:r>
            <w:r>
              <w:rPr>
                <w:noProof/>
                <w:webHidden/>
              </w:rPr>
              <w:tab/>
            </w:r>
            <w:r>
              <w:rPr>
                <w:noProof/>
                <w:webHidden/>
              </w:rPr>
              <w:fldChar w:fldCharType="begin"/>
            </w:r>
            <w:r>
              <w:rPr>
                <w:noProof/>
                <w:webHidden/>
              </w:rPr>
              <w:instrText xml:space="preserve"> PAGEREF _Toc231625364 \h </w:instrText>
            </w:r>
            <w:r>
              <w:rPr>
                <w:noProof/>
                <w:webHidden/>
              </w:rPr>
            </w:r>
            <w:r>
              <w:rPr>
                <w:noProof/>
                <w:webHidden/>
              </w:rPr>
              <w:fldChar w:fldCharType="separate"/>
            </w:r>
            <w:r>
              <w:rPr>
                <w:noProof/>
                <w:webHidden/>
              </w:rPr>
              <w:t>7</w:t>
            </w:r>
            <w:r>
              <w:rPr>
                <w:noProof/>
                <w:webHidden/>
              </w:rPr>
              <w:fldChar w:fldCharType="end"/>
            </w:r>
          </w:hyperlink>
        </w:p>
        <w:p w:rsidR="00144555" w:rsidRDefault="00144555" w14:paraId="3C26BE70" w14:textId="29E7520B">
          <w:pPr>
            <w:pStyle w:val="TOC2"/>
            <w:tabs>
              <w:tab w:val="left" w:pos="960"/>
              <w:tab w:val="right" w:leader="dot" w:pos="9016"/>
            </w:tabs>
            <w:rPr>
              <w:rFonts w:asciiTheme="minorHAnsi" w:hAnsiTheme="minorHAnsi"/>
              <w:noProof/>
              <w:sz w:val="24"/>
            </w:rPr>
          </w:pPr>
          <w:hyperlink w:history="1" w:anchor="_Toc231625365">
            <w:r w:rsidRPr="00604263">
              <w:rPr>
                <w:rStyle w:val="Hyperlink"/>
                <w:noProof/>
              </w:rPr>
              <w:t>1.2</w:t>
            </w:r>
            <w:r>
              <w:rPr>
                <w:rFonts w:asciiTheme="minorHAnsi" w:hAnsiTheme="minorHAnsi"/>
                <w:noProof/>
                <w:sz w:val="24"/>
              </w:rPr>
              <w:tab/>
            </w:r>
            <w:r w:rsidRPr="00604263">
              <w:rPr>
                <w:rStyle w:val="Hyperlink"/>
                <w:noProof/>
              </w:rPr>
              <w:t>Definitions, Abbreviations, Acronyms</w:t>
            </w:r>
            <w:r>
              <w:rPr>
                <w:noProof/>
                <w:webHidden/>
              </w:rPr>
              <w:tab/>
            </w:r>
            <w:r>
              <w:rPr>
                <w:noProof/>
                <w:webHidden/>
              </w:rPr>
              <w:fldChar w:fldCharType="begin"/>
            </w:r>
            <w:r>
              <w:rPr>
                <w:noProof/>
                <w:webHidden/>
              </w:rPr>
              <w:instrText xml:space="preserve"> PAGEREF _Toc231625365 \h </w:instrText>
            </w:r>
            <w:r>
              <w:rPr>
                <w:noProof/>
                <w:webHidden/>
              </w:rPr>
            </w:r>
            <w:r>
              <w:rPr>
                <w:noProof/>
                <w:webHidden/>
              </w:rPr>
              <w:fldChar w:fldCharType="separate"/>
            </w:r>
            <w:r>
              <w:rPr>
                <w:noProof/>
                <w:webHidden/>
              </w:rPr>
              <w:t>7</w:t>
            </w:r>
            <w:r>
              <w:rPr>
                <w:noProof/>
                <w:webHidden/>
              </w:rPr>
              <w:fldChar w:fldCharType="end"/>
            </w:r>
          </w:hyperlink>
        </w:p>
        <w:p w:rsidR="00144555" w:rsidRDefault="00144555" w14:paraId="3564A42F" w14:textId="6DC5BE57">
          <w:pPr>
            <w:pStyle w:val="TOC1"/>
            <w:tabs>
              <w:tab w:val="left" w:pos="440"/>
              <w:tab w:val="right" w:leader="dot" w:pos="9016"/>
            </w:tabs>
            <w:rPr>
              <w:rFonts w:asciiTheme="minorHAnsi" w:hAnsiTheme="minorHAnsi"/>
              <w:noProof/>
              <w:sz w:val="24"/>
            </w:rPr>
          </w:pPr>
          <w:hyperlink w:history="1" w:anchor="_Toc231625366">
            <w:r w:rsidRPr="00604263">
              <w:rPr>
                <w:rStyle w:val="Hyperlink"/>
                <w:noProof/>
              </w:rPr>
              <w:t>2.</w:t>
            </w:r>
            <w:r>
              <w:rPr>
                <w:rFonts w:asciiTheme="minorHAnsi" w:hAnsiTheme="minorHAnsi"/>
                <w:noProof/>
                <w:sz w:val="24"/>
              </w:rPr>
              <w:tab/>
            </w:r>
            <w:r w:rsidRPr="00604263">
              <w:rPr>
                <w:rStyle w:val="Hyperlink"/>
                <w:noProof/>
              </w:rPr>
              <w:t>Overview</w:t>
            </w:r>
            <w:r>
              <w:rPr>
                <w:noProof/>
                <w:webHidden/>
              </w:rPr>
              <w:tab/>
            </w:r>
            <w:r>
              <w:rPr>
                <w:noProof/>
                <w:webHidden/>
              </w:rPr>
              <w:fldChar w:fldCharType="begin"/>
            </w:r>
            <w:r>
              <w:rPr>
                <w:noProof/>
                <w:webHidden/>
              </w:rPr>
              <w:instrText xml:space="preserve"> PAGEREF _Toc231625366 \h </w:instrText>
            </w:r>
            <w:r>
              <w:rPr>
                <w:noProof/>
                <w:webHidden/>
              </w:rPr>
            </w:r>
            <w:r>
              <w:rPr>
                <w:noProof/>
                <w:webHidden/>
              </w:rPr>
              <w:fldChar w:fldCharType="separate"/>
            </w:r>
            <w:r>
              <w:rPr>
                <w:noProof/>
                <w:webHidden/>
              </w:rPr>
              <w:t>9</w:t>
            </w:r>
            <w:r>
              <w:rPr>
                <w:noProof/>
                <w:webHidden/>
              </w:rPr>
              <w:fldChar w:fldCharType="end"/>
            </w:r>
          </w:hyperlink>
        </w:p>
        <w:p w:rsidR="00144555" w:rsidRDefault="00144555" w14:paraId="70FB5C37" w14:textId="3F40383A">
          <w:pPr>
            <w:pStyle w:val="TOC2"/>
            <w:tabs>
              <w:tab w:val="left" w:pos="960"/>
              <w:tab w:val="right" w:leader="dot" w:pos="9016"/>
            </w:tabs>
            <w:rPr>
              <w:rFonts w:asciiTheme="minorHAnsi" w:hAnsiTheme="minorHAnsi"/>
              <w:noProof/>
              <w:sz w:val="24"/>
            </w:rPr>
          </w:pPr>
          <w:hyperlink w:history="1" w:anchor="_Toc231625367">
            <w:r w:rsidRPr="00604263">
              <w:rPr>
                <w:rStyle w:val="Hyperlink"/>
                <w:noProof/>
              </w:rPr>
              <w:t>2.1</w:t>
            </w:r>
            <w:r>
              <w:rPr>
                <w:rFonts w:asciiTheme="minorHAnsi" w:hAnsiTheme="minorHAnsi"/>
                <w:noProof/>
                <w:sz w:val="24"/>
              </w:rPr>
              <w:tab/>
            </w:r>
            <w:r w:rsidRPr="00604263">
              <w:rPr>
                <w:rStyle w:val="Hyperlink"/>
                <w:noProof/>
              </w:rPr>
              <w:t>Purpose and Scope</w:t>
            </w:r>
            <w:r>
              <w:rPr>
                <w:noProof/>
                <w:webHidden/>
              </w:rPr>
              <w:tab/>
            </w:r>
            <w:r>
              <w:rPr>
                <w:noProof/>
                <w:webHidden/>
              </w:rPr>
              <w:fldChar w:fldCharType="begin"/>
            </w:r>
            <w:r>
              <w:rPr>
                <w:noProof/>
                <w:webHidden/>
              </w:rPr>
              <w:instrText xml:space="preserve"> PAGEREF _Toc231625367 \h </w:instrText>
            </w:r>
            <w:r>
              <w:rPr>
                <w:noProof/>
                <w:webHidden/>
              </w:rPr>
            </w:r>
            <w:r>
              <w:rPr>
                <w:noProof/>
                <w:webHidden/>
              </w:rPr>
              <w:fldChar w:fldCharType="separate"/>
            </w:r>
            <w:r>
              <w:rPr>
                <w:noProof/>
                <w:webHidden/>
              </w:rPr>
              <w:t>9</w:t>
            </w:r>
            <w:r>
              <w:rPr>
                <w:noProof/>
                <w:webHidden/>
              </w:rPr>
              <w:fldChar w:fldCharType="end"/>
            </w:r>
          </w:hyperlink>
        </w:p>
        <w:p w:rsidR="00144555" w:rsidRDefault="00144555" w14:paraId="760D8C35" w14:textId="7EC17C22">
          <w:pPr>
            <w:pStyle w:val="TOC2"/>
            <w:tabs>
              <w:tab w:val="left" w:pos="960"/>
              <w:tab w:val="right" w:leader="dot" w:pos="9016"/>
            </w:tabs>
            <w:rPr>
              <w:rFonts w:asciiTheme="minorHAnsi" w:hAnsiTheme="minorHAnsi"/>
              <w:noProof/>
              <w:sz w:val="24"/>
            </w:rPr>
          </w:pPr>
          <w:hyperlink w:history="1" w:anchor="_Toc231625368">
            <w:r w:rsidRPr="00604263">
              <w:rPr>
                <w:rStyle w:val="Hyperlink"/>
                <w:noProof/>
              </w:rPr>
              <w:t>2.2</w:t>
            </w:r>
            <w:r>
              <w:rPr>
                <w:rFonts w:asciiTheme="minorHAnsi" w:hAnsiTheme="minorHAnsi"/>
                <w:noProof/>
                <w:sz w:val="24"/>
              </w:rPr>
              <w:tab/>
            </w:r>
            <w:r w:rsidRPr="00604263">
              <w:rPr>
                <w:rStyle w:val="Hyperlink"/>
                <w:noProof/>
              </w:rPr>
              <w:t>CMS Modules</w:t>
            </w:r>
            <w:r>
              <w:rPr>
                <w:noProof/>
                <w:webHidden/>
              </w:rPr>
              <w:tab/>
            </w:r>
            <w:r>
              <w:rPr>
                <w:noProof/>
                <w:webHidden/>
              </w:rPr>
              <w:fldChar w:fldCharType="begin"/>
            </w:r>
            <w:r>
              <w:rPr>
                <w:noProof/>
                <w:webHidden/>
              </w:rPr>
              <w:instrText xml:space="preserve"> PAGEREF _Toc231625368 \h </w:instrText>
            </w:r>
            <w:r>
              <w:rPr>
                <w:noProof/>
                <w:webHidden/>
              </w:rPr>
            </w:r>
            <w:r>
              <w:rPr>
                <w:noProof/>
                <w:webHidden/>
              </w:rPr>
              <w:fldChar w:fldCharType="separate"/>
            </w:r>
            <w:r>
              <w:rPr>
                <w:noProof/>
                <w:webHidden/>
              </w:rPr>
              <w:t>9</w:t>
            </w:r>
            <w:r>
              <w:rPr>
                <w:noProof/>
                <w:webHidden/>
              </w:rPr>
              <w:fldChar w:fldCharType="end"/>
            </w:r>
          </w:hyperlink>
        </w:p>
        <w:p w:rsidR="00144555" w:rsidRDefault="00144555" w14:paraId="00C8D28E" w14:textId="01B59908">
          <w:pPr>
            <w:pStyle w:val="TOC2"/>
            <w:tabs>
              <w:tab w:val="left" w:pos="960"/>
              <w:tab w:val="right" w:leader="dot" w:pos="9016"/>
            </w:tabs>
            <w:rPr>
              <w:rFonts w:asciiTheme="minorHAnsi" w:hAnsiTheme="minorHAnsi"/>
              <w:noProof/>
              <w:sz w:val="24"/>
            </w:rPr>
          </w:pPr>
          <w:hyperlink w:history="1" w:anchor="_Toc231625369">
            <w:r w:rsidRPr="00604263">
              <w:rPr>
                <w:rStyle w:val="Hyperlink"/>
                <w:noProof/>
              </w:rPr>
              <w:t>2.3</w:t>
            </w:r>
            <w:r>
              <w:rPr>
                <w:rFonts w:asciiTheme="minorHAnsi" w:hAnsiTheme="minorHAnsi"/>
                <w:noProof/>
                <w:sz w:val="24"/>
              </w:rPr>
              <w:tab/>
            </w:r>
            <w:r w:rsidRPr="00604263">
              <w:rPr>
                <w:rStyle w:val="Hyperlink"/>
                <w:noProof/>
              </w:rPr>
              <w:t>Authentication and Access Control</w:t>
            </w:r>
            <w:r>
              <w:rPr>
                <w:noProof/>
                <w:webHidden/>
              </w:rPr>
              <w:tab/>
            </w:r>
            <w:r>
              <w:rPr>
                <w:noProof/>
                <w:webHidden/>
              </w:rPr>
              <w:fldChar w:fldCharType="begin"/>
            </w:r>
            <w:r>
              <w:rPr>
                <w:noProof/>
                <w:webHidden/>
              </w:rPr>
              <w:instrText xml:space="preserve"> PAGEREF _Toc231625369 \h </w:instrText>
            </w:r>
            <w:r>
              <w:rPr>
                <w:noProof/>
                <w:webHidden/>
              </w:rPr>
            </w:r>
            <w:r>
              <w:rPr>
                <w:noProof/>
                <w:webHidden/>
              </w:rPr>
              <w:fldChar w:fldCharType="separate"/>
            </w:r>
            <w:r>
              <w:rPr>
                <w:noProof/>
                <w:webHidden/>
              </w:rPr>
              <w:t>10</w:t>
            </w:r>
            <w:r>
              <w:rPr>
                <w:noProof/>
                <w:webHidden/>
              </w:rPr>
              <w:fldChar w:fldCharType="end"/>
            </w:r>
          </w:hyperlink>
        </w:p>
        <w:p w:rsidR="00144555" w:rsidRDefault="00144555" w14:paraId="33424A75" w14:textId="0E7A5FED">
          <w:pPr>
            <w:pStyle w:val="TOC3"/>
            <w:tabs>
              <w:tab w:val="left" w:pos="1200"/>
              <w:tab w:val="right" w:leader="dot" w:pos="9016"/>
            </w:tabs>
            <w:rPr>
              <w:rFonts w:asciiTheme="minorHAnsi" w:hAnsiTheme="minorHAnsi"/>
              <w:noProof/>
              <w:sz w:val="24"/>
            </w:rPr>
          </w:pPr>
          <w:hyperlink w:history="1" w:anchor="_Toc231625370">
            <w:r w:rsidRPr="00604263">
              <w:rPr>
                <w:rStyle w:val="Hyperlink"/>
                <w:noProof/>
              </w:rPr>
              <w:t>2.3.1</w:t>
            </w:r>
            <w:r>
              <w:rPr>
                <w:rFonts w:asciiTheme="minorHAnsi" w:hAnsiTheme="minorHAnsi"/>
                <w:noProof/>
                <w:sz w:val="24"/>
              </w:rPr>
              <w:tab/>
            </w:r>
            <w:r w:rsidRPr="00604263">
              <w:rPr>
                <w:rStyle w:val="Hyperlink"/>
                <w:noProof/>
              </w:rPr>
              <w:t>Authentication Method</w:t>
            </w:r>
            <w:r>
              <w:rPr>
                <w:noProof/>
                <w:webHidden/>
              </w:rPr>
              <w:tab/>
            </w:r>
            <w:r>
              <w:rPr>
                <w:noProof/>
                <w:webHidden/>
              </w:rPr>
              <w:fldChar w:fldCharType="begin"/>
            </w:r>
            <w:r>
              <w:rPr>
                <w:noProof/>
                <w:webHidden/>
              </w:rPr>
              <w:instrText xml:space="preserve"> PAGEREF _Toc231625370 \h </w:instrText>
            </w:r>
            <w:r>
              <w:rPr>
                <w:noProof/>
                <w:webHidden/>
              </w:rPr>
            </w:r>
            <w:r>
              <w:rPr>
                <w:noProof/>
                <w:webHidden/>
              </w:rPr>
              <w:fldChar w:fldCharType="separate"/>
            </w:r>
            <w:r>
              <w:rPr>
                <w:noProof/>
                <w:webHidden/>
              </w:rPr>
              <w:t>10</w:t>
            </w:r>
            <w:r>
              <w:rPr>
                <w:noProof/>
                <w:webHidden/>
              </w:rPr>
              <w:fldChar w:fldCharType="end"/>
            </w:r>
          </w:hyperlink>
        </w:p>
        <w:p w:rsidR="00144555" w:rsidRDefault="00144555" w14:paraId="112F3F2D" w14:textId="3E66C447">
          <w:pPr>
            <w:pStyle w:val="TOC2"/>
            <w:tabs>
              <w:tab w:val="left" w:pos="960"/>
              <w:tab w:val="right" w:leader="dot" w:pos="9016"/>
            </w:tabs>
            <w:rPr>
              <w:rFonts w:asciiTheme="minorHAnsi" w:hAnsiTheme="minorHAnsi"/>
              <w:noProof/>
              <w:sz w:val="24"/>
            </w:rPr>
          </w:pPr>
          <w:hyperlink w:history="1" w:anchor="_Toc231625371">
            <w:r w:rsidRPr="00604263">
              <w:rPr>
                <w:rStyle w:val="Hyperlink"/>
                <w:noProof/>
              </w:rPr>
              <w:t>2.4</w:t>
            </w:r>
            <w:r>
              <w:rPr>
                <w:rFonts w:asciiTheme="minorHAnsi" w:hAnsiTheme="minorHAnsi"/>
                <w:noProof/>
                <w:sz w:val="24"/>
              </w:rPr>
              <w:tab/>
            </w:r>
            <w:r w:rsidRPr="00604263">
              <w:rPr>
                <w:rStyle w:val="Hyperlink"/>
                <w:noProof/>
              </w:rPr>
              <w:t>CMS Dashboard</w:t>
            </w:r>
            <w:r>
              <w:rPr>
                <w:noProof/>
                <w:webHidden/>
              </w:rPr>
              <w:tab/>
            </w:r>
            <w:r>
              <w:rPr>
                <w:noProof/>
                <w:webHidden/>
              </w:rPr>
              <w:fldChar w:fldCharType="begin"/>
            </w:r>
            <w:r>
              <w:rPr>
                <w:noProof/>
                <w:webHidden/>
              </w:rPr>
              <w:instrText xml:space="preserve"> PAGEREF _Toc231625371 \h </w:instrText>
            </w:r>
            <w:r>
              <w:rPr>
                <w:noProof/>
                <w:webHidden/>
              </w:rPr>
            </w:r>
            <w:r>
              <w:rPr>
                <w:noProof/>
                <w:webHidden/>
              </w:rPr>
              <w:fldChar w:fldCharType="separate"/>
            </w:r>
            <w:r>
              <w:rPr>
                <w:noProof/>
                <w:webHidden/>
              </w:rPr>
              <w:t>11</w:t>
            </w:r>
            <w:r>
              <w:rPr>
                <w:noProof/>
                <w:webHidden/>
              </w:rPr>
              <w:fldChar w:fldCharType="end"/>
            </w:r>
          </w:hyperlink>
        </w:p>
        <w:p w:rsidR="00144555" w:rsidRDefault="00144555" w14:paraId="5C976A10" w14:textId="0740B54E">
          <w:pPr>
            <w:pStyle w:val="TOC3"/>
            <w:tabs>
              <w:tab w:val="left" w:pos="1200"/>
              <w:tab w:val="right" w:leader="dot" w:pos="9016"/>
            </w:tabs>
            <w:rPr>
              <w:rFonts w:asciiTheme="minorHAnsi" w:hAnsiTheme="minorHAnsi"/>
              <w:noProof/>
              <w:sz w:val="24"/>
            </w:rPr>
          </w:pPr>
          <w:hyperlink w:history="1" w:anchor="_Toc231625372">
            <w:r w:rsidRPr="00604263">
              <w:rPr>
                <w:rStyle w:val="Hyperlink"/>
                <w:noProof/>
              </w:rPr>
              <w:t>2.4.1</w:t>
            </w:r>
            <w:r>
              <w:rPr>
                <w:rFonts w:asciiTheme="minorHAnsi" w:hAnsiTheme="minorHAnsi"/>
                <w:noProof/>
                <w:sz w:val="24"/>
              </w:rPr>
              <w:tab/>
            </w:r>
            <w:r w:rsidRPr="00604263">
              <w:rPr>
                <w:rStyle w:val="Hyperlink"/>
                <w:noProof/>
              </w:rPr>
              <w:t>Landing Page and Navigation</w:t>
            </w:r>
            <w:r>
              <w:rPr>
                <w:noProof/>
                <w:webHidden/>
              </w:rPr>
              <w:tab/>
            </w:r>
            <w:r>
              <w:rPr>
                <w:noProof/>
                <w:webHidden/>
              </w:rPr>
              <w:fldChar w:fldCharType="begin"/>
            </w:r>
            <w:r>
              <w:rPr>
                <w:noProof/>
                <w:webHidden/>
              </w:rPr>
              <w:instrText xml:space="preserve"> PAGEREF _Toc231625372 \h </w:instrText>
            </w:r>
            <w:r>
              <w:rPr>
                <w:noProof/>
                <w:webHidden/>
              </w:rPr>
            </w:r>
            <w:r>
              <w:rPr>
                <w:noProof/>
                <w:webHidden/>
              </w:rPr>
              <w:fldChar w:fldCharType="separate"/>
            </w:r>
            <w:r>
              <w:rPr>
                <w:noProof/>
                <w:webHidden/>
              </w:rPr>
              <w:t>11</w:t>
            </w:r>
            <w:r>
              <w:rPr>
                <w:noProof/>
                <w:webHidden/>
              </w:rPr>
              <w:fldChar w:fldCharType="end"/>
            </w:r>
          </w:hyperlink>
        </w:p>
        <w:p w:rsidR="00144555" w:rsidRDefault="00144555" w14:paraId="37CCDFA9" w14:textId="14B30B08">
          <w:pPr>
            <w:pStyle w:val="TOC3"/>
            <w:tabs>
              <w:tab w:val="left" w:pos="1200"/>
              <w:tab w:val="right" w:leader="dot" w:pos="9016"/>
            </w:tabs>
            <w:rPr>
              <w:rFonts w:asciiTheme="minorHAnsi" w:hAnsiTheme="minorHAnsi"/>
              <w:noProof/>
              <w:sz w:val="24"/>
            </w:rPr>
          </w:pPr>
          <w:hyperlink w:history="1" w:anchor="_Toc231625373">
            <w:r w:rsidRPr="00604263">
              <w:rPr>
                <w:rStyle w:val="Hyperlink"/>
                <w:noProof/>
              </w:rPr>
              <w:t>2.4.2</w:t>
            </w:r>
            <w:r>
              <w:rPr>
                <w:rFonts w:asciiTheme="minorHAnsi" w:hAnsiTheme="minorHAnsi"/>
                <w:noProof/>
                <w:sz w:val="24"/>
              </w:rPr>
              <w:tab/>
            </w:r>
            <w:r w:rsidRPr="00604263">
              <w:rPr>
                <w:rStyle w:val="Hyperlink"/>
                <w:noProof/>
              </w:rPr>
              <w:t>Summary Metrics</w:t>
            </w:r>
            <w:r>
              <w:rPr>
                <w:noProof/>
                <w:webHidden/>
              </w:rPr>
              <w:tab/>
            </w:r>
            <w:r>
              <w:rPr>
                <w:noProof/>
                <w:webHidden/>
              </w:rPr>
              <w:fldChar w:fldCharType="begin"/>
            </w:r>
            <w:r>
              <w:rPr>
                <w:noProof/>
                <w:webHidden/>
              </w:rPr>
              <w:instrText xml:space="preserve"> PAGEREF _Toc231625373 \h </w:instrText>
            </w:r>
            <w:r>
              <w:rPr>
                <w:noProof/>
                <w:webHidden/>
              </w:rPr>
            </w:r>
            <w:r>
              <w:rPr>
                <w:noProof/>
                <w:webHidden/>
              </w:rPr>
              <w:fldChar w:fldCharType="separate"/>
            </w:r>
            <w:r>
              <w:rPr>
                <w:noProof/>
                <w:webHidden/>
              </w:rPr>
              <w:t>12</w:t>
            </w:r>
            <w:r>
              <w:rPr>
                <w:noProof/>
                <w:webHidden/>
              </w:rPr>
              <w:fldChar w:fldCharType="end"/>
            </w:r>
          </w:hyperlink>
        </w:p>
        <w:p w:rsidR="00144555" w:rsidRDefault="00144555" w14:paraId="49AD3182" w14:textId="23077D66">
          <w:pPr>
            <w:pStyle w:val="TOC3"/>
            <w:tabs>
              <w:tab w:val="left" w:pos="1200"/>
              <w:tab w:val="right" w:leader="dot" w:pos="9016"/>
            </w:tabs>
            <w:rPr>
              <w:rFonts w:asciiTheme="minorHAnsi" w:hAnsiTheme="minorHAnsi"/>
              <w:noProof/>
              <w:sz w:val="24"/>
            </w:rPr>
          </w:pPr>
          <w:hyperlink w:history="1" w:anchor="_Toc231625374">
            <w:r w:rsidRPr="00604263">
              <w:rPr>
                <w:rStyle w:val="Hyperlink"/>
                <w:noProof/>
              </w:rPr>
              <w:t>2.4.3</w:t>
            </w:r>
            <w:r>
              <w:rPr>
                <w:rFonts w:asciiTheme="minorHAnsi" w:hAnsiTheme="minorHAnsi"/>
                <w:noProof/>
                <w:sz w:val="24"/>
              </w:rPr>
              <w:tab/>
            </w:r>
            <w:r w:rsidRPr="00604263">
              <w:rPr>
                <w:rStyle w:val="Hyperlink"/>
                <w:noProof/>
              </w:rPr>
              <w:t>Events Masterlist</w:t>
            </w:r>
            <w:r>
              <w:rPr>
                <w:noProof/>
                <w:webHidden/>
              </w:rPr>
              <w:tab/>
            </w:r>
            <w:r>
              <w:rPr>
                <w:noProof/>
                <w:webHidden/>
              </w:rPr>
              <w:fldChar w:fldCharType="begin"/>
            </w:r>
            <w:r>
              <w:rPr>
                <w:noProof/>
                <w:webHidden/>
              </w:rPr>
              <w:instrText xml:space="preserve"> PAGEREF _Toc231625374 \h </w:instrText>
            </w:r>
            <w:r>
              <w:rPr>
                <w:noProof/>
                <w:webHidden/>
              </w:rPr>
            </w:r>
            <w:r>
              <w:rPr>
                <w:noProof/>
                <w:webHidden/>
              </w:rPr>
              <w:fldChar w:fldCharType="separate"/>
            </w:r>
            <w:r>
              <w:rPr>
                <w:noProof/>
                <w:webHidden/>
              </w:rPr>
              <w:t>12</w:t>
            </w:r>
            <w:r>
              <w:rPr>
                <w:noProof/>
                <w:webHidden/>
              </w:rPr>
              <w:fldChar w:fldCharType="end"/>
            </w:r>
          </w:hyperlink>
        </w:p>
        <w:p w:rsidR="00144555" w:rsidRDefault="00144555" w14:paraId="14511D46" w14:textId="682B5513">
          <w:pPr>
            <w:pStyle w:val="TOC3"/>
            <w:tabs>
              <w:tab w:val="left" w:pos="1200"/>
              <w:tab w:val="right" w:leader="dot" w:pos="9016"/>
            </w:tabs>
            <w:rPr>
              <w:rFonts w:asciiTheme="minorHAnsi" w:hAnsiTheme="minorHAnsi"/>
              <w:noProof/>
              <w:sz w:val="24"/>
            </w:rPr>
          </w:pPr>
          <w:hyperlink w:history="1" w:anchor="_Toc231625375">
            <w:r w:rsidRPr="00604263">
              <w:rPr>
                <w:rStyle w:val="Hyperlink"/>
                <w:noProof/>
              </w:rPr>
              <w:t>2.4.4</w:t>
            </w:r>
            <w:r>
              <w:rPr>
                <w:rFonts w:asciiTheme="minorHAnsi" w:hAnsiTheme="minorHAnsi"/>
                <w:noProof/>
                <w:sz w:val="24"/>
              </w:rPr>
              <w:tab/>
            </w:r>
            <w:r w:rsidRPr="00604263">
              <w:rPr>
                <w:rStyle w:val="Hyperlink"/>
                <w:noProof/>
              </w:rPr>
              <w:t>2D Island Map</w:t>
            </w:r>
            <w:r>
              <w:rPr>
                <w:noProof/>
                <w:webHidden/>
              </w:rPr>
              <w:tab/>
            </w:r>
            <w:r>
              <w:rPr>
                <w:noProof/>
                <w:webHidden/>
              </w:rPr>
              <w:fldChar w:fldCharType="begin"/>
            </w:r>
            <w:r>
              <w:rPr>
                <w:noProof/>
                <w:webHidden/>
              </w:rPr>
              <w:instrText xml:space="preserve"> PAGEREF _Toc231625375 \h </w:instrText>
            </w:r>
            <w:r>
              <w:rPr>
                <w:noProof/>
                <w:webHidden/>
              </w:rPr>
            </w:r>
            <w:r>
              <w:rPr>
                <w:noProof/>
                <w:webHidden/>
              </w:rPr>
              <w:fldChar w:fldCharType="separate"/>
            </w:r>
            <w:r>
              <w:rPr>
                <w:noProof/>
                <w:webHidden/>
              </w:rPr>
              <w:t>13</w:t>
            </w:r>
            <w:r>
              <w:rPr>
                <w:noProof/>
                <w:webHidden/>
              </w:rPr>
              <w:fldChar w:fldCharType="end"/>
            </w:r>
          </w:hyperlink>
        </w:p>
        <w:p w:rsidR="00144555" w:rsidRDefault="00144555" w14:paraId="06DCC021" w14:textId="7A1D8E84">
          <w:pPr>
            <w:pStyle w:val="TOC2"/>
            <w:tabs>
              <w:tab w:val="left" w:pos="960"/>
              <w:tab w:val="right" w:leader="dot" w:pos="9016"/>
            </w:tabs>
            <w:rPr>
              <w:rFonts w:asciiTheme="minorHAnsi" w:hAnsiTheme="minorHAnsi"/>
              <w:noProof/>
              <w:sz w:val="24"/>
            </w:rPr>
          </w:pPr>
          <w:hyperlink w:history="1" w:anchor="_Toc231625376">
            <w:r w:rsidRPr="00604263">
              <w:rPr>
                <w:rStyle w:val="Hyperlink"/>
                <w:noProof/>
              </w:rPr>
              <w:t>2.5</w:t>
            </w:r>
            <w:r>
              <w:rPr>
                <w:rFonts w:asciiTheme="minorHAnsi" w:hAnsiTheme="minorHAnsi"/>
                <w:noProof/>
                <w:sz w:val="24"/>
              </w:rPr>
              <w:tab/>
            </w:r>
            <w:r w:rsidRPr="00604263">
              <w:rPr>
                <w:rStyle w:val="Hyperlink"/>
                <w:noProof/>
              </w:rPr>
              <w:t>Integration with Unified Command System</w:t>
            </w:r>
            <w:r>
              <w:rPr>
                <w:noProof/>
                <w:webHidden/>
              </w:rPr>
              <w:tab/>
            </w:r>
            <w:r>
              <w:rPr>
                <w:noProof/>
                <w:webHidden/>
              </w:rPr>
              <w:fldChar w:fldCharType="begin"/>
            </w:r>
            <w:r>
              <w:rPr>
                <w:noProof/>
                <w:webHidden/>
              </w:rPr>
              <w:instrText xml:space="preserve"> PAGEREF _Toc231625376 \h </w:instrText>
            </w:r>
            <w:r>
              <w:rPr>
                <w:noProof/>
                <w:webHidden/>
              </w:rPr>
            </w:r>
            <w:r>
              <w:rPr>
                <w:noProof/>
                <w:webHidden/>
              </w:rPr>
              <w:fldChar w:fldCharType="separate"/>
            </w:r>
            <w:r>
              <w:rPr>
                <w:noProof/>
                <w:webHidden/>
              </w:rPr>
              <w:t>15</w:t>
            </w:r>
            <w:r>
              <w:rPr>
                <w:noProof/>
                <w:webHidden/>
              </w:rPr>
              <w:fldChar w:fldCharType="end"/>
            </w:r>
          </w:hyperlink>
        </w:p>
        <w:p w:rsidR="00144555" w:rsidRDefault="00144555" w14:paraId="5DC36038" w14:textId="7762C589">
          <w:pPr>
            <w:pStyle w:val="TOC3"/>
            <w:tabs>
              <w:tab w:val="left" w:pos="1200"/>
              <w:tab w:val="right" w:leader="dot" w:pos="9016"/>
            </w:tabs>
            <w:rPr>
              <w:rFonts w:asciiTheme="minorHAnsi" w:hAnsiTheme="minorHAnsi"/>
              <w:noProof/>
              <w:sz w:val="24"/>
            </w:rPr>
          </w:pPr>
          <w:hyperlink w:history="1" w:anchor="_Toc231625377">
            <w:r w:rsidRPr="00604263">
              <w:rPr>
                <w:rStyle w:val="Hyperlink"/>
                <w:noProof/>
              </w:rPr>
              <w:t>2.5.1</w:t>
            </w:r>
            <w:r>
              <w:rPr>
                <w:rFonts w:asciiTheme="minorHAnsi" w:hAnsiTheme="minorHAnsi"/>
                <w:noProof/>
                <w:sz w:val="24"/>
              </w:rPr>
              <w:tab/>
            </w:r>
            <w:r w:rsidRPr="00604263">
              <w:rPr>
                <w:rStyle w:val="Hyperlink"/>
                <w:noProof/>
              </w:rPr>
              <w:t>Live Metric Feed to UCS Dashboard</w:t>
            </w:r>
            <w:r>
              <w:rPr>
                <w:noProof/>
                <w:webHidden/>
              </w:rPr>
              <w:tab/>
            </w:r>
            <w:r>
              <w:rPr>
                <w:noProof/>
                <w:webHidden/>
              </w:rPr>
              <w:fldChar w:fldCharType="begin"/>
            </w:r>
            <w:r>
              <w:rPr>
                <w:noProof/>
                <w:webHidden/>
              </w:rPr>
              <w:instrText xml:space="preserve"> PAGEREF _Toc231625377 \h </w:instrText>
            </w:r>
            <w:r>
              <w:rPr>
                <w:noProof/>
                <w:webHidden/>
              </w:rPr>
            </w:r>
            <w:r>
              <w:rPr>
                <w:noProof/>
                <w:webHidden/>
              </w:rPr>
              <w:fldChar w:fldCharType="separate"/>
            </w:r>
            <w:r>
              <w:rPr>
                <w:noProof/>
                <w:webHidden/>
              </w:rPr>
              <w:t>15</w:t>
            </w:r>
            <w:r>
              <w:rPr>
                <w:noProof/>
                <w:webHidden/>
              </w:rPr>
              <w:fldChar w:fldCharType="end"/>
            </w:r>
          </w:hyperlink>
        </w:p>
        <w:p w:rsidR="00144555" w:rsidRDefault="00144555" w14:paraId="2B4F20F5" w14:textId="1284C459">
          <w:pPr>
            <w:pStyle w:val="TOC3"/>
            <w:tabs>
              <w:tab w:val="left" w:pos="1200"/>
              <w:tab w:val="right" w:leader="dot" w:pos="9016"/>
            </w:tabs>
            <w:rPr>
              <w:rFonts w:asciiTheme="minorHAnsi" w:hAnsiTheme="minorHAnsi"/>
              <w:noProof/>
              <w:sz w:val="24"/>
            </w:rPr>
          </w:pPr>
          <w:hyperlink w:history="1" w:anchor="_Toc231625378">
            <w:r w:rsidRPr="00604263">
              <w:rPr>
                <w:rStyle w:val="Hyperlink"/>
                <w:noProof/>
              </w:rPr>
              <w:t>2.5.2</w:t>
            </w:r>
            <w:r>
              <w:rPr>
                <w:rFonts w:asciiTheme="minorHAnsi" w:hAnsiTheme="minorHAnsi"/>
                <w:noProof/>
                <w:sz w:val="24"/>
              </w:rPr>
              <w:tab/>
            </w:r>
            <w:r w:rsidRPr="00604263">
              <w:rPr>
                <w:rStyle w:val="Hyperlink"/>
                <w:noProof/>
              </w:rPr>
              <w:t>Embedded CMS Functions within UCS</w:t>
            </w:r>
            <w:r>
              <w:rPr>
                <w:noProof/>
                <w:webHidden/>
              </w:rPr>
              <w:tab/>
            </w:r>
            <w:r>
              <w:rPr>
                <w:noProof/>
                <w:webHidden/>
              </w:rPr>
              <w:fldChar w:fldCharType="begin"/>
            </w:r>
            <w:r>
              <w:rPr>
                <w:noProof/>
                <w:webHidden/>
              </w:rPr>
              <w:instrText xml:space="preserve"> PAGEREF _Toc231625378 \h </w:instrText>
            </w:r>
            <w:r>
              <w:rPr>
                <w:noProof/>
                <w:webHidden/>
              </w:rPr>
            </w:r>
            <w:r>
              <w:rPr>
                <w:noProof/>
                <w:webHidden/>
              </w:rPr>
              <w:fldChar w:fldCharType="separate"/>
            </w:r>
            <w:r>
              <w:rPr>
                <w:noProof/>
                <w:webHidden/>
              </w:rPr>
              <w:t>15</w:t>
            </w:r>
            <w:r>
              <w:rPr>
                <w:noProof/>
                <w:webHidden/>
              </w:rPr>
              <w:fldChar w:fldCharType="end"/>
            </w:r>
          </w:hyperlink>
        </w:p>
        <w:p w:rsidR="00144555" w:rsidRDefault="00144555" w14:paraId="15B01DF7" w14:textId="1EA38072">
          <w:pPr>
            <w:pStyle w:val="TOC3"/>
            <w:tabs>
              <w:tab w:val="left" w:pos="1200"/>
              <w:tab w:val="right" w:leader="dot" w:pos="9016"/>
            </w:tabs>
            <w:rPr>
              <w:rFonts w:asciiTheme="minorHAnsi" w:hAnsiTheme="minorHAnsi"/>
              <w:noProof/>
              <w:sz w:val="24"/>
            </w:rPr>
          </w:pPr>
          <w:hyperlink w:history="1" w:anchor="_Toc231625380">
            <w:r w:rsidRPr="00604263">
              <w:rPr>
                <w:rStyle w:val="Hyperlink"/>
                <w:noProof/>
              </w:rPr>
              <w:t>2.5.3</w:t>
            </w:r>
            <w:r>
              <w:rPr>
                <w:rFonts w:asciiTheme="minorHAnsi" w:hAnsiTheme="minorHAnsi"/>
                <w:noProof/>
                <w:sz w:val="24"/>
              </w:rPr>
              <w:tab/>
            </w:r>
            <w:r w:rsidRPr="00604263">
              <w:rPr>
                <w:rStyle w:val="Hyperlink"/>
                <w:noProof/>
              </w:rPr>
              <w:t>Navigation from UCS to CMS</w:t>
            </w:r>
            <w:r>
              <w:rPr>
                <w:noProof/>
                <w:webHidden/>
              </w:rPr>
              <w:tab/>
            </w:r>
            <w:r>
              <w:rPr>
                <w:noProof/>
                <w:webHidden/>
              </w:rPr>
              <w:fldChar w:fldCharType="begin"/>
            </w:r>
            <w:r>
              <w:rPr>
                <w:noProof/>
                <w:webHidden/>
              </w:rPr>
              <w:instrText xml:space="preserve"> PAGEREF _Toc231625380 \h </w:instrText>
            </w:r>
            <w:r>
              <w:rPr>
                <w:noProof/>
                <w:webHidden/>
              </w:rPr>
            </w:r>
            <w:r>
              <w:rPr>
                <w:noProof/>
                <w:webHidden/>
              </w:rPr>
              <w:fldChar w:fldCharType="separate"/>
            </w:r>
            <w:r>
              <w:rPr>
                <w:noProof/>
                <w:webHidden/>
              </w:rPr>
              <w:t>17</w:t>
            </w:r>
            <w:r>
              <w:rPr>
                <w:noProof/>
                <w:webHidden/>
              </w:rPr>
              <w:fldChar w:fldCharType="end"/>
            </w:r>
          </w:hyperlink>
        </w:p>
        <w:p w:rsidR="00144555" w:rsidRDefault="00144555" w14:paraId="207A40BC" w14:textId="29A649EB">
          <w:pPr>
            <w:pStyle w:val="TOC3"/>
            <w:tabs>
              <w:tab w:val="left" w:pos="1200"/>
              <w:tab w:val="right" w:leader="dot" w:pos="9016"/>
            </w:tabs>
            <w:rPr>
              <w:rFonts w:asciiTheme="minorHAnsi" w:hAnsiTheme="minorHAnsi"/>
              <w:noProof/>
              <w:sz w:val="24"/>
            </w:rPr>
          </w:pPr>
          <w:hyperlink w:history="1" w:anchor="_Toc231625381">
            <w:r w:rsidRPr="00604263">
              <w:rPr>
                <w:rStyle w:val="Hyperlink"/>
                <w:noProof/>
              </w:rPr>
              <w:t>2.5.4</w:t>
            </w:r>
            <w:r>
              <w:rPr>
                <w:rFonts w:asciiTheme="minorHAnsi" w:hAnsiTheme="minorHAnsi"/>
                <w:noProof/>
                <w:sz w:val="24"/>
              </w:rPr>
              <w:tab/>
            </w:r>
            <w:r w:rsidRPr="00604263">
              <w:rPr>
                <w:rStyle w:val="Hyperlink"/>
                <w:noProof/>
              </w:rPr>
              <w:t>Incident Creation from UCS</w:t>
            </w:r>
            <w:r>
              <w:rPr>
                <w:noProof/>
                <w:webHidden/>
              </w:rPr>
              <w:tab/>
            </w:r>
            <w:r>
              <w:rPr>
                <w:noProof/>
                <w:webHidden/>
              </w:rPr>
              <w:fldChar w:fldCharType="begin"/>
            </w:r>
            <w:r>
              <w:rPr>
                <w:noProof/>
                <w:webHidden/>
              </w:rPr>
              <w:instrText xml:space="preserve"> PAGEREF _Toc231625381 \h </w:instrText>
            </w:r>
            <w:r>
              <w:rPr>
                <w:noProof/>
                <w:webHidden/>
              </w:rPr>
            </w:r>
            <w:r>
              <w:rPr>
                <w:noProof/>
                <w:webHidden/>
              </w:rPr>
              <w:fldChar w:fldCharType="separate"/>
            </w:r>
            <w:r>
              <w:rPr>
                <w:noProof/>
                <w:webHidden/>
              </w:rPr>
              <w:t>17</w:t>
            </w:r>
            <w:r>
              <w:rPr>
                <w:noProof/>
                <w:webHidden/>
              </w:rPr>
              <w:fldChar w:fldCharType="end"/>
            </w:r>
          </w:hyperlink>
        </w:p>
        <w:p w:rsidR="00144555" w:rsidRDefault="00144555" w14:paraId="0D122206" w14:textId="08A5BF69">
          <w:pPr>
            <w:pStyle w:val="TOC1"/>
            <w:tabs>
              <w:tab w:val="left" w:pos="440"/>
              <w:tab w:val="right" w:leader="dot" w:pos="9016"/>
            </w:tabs>
            <w:rPr>
              <w:rFonts w:asciiTheme="minorHAnsi" w:hAnsiTheme="minorHAnsi"/>
              <w:noProof/>
              <w:sz w:val="24"/>
            </w:rPr>
          </w:pPr>
          <w:hyperlink w:history="1" w:anchor="_Toc231625382">
            <w:r w:rsidRPr="00604263">
              <w:rPr>
                <w:rStyle w:val="Hyperlink"/>
                <w:noProof/>
              </w:rPr>
              <w:t>3.</w:t>
            </w:r>
            <w:r>
              <w:rPr>
                <w:rFonts w:asciiTheme="minorHAnsi" w:hAnsiTheme="minorHAnsi"/>
                <w:noProof/>
                <w:sz w:val="24"/>
              </w:rPr>
              <w:tab/>
            </w:r>
            <w:r w:rsidRPr="00604263">
              <w:rPr>
                <w:rStyle w:val="Hyperlink"/>
                <w:noProof/>
              </w:rPr>
              <w:t>User Roles and Permissions</w:t>
            </w:r>
            <w:r>
              <w:rPr>
                <w:noProof/>
                <w:webHidden/>
              </w:rPr>
              <w:tab/>
            </w:r>
            <w:r>
              <w:rPr>
                <w:noProof/>
                <w:webHidden/>
              </w:rPr>
              <w:fldChar w:fldCharType="begin"/>
            </w:r>
            <w:r>
              <w:rPr>
                <w:noProof/>
                <w:webHidden/>
              </w:rPr>
              <w:instrText xml:space="preserve"> PAGEREF _Toc231625382 \h </w:instrText>
            </w:r>
            <w:r>
              <w:rPr>
                <w:noProof/>
                <w:webHidden/>
              </w:rPr>
            </w:r>
            <w:r>
              <w:rPr>
                <w:noProof/>
                <w:webHidden/>
              </w:rPr>
              <w:fldChar w:fldCharType="separate"/>
            </w:r>
            <w:r>
              <w:rPr>
                <w:noProof/>
                <w:webHidden/>
              </w:rPr>
              <w:t>18</w:t>
            </w:r>
            <w:r>
              <w:rPr>
                <w:noProof/>
                <w:webHidden/>
              </w:rPr>
              <w:fldChar w:fldCharType="end"/>
            </w:r>
          </w:hyperlink>
        </w:p>
        <w:p w:rsidR="00144555" w:rsidRDefault="00144555" w14:paraId="0BAFFCBA" w14:textId="589712B9">
          <w:pPr>
            <w:pStyle w:val="TOC2"/>
            <w:tabs>
              <w:tab w:val="left" w:pos="960"/>
              <w:tab w:val="right" w:leader="dot" w:pos="9016"/>
            </w:tabs>
            <w:rPr>
              <w:rFonts w:asciiTheme="minorHAnsi" w:hAnsiTheme="minorHAnsi"/>
              <w:noProof/>
              <w:sz w:val="24"/>
            </w:rPr>
          </w:pPr>
          <w:hyperlink w:history="1" w:anchor="_Toc231625383">
            <w:r w:rsidRPr="00604263">
              <w:rPr>
                <w:rStyle w:val="Hyperlink"/>
                <w:noProof/>
              </w:rPr>
              <w:t>3.1</w:t>
            </w:r>
            <w:r>
              <w:rPr>
                <w:rFonts w:asciiTheme="minorHAnsi" w:hAnsiTheme="minorHAnsi"/>
                <w:noProof/>
                <w:sz w:val="24"/>
              </w:rPr>
              <w:tab/>
            </w:r>
            <w:r w:rsidRPr="00604263">
              <w:rPr>
                <w:rStyle w:val="Hyperlink"/>
                <w:noProof/>
              </w:rPr>
              <w:t>System Level Role Definitions</w:t>
            </w:r>
            <w:r>
              <w:rPr>
                <w:noProof/>
                <w:webHidden/>
              </w:rPr>
              <w:tab/>
            </w:r>
            <w:r>
              <w:rPr>
                <w:noProof/>
                <w:webHidden/>
              </w:rPr>
              <w:fldChar w:fldCharType="begin"/>
            </w:r>
            <w:r>
              <w:rPr>
                <w:noProof/>
                <w:webHidden/>
              </w:rPr>
              <w:instrText xml:space="preserve"> PAGEREF _Toc231625383 \h </w:instrText>
            </w:r>
            <w:r>
              <w:rPr>
                <w:noProof/>
                <w:webHidden/>
              </w:rPr>
            </w:r>
            <w:r>
              <w:rPr>
                <w:noProof/>
                <w:webHidden/>
              </w:rPr>
              <w:fldChar w:fldCharType="separate"/>
            </w:r>
            <w:r>
              <w:rPr>
                <w:noProof/>
                <w:webHidden/>
              </w:rPr>
              <w:t>18</w:t>
            </w:r>
            <w:r>
              <w:rPr>
                <w:noProof/>
                <w:webHidden/>
              </w:rPr>
              <w:fldChar w:fldCharType="end"/>
            </w:r>
          </w:hyperlink>
        </w:p>
        <w:p w:rsidR="00144555" w:rsidRDefault="00144555" w14:paraId="797F160D" w14:textId="04541DB9">
          <w:pPr>
            <w:pStyle w:val="TOC2"/>
            <w:tabs>
              <w:tab w:val="left" w:pos="960"/>
              <w:tab w:val="right" w:leader="dot" w:pos="9016"/>
            </w:tabs>
            <w:rPr>
              <w:rFonts w:asciiTheme="minorHAnsi" w:hAnsiTheme="minorHAnsi"/>
              <w:noProof/>
              <w:sz w:val="24"/>
            </w:rPr>
          </w:pPr>
          <w:hyperlink w:history="1" w:anchor="_Toc231625387">
            <w:r w:rsidRPr="00604263">
              <w:rPr>
                <w:rStyle w:val="Hyperlink"/>
                <w:noProof/>
              </w:rPr>
              <w:t>3.2</w:t>
            </w:r>
            <w:r>
              <w:rPr>
                <w:rFonts w:asciiTheme="minorHAnsi" w:hAnsiTheme="minorHAnsi"/>
                <w:noProof/>
                <w:sz w:val="24"/>
              </w:rPr>
              <w:tab/>
            </w:r>
            <w:r w:rsidRPr="00604263">
              <w:rPr>
                <w:rStyle w:val="Hyperlink"/>
                <w:noProof/>
              </w:rPr>
              <w:t>Duty Officer Role Elevation</w:t>
            </w:r>
            <w:r>
              <w:rPr>
                <w:noProof/>
                <w:webHidden/>
              </w:rPr>
              <w:tab/>
            </w:r>
            <w:r>
              <w:rPr>
                <w:noProof/>
                <w:webHidden/>
              </w:rPr>
              <w:fldChar w:fldCharType="begin"/>
            </w:r>
            <w:r>
              <w:rPr>
                <w:noProof/>
                <w:webHidden/>
              </w:rPr>
              <w:instrText xml:space="preserve"> PAGEREF _Toc231625387 \h </w:instrText>
            </w:r>
            <w:r>
              <w:rPr>
                <w:noProof/>
                <w:webHidden/>
              </w:rPr>
            </w:r>
            <w:r>
              <w:rPr>
                <w:noProof/>
                <w:webHidden/>
              </w:rPr>
              <w:fldChar w:fldCharType="separate"/>
            </w:r>
            <w:r>
              <w:rPr>
                <w:noProof/>
                <w:webHidden/>
              </w:rPr>
              <w:t>20</w:t>
            </w:r>
            <w:r>
              <w:rPr>
                <w:noProof/>
                <w:webHidden/>
              </w:rPr>
              <w:fldChar w:fldCharType="end"/>
            </w:r>
          </w:hyperlink>
        </w:p>
        <w:p w:rsidR="00144555" w:rsidRDefault="00144555" w14:paraId="1B7DF08E" w14:textId="1CC7BB70">
          <w:pPr>
            <w:pStyle w:val="TOC2"/>
            <w:tabs>
              <w:tab w:val="left" w:pos="960"/>
              <w:tab w:val="right" w:leader="dot" w:pos="9016"/>
            </w:tabs>
            <w:rPr>
              <w:rFonts w:asciiTheme="minorHAnsi" w:hAnsiTheme="minorHAnsi"/>
              <w:noProof/>
              <w:sz w:val="24"/>
            </w:rPr>
          </w:pPr>
          <w:hyperlink w:history="1" w:anchor="_Toc231625388">
            <w:r w:rsidRPr="00604263">
              <w:rPr>
                <w:rStyle w:val="Hyperlink"/>
                <w:noProof/>
              </w:rPr>
              <w:t>3.3</w:t>
            </w:r>
            <w:r>
              <w:rPr>
                <w:rFonts w:asciiTheme="minorHAnsi" w:hAnsiTheme="minorHAnsi"/>
                <w:noProof/>
                <w:sz w:val="24"/>
              </w:rPr>
              <w:tab/>
            </w:r>
            <w:r w:rsidRPr="00604263">
              <w:rPr>
                <w:rStyle w:val="Hyperlink"/>
                <w:noProof/>
              </w:rPr>
              <w:t>Role and Status Action Matrix</w:t>
            </w:r>
            <w:r>
              <w:rPr>
                <w:noProof/>
                <w:webHidden/>
              </w:rPr>
              <w:tab/>
            </w:r>
            <w:r>
              <w:rPr>
                <w:noProof/>
                <w:webHidden/>
              </w:rPr>
              <w:fldChar w:fldCharType="begin"/>
            </w:r>
            <w:r>
              <w:rPr>
                <w:noProof/>
                <w:webHidden/>
              </w:rPr>
              <w:instrText xml:space="preserve"> PAGEREF _Toc231625388 \h </w:instrText>
            </w:r>
            <w:r>
              <w:rPr>
                <w:noProof/>
                <w:webHidden/>
              </w:rPr>
            </w:r>
            <w:r>
              <w:rPr>
                <w:noProof/>
                <w:webHidden/>
              </w:rPr>
              <w:fldChar w:fldCharType="separate"/>
            </w:r>
            <w:r>
              <w:rPr>
                <w:noProof/>
                <w:webHidden/>
              </w:rPr>
              <w:t>21</w:t>
            </w:r>
            <w:r>
              <w:rPr>
                <w:noProof/>
                <w:webHidden/>
              </w:rPr>
              <w:fldChar w:fldCharType="end"/>
            </w:r>
          </w:hyperlink>
        </w:p>
        <w:p w:rsidR="00144555" w:rsidRDefault="00144555" w14:paraId="49822691" w14:textId="68347A60">
          <w:pPr>
            <w:pStyle w:val="TOC3"/>
            <w:tabs>
              <w:tab w:val="left" w:pos="1200"/>
              <w:tab w:val="right" w:leader="dot" w:pos="9016"/>
            </w:tabs>
            <w:rPr>
              <w:rFonts w:asciiTheme="minorHAnsi" w:hAnsiTheme="minorHAnsi"/>
              <w:noProof/>
              <w:sz w:val="24"/>
            </w:rPr>
          </w:pPr>
          <w:hyperlink w:history="1" w:anchor="_Toc231625389">
            <w:r w:rsidRPr="00604263">
              <w:rPr>
                <w:rStyle w:val="Hyperlink"/>
                <w:noProof/>
              </w:rPr>
              <w:t>3.3.1</w:t>
            </w:r>
            <w:r>
              <w:rPr>
                <w:rFonts w:asciiTheme="minorHAnsi" w:hAnsiTheme="minorHAnsi"/>
                <w:noProof/>
                <w:sz w:val="24"/>
              </w:rPr>
              <w:tab/>
            </w:r>
            <w:r w:rsidRPr="00604263">
              <w:rPr>
                <w:rStyle w:val="Hyperlink"/>
                <w:noProof/>
              </w:rPr>
              <w:t>Incident Management</w:t>
            </w:r>
            <w:r>
              <w:rPr>
                <w:noProof/>
                <w:webHidden/>
              </w:rPr>
              <w:tab/>
            </w:r>
            <w:r>
              <w:rPr>
                <w:noProof/>
                <w:webHidden/>
              </w:rPr>
              <w:fldChar w:fldCharType="begin"/>
            </w:r>
            <w:r>
              <w:rPr>
                <w:noProof/>
                <w:webHidden/>
              </w:rPr>
              <w:instrText xml:space="preserve"> PAGEREF _Toc231625389 \h </w:instrText>
            </w:r>
            <w:r>
              <w:rPr>
                <w:noProof/>
                <w:webHidden/>
              </w:rPr>
            </w:r>
            <w:r>
              <w:rPr>
                <w:noProof/>
                <w:webHidden/>
              </w:rPr>
              <w:fldChar w:fldCharType="separate"/>
            </w:r>
            <w:r>
              <w:rPr>
                <w:noProof/>
                <w:webHidden/>
              </w:rPr>
              <w:t>21</w:t>
            </w:r>
            <w:r>
              <w:rPr>
                <w:noProof/>
                <w:webHidden/>
              </w:rPr>
              <w:fldChar w:fldCharType="end"/>
            </w:r>
          </w:hyperlink>
        </w:p>
        <w:p w:rsidR="00144555" w:rsidRDefault="00144555" w14:paraId="210E5E3F" w14:textId="183FE5DB">
          <w:pPr>
            <w:pStyle w:val="TOC3"/>
            <w:tabs>
              <w:tab w:val="left" w:pos="1200"/>
              <w:tab w:val="right" w:leader="dot" w:pos="9016"/>
            </w:tabs>
            <w:rPr>
              <w:rFonts w:asciiTheme="minorHAnsi" w:hAnsiTheme="minorHAnsi"/>
              <w:noProof/>
              <w:sz w:val="24"/>
            </w:rPr>
          </w:pPr>
          <w:hyperlink w:history="1" w:anchor="_Toc231625390">
            <w:r w:rsidRPr="00604263">
              <w:rPr>
                <w:rStyle w:val="Hyperlink"/>
                <w:noProof/>
              </w:rPr>
              <w:t>3.3.2</w:t>
            </w:r>
            <w:r>
              <w:rPr>
                <w:rFonts w:asciiTheme="minorHAnsi" w:hAnsiTheme="minorHAnsi"/>
                <w:noProof/>
                <w:sz w:val="24"/>
              </w:rPr>
              <w:tab/>
            </w:r>
            <w:r w:rsidRPr="00604263">
              <w:rPr>
                <w:rStyle w:val="Hyperlink"/>
                <w:noProof/>
              </w:rPr>
              <w:t>Task Management</w:t>
            </w:r>
            <w:r>
              <w:rPr>
                <w:noProof/>
                <w:webHidden/>
              </w:rPr>
              <w:tab/>
            </w:r>
            <w:r>
              <w:rPr>
                <w:noProof/>
                <w:webHidden/>
              </w:rPr>
              <w:fldChar w:fldCharType="begin"/>
            </w:r>
            <w:r>
              <w:rPr>
                <w:noProof/>
                <w:webHidden/>
              </w:rPr>
              <w:instrText xml:space="preserve"> PAGEREF _Toc231625390 \h </w:instrText>
            </w:r>
            <w:r>
              <w:rPr>
                <w:noProof/>
                <w:webHidden/>
              </w:rPr>
            </w:r>
            <w:r>
              <w:rPr>
                <w:noProof/>
                <w:webHidden/>
              </w:rPr>
              <w:fldChar w:fldCharType="separate"/>
            </w:r>
            <w:r>
              <w:rPr>
                <w:noProof/>
                <w:webHidden/>
              </w:rPr>
              <w:t>23</w:t>
            </w:r>
            <w:r>
              <w:rPr>
                <w:noProof/>
                <w:webHidden/>
              </w:rPr>
              <w:fldChar w:fldCharType="end"/>
            </w:r>
          </w:hyperlink>
        </w:p>
        <w:p w:rsidR="00144555" w:rsidRDefault="00144555" w14:paraId="3F425AFF" w14:textId="509F25C4">
          <w:pPr>
            <w:pStyle w:val="TOC3"/>
            <w:tabs>
              <w:tab w:val="left" w:pos="1200"/>
              <w:tab w:val="right" w:leader="dot" w:pos="9016"/>
            </w:tabs>
            <w:rPr>
              <w:rFonts w:asciiTheme="minorHAnsi" w:hAnsiTheme="minorHAnsi"/>
              <w:noProof/>
              <w:sz w:val="24"/>
            </w:rPr>
          </w:pPr>
          <w:hyperlink w:history="1" w:anchor="_Toc231625391">
            <w:r w:rsidRPr="00604263">
              <w:rPr>
                <w:rStyle w:val="Hyperlink"/>
                <w:noProof/>
              </w:rPr>
              <w:t>3.3.3</w:t>
            </w:r>
            <w:r>
              <w:rPr>
                <w:rFonts w:asciiTheme="minorHAnsi" w:hAnsiTheme="minorHAnsi"/>
                <w:noProof/>
                <w:sz w:val="24"/>
              </w:rPr>
              <w:tab/>
            </w:r>
            <w:r w:rsidRPr="00604263">
              <w:rPr>
                <w:rStyle w:val="Hyperlink"/>
                <w:noProof/>
              </w:rPr>
              <w:t>e-Diary Management</w:t>
            </w:r>
            <w:r>
              <w:rPr>
                <w:noProof/>
                <w:webHidden/>
              </w:rPr>
              <w:tab/>
            </w:r>
            <w:r>
              <w:rPr>
                <w:noProof/>
                <w:webHidden/>
              </w:rPr>
              <w:fldChar w:fldCharType="begin"/>
            </w:r>
            <w:r>
              <w:rPr>
                <w:noProof/>
                <w:webHidden/>
              </w:rPr>
              <w:instrText xml:space="preserve"> PAGEREF _Toc231625391 \h </w:instrText>
            </w:r>
            <w:r>
              <w:rPr>
                <w:noProof/>
                <w:webHidden/>
              </w:rPr>
            </w:r>
            <w:r>
              <w:rPr>
                <w:noProof/>
                <w:webHidden/>
              </w:rPr>
              <w:fldChar w:fldCharType="separate"/>
            </w:r>
            <w:r>
              <w:rPr>
                <w:noProof/>
                <w:webHidden/>
              </w:rPr>
              <w:t>24</w:t>
            </w:r>
            <w:r>
              <w:rPr>
                <w:noProof/>
                <w:webHidden/>
              </w:rPr>
              <w:fldChar w:fldCharType="end"/>
            </w:r>
          </w:hyperlink>
        </w:p>
        <w:p w:rsidR="00144555" w:rsidRDefault="00144555" w14:paraId="6FA9C6BE" w14:textId="22CD08EE">
          <w:pPr>
            <w:pStyle w:val="TOC2"/>
            <w:tabs>
              <w:tab w:val="left" w:pos="960"/>
              <w:tab w:val="right" w:leader="dot" w:pos="9016"/>
            </w:tabs>
            <w:rPr>
              <w:rFonts w:asciiTheme="minorHAnsi" w:hAnsiTheme="minorHAnsi"/>
              <w:noProof/>
              <w:sz w:val="24"/>
            </w:rPr>
          </w:pPr>
          <w:hyperlink w:history="1" w:anchor="_Toc231625392">
            <w:r w:rsidRPr="00604263">
              <w:rPr>
                <w:rStyle w:val="Hyperlink"/>
                <w:noProof/>
              </w:rPr>
              <w:t>3.4</w:t>
            </w:r>
            <w:r>
              <w:rPr>
                <w:rFonts w:asciiTheme="minorHAnsi" w:hAnsiTheme="minorHAnsi"/>
                <w:noProof/>
                <w:sz w:val="24"/>
              </w:rPr>
              <w:tab/>
            </w:r>
            <w:r w:rsidRPr="00604263">
              <w:rPr>
                <w:rStyle w:val="Hyperlink"/>
                <w:noProof/>
              </w:rPr>
              <w:t>Record Data Retention</w:t>
            </w:r>
            <w:r>
              <w:rPr>
                <w:noProof/>
                <w:webHidden/>
              </w:rPr>
              <w:tab/>
            </w:r>
            <w:r>
              <w:rPr>
                <w:noProof/>
                <w:webHidden/>
              </w:rPr>
              <w:fldChar w:fldCharType="begin"/>
            </w:r>
            <w:r>
              <w:rPr>
                <w:noProof/>
                <w:webHidden/>
              </w:rPr>
              <w:instrText xml:space="preserve"> PAGEREF _Toc231625392 \h </w:instrText>
            </w:r>
            <w:r>
              <w:rPr>
                <w:noProof/>
                <w:webHidden/>
              </w:rPr>
            </w:r>
            <w:r>
              <w:rPr>
                <w:noProof/>
                <w:webHidden/>
              </w:rPr>
              <w:fldChar w:fldCharType="separate"/>
            </w:r>
            <w:r>
              <w:rPr>
                <w:noProof/>
                <w:webHidden/>
              </w:rPr>
              <w:t>25</w:t>
            </w:r>
            <w:r>
              <w:rPr>
                <w:noProof/>
                <w:webHidden/>
              </w:rPr>
              <w:fldChar w:fldCharType="end"/>
            </w:r>
          </w:hyperlink>
        </w:p>
        <w:p w:rsidR="00144555" w:rsidRDefault="00144555" w14:paraId="5F3A6C9E" w14:textId="57452DE3">
          <w:pPr>
            <w:pStyle w:val="TOC2"/>
            <w:tabs>
              <w:tab w:val="left" w:pos="960"/>
              <w:tab w:val="right" w:leader="dot" w:pos="9016"/>
            </w:tabs>
            <w:rPr>
              <w:rFonts w:asciiTheme="minorHAnsi" w:hAnsiTheme="minorHAnsi"/>
              <w:noProof/>
              <w:sz w:val="24"/>
            </w:rPr>
          </w:pPr>
          <w:hyperlink w:history="1" w:anchor="_Toc231625393">
            <w:r w:rsidRPr="00604263">
              <w:rPr>
                <w:rStyle w:val="Hyperlink"/>
                <w:noProof/>
              </w:rPr>
              <w:t>3.5</w:t>
            </w:r>
            <w:r>
              <w:rPr>
                <w:rFonts w:asciiTheme="minorHAnsi" w:hAnsiTheme="minorHAnsi"/>
                <w:noProof/>
                <w:sz w:val="24"/>
              </w:rPr>
              <w:tab/>
            </w:r>
            <w:r w:rsidRPr="00604263">
              <w:rPr>
                <w:rStyle w:val="Hyperlink"/>
                <w:noProof/>
              </w:rPr>
              <w:t>Stakeholder Incident Record Access</w:t>
            </w:r>
            <w:r>
              <w:rPr>
                <w:noProof/>
                <w:webHidden/>
              </w:rPr>
              <w:tab/>
            </w:r>
            <w:r>
              <w:rPr>
                <w:noProof/>
                <w:webHidden/>
              </w:rPr>
              <w:fldChar w:fldCharType="begin"/>
            </w:r>
            <w:r>
              <w:rPr>
                <w:noProof/>
                <w:webHidden/>
              </w:rPr>
              <w:instrText xml:space="preserve"> PAGEREF _Toc231625393 \h </w:instrText>
            </w:r>
            <w:r>
              <w:rPr>
                <w:noProof/>
                <w:webHidden/>
              </w:rPr>
            </w:r>
            <w:r>
              <w:rPr>
                <w:noProof/>
                <w:webHidden/>
              </w:rPr>
              <w:fldChar w:fldCharType="separate"/>
            </w:r>
            <w:r>
              <w:rPr>
                <w:noProof/>
                <w:webHidden/>
              </w:rPr>
              <w:t>25</w:t>
            </w:r>
            <w:r>
              <w:rPr>
                <w:noProof/>
                <w:webHidden/>
              </w:rPr>
              <w:fldChar w:fldCharType="end"/>
            </w:r>
          </w:hyperlink>
        </w:p>
        <w:p w:rsidR="00144555" w:rsidRDefault="00144555" w14:paraId="5F65E481" w14:textId="1D489E3B">
          <w:pPr>
            <w:pStyle w:val="TOC1"/>
            <w:tabs>
              <w:tab w:val="left" w:pos="440"/>
              <w:tab w:val="right" w:leader="dot" w:pos="9016"/>
            </w:tabs>
            <w:rPr>
              <w:rFonts w:asciiTheme="minorHAnsi" w:hAnsiTheme="minorHAnsi"/>
              <w:noProof/>
              <w:sz w:val="24"/>
            </w:rPr>
          </w:pPr>
          <w:hyperlink w:history="1" w:anchor="_Toc231625394">
            <w:r w:rsidRPr="00604263">
              <w:rPr>
                <w:rStyle w:val="Hyperlink"/>
                <w:noProof/>
              </w:rPr>
              <w:t>4.</w:t>
            </w:r>
            <w:r>
              <w:rPr>
                <w:rFonts w:asciiTheme="minorHAnsi" w:hAnsiTheme="minorHAnsi"/>
                <w:noProof/>
                <w:sz w:val="24"/>
              </w:rPr>
              <w:tab/>
            </w:r>
            <w:r w:rsidRPr="00604263">
              <w:rPr>
                <w:rStyle w:val="Hyperlink"/>
                <w:noProof/>
              </w:rPr>
              <w:t>Case Data Model</w:t>
            </w:r>
            <w:r>
              <w:rPr>
                <w:noProof/>
                <w:webHidden/>
              </w:rPr>
              <w:tab/>
            </w:r>
            <w:r>
              <w:rPr>
                <w:noProof/>
                <w:webHidden/>
              </w:rPr>
              <w:fldChar w:fldCharType="begin"/>
            </w:r>
            <w:r>
              <w:rPr>
                <w:noProof/>
                <w:webHidden/>
              </w:rPr>
              <w:instrText xml:space="preserve"> PAGEREF _Toc231625394 \h </w:instrText>
            </w:r>
            <w:r>
              <w:rPr>
                <w:noProof/>
                <w:webHidden/>
              </w:rPr>
            </w:r>
            <w:r>
              <w:rPr>
                <w:noProof/>
                <w:webHidden/>
              </w:rPr>
              <w:fldChar w:fldCharType="separate"/>
            </w:r>
            <w:r>
              <w:rPr>
                <w:noProof/>
                <w:webHidden/>
              </w:rPr>
              <w:t>26</w:t>
            </w:r>
            <w:r>
              <w:rPr>
                <w:noProof/>
                <w:webHidden/>
              </w:rPr>
              <w:fldChar w:fldCharType="end"/>
            </w:r>
          </w:hyperlink>
        </w:p>
        <w:p w:rsidR="00144555" w:rsidRDefault="00144555" w14:paraId="62FC1369" w14:textId="2395D062">
          <w:pPr>
            <w:pStyle w:val="TOC2"/>
            <w:tabs>
              <w:tab w:val="left" w:pos="960"/>
              <w:tab w:val="right" w:leader="dot" w:pos="9016"/>
            </w:tabs>
            <w:rPr>
              <w:rFonts w:asciiTheme="minorHAnsi" w:hAnsiTheme="minorHAnsi"/>
              <w:noProof/>
              <w:sz w:val="24"/>
            </w:rPr>
          </w:pPr>
          <w:hyperlink w:history="1" w:anchor="_Toc231625395">
            <w:r w:rsidRPr="00604263">
              <w:rPr>
                <w:rStyle w:val="Hyperlink"/>
                <w:noProof/>
              </w:rPr>
              <w:t>4.1</w:t>
            </w:r>
            <w:r>
              <w:rPr>
                <w:rFonts w:asciiTheme="minorHAnsi" w:hAnsiTheme="minorHAnsi"/>
                <w:noProof/>
                <w:sz w:val="24"/>
              </w:rPr>
              <w:tab/>
            </w:r>
            <w:r w:rsidRPr="00604263">
              <w:rPr>
                <w:rStyle w:val="Hyperlink"/>
                <w:noProof/>
              </w:rPr>
              <w:t>Entity Structure and Relationships</w:t>
            </w:r>
            <w:r>
              <w:rPr>
                <w:noProof/>
                <w:webHidden/>
              </w:rPr>
              <w:tab/>
            </w:r>
            <w:r>
              <w:rPr>
                <w:noProof/>
                <w:webHidden/>
              </w:rPr>
              <w:fldChar w:fldCharType="begin"/>
            </w:r>
            <w:r>
              <w:rPr>
                <w:noProof/>
                <w:webHidden/>
              </w:rPr>
              <w:instrText xml:space="preserve"> PAGEREF _Toc231625395 \h </w:instrText>
            </w:r>
            <w:r>
              <w:rPr>
                <w:noProof/>
                <w:webHidden/>
              </w:rPr>
            </w:r>
            <w:r>
              <w:rPr>
                <w:noProof/>
                <w:webHidden/>
              </w:rPr>
              <w:fldChar w:fldCharType="separate"/>
            </w:r>
            <w:r>
              <w:rPr>
                <w:noProof/>
                <w:webHidden/>
              </w:rPr>
              <w:t>26</w:t>
            </w:r>
            <w:r>
              <w:rPr>
                <w:noProof/>
                <w:webHidden/>
              </w:rPr>
              <w:fldChar w:fldCharType="end"/>
            </w:r>
          </w:hyperlink>
        </w:p>
        <w:p w:rsidR="00144555" w:rsidRDefault="00144555" w14:paraId="7B818838" w14:textId="4468A3F3">
          <w:pPr>
            <w:pStyle w:val="TOC2"/>
            <w:tabs>
              <w:tab w:val="left" w:pos="960"/>
              <w:tab w:val="right" w:leader="dot" w:pos="9016"/>
            </w:tabs>
            <w:rPr>
              <w:rFonts w:asciiTheme="minorHAnsi" w:hAnsiTheme="minorHAnsi"/>
              <w:noProof/>
              <w:sz w:val="24"/>
            </w:rPr>
          </w:pPr>
          <w:hyperlink w:history="1" w:anchor="_Toc231625396">
            <w:r w:rsidRPr="00604263">
              <w:rPr>
                <w:rStyle w:val="Hyperlink"/>
                <w:noProof/>
              </w:rPr>
              <w:t>4.2</w:t>
            </w:r>
            <w:r>
              <w:rPr>
                <w:rFonts w:asciiTheme="minorHAnsi" w:hAnsiTheme="minorHAnsi"/>
                <w:noProof/>
                <w:sz w:val="24"/>
              </w:rPr>
              <w:tab/>
            </w:r>
            <w:r w:rsidRPr="00604263">
              <w:rPr>
                <w:rStyle w:val="Hyperlink"/>
                <w:noProof/>
              </w:rPr>
              <w:t>Case Entity Relationship</w:t>
            </w:r>
            <w:r>
              <w:rPr>
                <w:noProof/>
                <w:webHidden/>
              </w:rPr>
              <w:tab/>
            </w:r>
            <w:r>
              <w:rPr>
                <w:noProof/>
                <w:webHidden/>
              </w:rPr>
              <w:fldChar w:fldCharType="begin"/>
            </w:r>
            <w:r>
              <w:rPr>
                <w:noProof/>
                <w:webHidden/>
              </w:rPr>
              <w:instrText xml:space="preserve"> PAGEREF _Toc231625396 \h </w:instrText>
            </w:r>
            <w:r>
              <w:rPr>
                <w:noProof/>
                <w:webHidden/>
              </w:rPr>
            </w:r>
            <w:r>
              <w:rPr>
                <w:noProof/>
                <w:webHidden/>
              </w:rPr>
              <w:fldChar w:fldCharType="separate"/>
            </w:r>
            <w:r>
              <w:rPr>
                <w:noProof/>
                <w:webHidden/>
              </w:rPr>
              <w:t>26</w:t>
            </w:r>
            <w:r>
              <w:rPr>
                <w:noProof/>
                <w:webHidden/>
              </w:rPr>
              <w:fldChar w:fldCharType="end"/>
            </w:r>
          </w:hyperlink>
        </w:p>
        <w:p w:rsidR="00144555" w:rsidRDefault="00144555" w14:paraId="3353CDD2" w14:textId="5E6E8C80">
          <w:pPr>
            <w:pStyle w:val="TOC2"/>
            <w:tabs>
              <w:tab w:val="left" w:pos="960"/>
              <w:tab w:val="right" w:leader="dot" w:pos="9016"/>
            </w:tabs>
            <w:rPr>
              <w:rFonts w:asciiTheme="minorHAnsi" w:hAnsiTheme="minorHAnsi"/>
              <w:noProof/>
              <w:sz w:val="24"/>
            </w:rPr>
          </w:pPr>
          <w:hyperlink w:history="1" w:anchor="_Toc231625397">
            <w:r w:rsidRPr="00604263">
              <w:rPr>
                <w:rStyle w:val="Hyperlink"/>
                <w:noProof/>
              </w:rPr>
              <w:t>4.3</w:t>
            </w:r>
            <w:r>
              <w:rPr>
                <w:rFonts w:asciiTheme="minorHAnsi" w:hAnsiTheme="minorHAnsi"/>
                <w:noProof/>
                <w:sz w:val="24"/>
              </w:rPr>
              <w:tab/>
            </w:r>
            <w:r w:rsidRPr="00604263">
              <w:rPr>
                <w:rStyle w:val="Hyperlink"/>
                <w:noProof/>
              </w:rPr>
              <w:t>Case Creation</w:t>
            </w:r>
            <w:r>
              <w:rPr>
                <w:noProof/>
                <w:webHidden/>
              </w:rPr>
              <w:tab/>
            </w:r>
            <w:r>
              <w:rPr>
                <w:noProof/>
                <w:webHidden/>
              </w:rPr>
              <w:fldChar w:fldCharType="begin"/>
            </w:r>
            <w:r>
              <w:rPr>
                <w:noProof/>
                <w:webHidden/>
              </w:rPr>
              <w:instrText xml:space="preserve"> PAGEREF _Toc231625397 \h </w:instrText>
            </w:r>
            <w:r>
              <w:rPr>
                <w:noProof/>
                <w:webHidden/>
              </w:rPr>
            </w:r>
            <w:r>
              <w:rPr>
                <w:noProof/>
                <w:webHidden/>
              </w:rPr>
              <w:fldChar w:fldCharType="separate"/>
            </w:r>
            <w:r>
              <w:rPr>
                <w:noProof/>
                <w:webHidden/>
              </w:rPr>
              <w:t>28</w:t>
            </w:r>
            <w:r>
              <w:rPr>
                <w:noProof/>
                <w:webHidden/>
              </w:rPr>
              <w:fldChar w:fldCharType="end"/>
            </w:r>
          </w:hyperlink>
        </w:p>
        <w:p w:rsidR="00144555" w:rsidRDefault="00144555" w14:paraId="310BC655" w14:textId="714D7EA6">
          <w:pPr>
            <w:pStyle w:val="TOC3"/>
            <w:tabs>
              <w:tab w:val="left" w:pos="1200"/>
              <w:tab w:val="right" w:leader="dot" w:pos="9016"/>
            </w:tabs>
            <w:rPr>
              <w:rFonts w:asciiTheme="minorHAnsi" w:hAnsiTheme="minorHAnsi"/>
              <w:noProof/>
              <w:sz w:val="24"/>
            </w:rPr>
          </w:pPr>
          <w:hyperlink w:history="1" w:anchor="_Toc231625398">
            <w:r w:rsidRPr="00604263">
              <w:rPr>
                <w:rStyle w:val="Hyperlink"/>
                <w:noProof/>
              </w:rPr>
              <w:t>4.3.1</w:t>
            </w:r>
            <w:r>
              <w:rPr>
                <w:rFonts w:asciiTheme="minorHAnsi" w:hAnsiTheme="minorHAnsi"/>
                <w:noProof/>
                <w:sz w:val="24"/>
              </w:rPr>
              <w:tab/>
            </w:r>
            <w:r w:rsidRPr="00604263">
              <w:rPr>
                <w:rStyle w:val="Hyperlink"/>
                <w:noProof/>
              </w:rPr>
              <w:t>Case Field Design</w:t>
            </w:r>
            <w:r>
              <w:rPr>
                <w:noProof/>
                <w:webHidden/>
              </w:rPr>
              <w:tab/>
            </w:r>
            <w:r>
              <w:rPr>
                <w:noProof/>
                <w:webHidden/>
              </w:rPr>
              <w:fldChar w:fldCharType="begin"/>
            </w:r>
            <w:r>
              <w:rPr>
                <w:noProof/>
                <w:webHidden/>
              </w:rPr>
              <w:instrText xml:space="preserve"> PAGEREF _Toc231625398 \h </w:instrText>
            </w:r>
            <w:r>
              <w:rPr>
                <w:noProof/>
                <w:webHidden/>
              </w:rPr>
            </w:r>
            <w:r>
              <w:rPr>
                <w:noProof/>
                <w:webHidden/>
              </w:rPr>
              <w:fldChar w:fldCharType="separate"/>
            </w:r>
            <w:r>
              <w:rPr>
                <w:noProof/>
                <w:webHidden/>
              </w:rPr>
              <w:t>28</w:t>
            </w:r>
            <w:r>
              <w:rPr>
                <w:noProof/>
                <w:webHidden/>
              </w:rPr>
              <w:fldChar w:fldCharType="end"/>
            </w:r>
          </w:hyperlink>
        </w:p>
        <w:p w:rsidR="00144555" w:rsidRDefault="00144555" w14:paraId="2BC48AF0" w14:textId="42B0759D">
          <w:pPr>
            <w:pStyle w:val="TOC3"/>
            <w:tabs>
              <w:tab w:val="left" w:pos="1200"/>
              <w:tab w:val="right" w:leader="dot" w:pos="9016"/>
            </w:tabs>
            <w:rPr>
              <w:rFonts w:asciiTheme="minorHAnsi" w:hAnsiTheme="minorHAnsi"/>
              <w:noProof/>
              <w:sz w:val="24"/>
            </w:rPr>
          </w:pPr>
          <w:hyperlink w:history="1" w:anchor="_Toc231625399">
            <w:r w:rsidRPr="00604263">
              <w:rPr>
                <w:rStyle w:val="Hyperlink"/>
                <w:noProof/>
              </w:rPr>
              <w:t>4.3.2</w:t>
            </w:r>
            <w:r>
              <w:rPr>
                <w:rFonts w:asciiTheme="minorHAnsi" w:hAnsiTheme="minorHAnsi"/>
                <w:noProof/>
                <w:sz w:val="24"/>
              </w:rPr>
              <w:tab/>
            </w:r>
            <w:r w:rsidRPr="00604263">
              <w:rPr>
                <w:rStyle w:val="Hyperlink"/>
                <w:noProof/>
              </w:rPr>
              <w:t>Case Status Definitions</w:t>
            </w:r>
            <w:r>
              <w:rPr>
                <w:noProof/>
                <w:webHidden/>
              </w:rPr>
              <w:tab/>
            </w:r>
            <w:r>
              <w:rPr>
                <w:noProof/>
                <w:webHidden/>
              </w:rPr>
              <w:fldChar w:fldCharType="begin"/>
            </w:r>
            <w:r>
              <w:rPr>
                <w:noProof/>
                <w:webHidden/>
              </w:rPr>
              <w:instrText xml:space="preserve"> PAGEREF _Toc231625399 \h </w:instrText>
            </w:r>
            <w:r>
              <w:rPr>
                <w:noProof/>
                <w:webHidden/>
              </w:rPr>
            </w:r>
            <w:r>
              <w:rPr>
                <w:noProof/>
                <w:webHidden/>
              </w:rPr>
              <w:fldChar w:fldCharType="separate"/>
            </w:r>
            <w:r>
              <w:rPr>
                <w:noProof/>
                <w:webHidden/>
              </w:rPr>
              <w:t>29</w:t>
            </w:r>
            <w:r>
              <w:rPr>
                <w:noProof/>
                <w:webHidden/>
              </w:rPr>
              <w:fldChar w:fldCharType="end"/>
            </w:r>
          </w:hyperlink>
        </w:p>
        <w:p w:rsidR="00144555" w:rsidRDefault="00144555" w14:paraId="2E12EDC8" w14:textId="4D49EC42">
          <w:pPr>
            <w:pStyle w:val="TOC3"/>
            <w:tabs>
              <w:tab w:val="left" w:pos="1200"/>
              <w:tab w:val="right" w:leader="dot" w:pos="9016"/>
            </w:tabs>
            <w:rPr>
              <w:rFonts w:asciiTheme="minorHAnsi" w:hAnsiTheme="minorHAnsi"/>
              <w:noProof/>
              <w:sz w:val="24"/>
            </w:rPr>
          </w:pPr>
          <w:hyperlink w:history="1" w:anchor="_Toc231625400">
            <w:r w:rsidRPr="00604263">
              <w:rPr>
                <w:rStyle w:val="Hyperlink"/>
                <w:noProof/>
              </w:rPr>
              <w:t>4.3.3</w:t>
            </w:r>
            <w:r>
              <w:rPr>
                <w:rFonts w:asciiTheme="minorHAnsi" w:hAnsiTheme="minorHAnsi"/>
                <w:noProof/>
                <w:sz w:val="24"/>
              </w:rPr>
              <w:tab/>
            </w:r>
            <w:r w:rsidRPr="00604263">
              <w:rPr>
                <w:rStyle w:val="Hyperlink"/>
                <w:noProof/>
              </w:rPr>
              <w:t>High-Level Case Process Flow</w:t>
            </w:r>
            <w:r>
              <w:rPr>
                <w:noProof/>
                <w:webHidden/>
              </w:rPr>
              <w:tab/>
            </w:r>
            <w:r>
              <w:rPr>
                <w:noProof/>
                <w:webHidden/>
              </w:rPr>
              <w:fldChar w:fldCharType="begin"/>
            </w:r>
            <w:r>
              <w:rPr>
                <w:noProof/>
                <w:webHidden/>
              </w:rPr>
              <w:instrText xml:space="preserve"> PAGEREF _Toc231625400 \h </w:instrText>
            </w:r>
            <w:r>
              <w:rPr>
                <w:noProof/>
                <w:webHidden/>
              </w:rPr>
            </w:r>
            <w:r>
              <w:rPr>
                <w:noProof/>
                <w:webHidden/>
              </w:rPr>
              <w:fldChar w:fldCharType="separate"/>
            </w:r>
            <w:r>
              <w:rPr>
                <w:noProof/>
                <w:webHidden/>
              </w:rPr>
              <w:t>30</w:t>
            </w:r>
            <w:r>
              <w:rPr>
                <w:noProof/>
                <w:webHidden/>
              </w:rPr>
              <w:fldChar w:fldCharType="end"/>
            </w:r>
          </w:hyperlink>
        </w:p>
        <w:p w:rsidR="00144555" w:rsidRDefault="00144555" w14:paraId="2738EE45" w14:textId="2BF09400">
          <w:pPr>
            <w:pStyle w:val="TOC1"/>
            <w:tabs>
              <w:tab w:val="left" w:pos="440"/>
              <w:tab w:val="right" w:leader="dot" w:pos="9016"/>
            </w:tabs>
            <w:rPr>
              <w:rFonts w:asciiTheme="minorHAnsi" w:hAnsiTheme="minorHAnsi"/>
              <w:noProof/>
              <w:sz w:val="24"/>
            </w:rPr>
          </w:pPr>
          <w:hyperlink w:history="1" w:anchor="_Toc231625401">
            <w:r w:rsidRPr="00604263">
              <w:rPr>
                <w:rStyle w:val="Hyperlink"/>
                <w:noProof/>
              </w:rPr>
              <w:t>5.</w:t>
            </w:r>
            <w:r>
              <w:rPr>
                <w:rFonts w:asciiTheme="minorHAnsi" w:hAnsiTheme="minorHAnsi"/>
                <w:noProof/>
                <w:sz w:val="24"/>
              </w:rPr>
              <w:tab/>
            </w:r>
            <w:r w:rsidRPr="00604263">
              <w:rPr>
                <w:rStyle w:val="Hyperlink"/>
                <w:noProof/>
              </w:rPr>
              <w:t>Incident Management Module</w:t>
            </w:r>
            <w:r>
              <w:rPr>
                <w:noProof/>
                <w:webHidden/>
              </w:rPr>
              <w:tab/>
            </w:r>
            <w:r>
              <w:rPr>
                <w:noProof/>
                <w:webHidden/>
              </w:rPr>
              <w:fldChar w:fldCharType="begin"/>
            </w:r>
            <w:r>
              <w:rPr>
                <w:noProof/>
                <w:webHidden/>
              </w:rPr>
              <w:instrText xml:space="preserve"> PAGEREF _Toc231625401 \h </w:instrText>
            </w:r>
            <w:r>
              <w:rPr>
                <w:noProof/>
                <w:webHidden/>
              </w:rPr>
            </w:r>
            <w:r>
              <w:rPr>
                <w:noProof/>
                <w:webHidden/>
              </w:rPr>
              <w:fldChar w:fldCharType="separate"/>
            </w:r>
            <w:r>
              <w:rPr>
                <w:noProof/>
                <w:webHidden/>
              </w:rPr>
              <w:t>31</w:t>
            </w:r>
            <w:r>
              <w:rPr>
                <w:noProof/>
                <w:webHidden/>
              </w:rPr>
              <w:fldChar w:fldCharType="end"/>
            </w:r>
          </w:hyperlink>
        </w:p>
        <w:p w:rsidR="00144555" w:rsidRDefault="00144555" w14:paraId="4E199406" w14:textId="5DD78E10">
          <w:pPr>
            <w:pStyle w:val="TOC2"/>
            <w:tabs>
              <w:tab w:val="left" w:pos="960"/>
              <w:tab w:val="right" w:leader="dot" w:pos="9016"/>
            </w:tabs>
            <w:rPr>
              <w:rFonts w:asciiTheme="minorHAnsi" w:hAnsiTheme="minorHAnsi"/>
              <w:noProof/>
              <w:sz w:val="24"/>
            </w:rPr>
          </w:pPr>
          <w:hyperlink w:history="1" w:anchor="_Toc231625402">
            <w:r w:rsidRPr="00604263">
              <w:rPr>
                <w:rStyle w:val="Hyperlink"/>
                <w:noProof/>
              </w:rPr>
              <w:t>5.1</w:t>
            </w:r>
            <w:r>
              <w:rPr>
                <w:rFonts w:asciiTheme="minorHAnsi" w:hAnsiTheme="minorHAnsi"/>
                <w:noProof/>
                <w:sz w:val="24"/>
              </w:rPr>
              <w:tab/>
            </w:r>
            <w:r w:rsidRPr="00604263">
              <w:rPr>
                <w:rStyle w:val="Hyperlink"/>
                <w:noProof/>
              </w:rPr>
              <w:t>Incident Classification</w:t>
            </w:r>
            <w:r>
              <w:rPr>
                <w:noProof/>
                <w:webHidden/>
              </w:rPr>
              <w:tab/>
            </w:r>
            <w:r>
              <w:rPr>
                <w:noProof/>
                <w:webHidden/>
              </w:rPr>
              <w:fldChar w:fldCharType="begin"/>
            </w:r>
            <w:r>
              <w:rPr>
                <w:noProof/>
                <w:webHidden/>
              </w:rPr>
              <w:instrText xml:space="preserve"> PAGEREF _Toc231625402 \h </w:instrText>
            </w:r>
            <w:r>
              <w:rPr>
                <w:noProof/>
                <w:webHidden/>
              </w:rPr>
            </w:r>
            <w:r>
              <w:rPr>
                <w:noProof/>
                <w:webHidden/>
              </w:rPr>
              <w:fldChar w:fldCharType="separate"/>
            </w:r>
            <w:r>
              <w:rPr>
                <w:noProof/>
                <w:webHidden/>
              </w:rPr>
              <w:t>31</w:t>
            </w:r>
            <w:r>
              <w:rPr>
                <w:noProof/>
                <w:webHidden/>
              </w:rPr>
              <w:fldChar w:fldCharType="end"/>
            </w:r>
          </w:hyperlink>
        </w:p>
        <w:p w:rsidR="00144555" w:rsidRDefault="00144555" w14:paraId="4650848B" w14:textId="7AE12E03">
          <w:pPr>
            <w:pStyle w:val="TOC3"/>
            <w:tabs>
              <w:tab w:val="left" w:pos="1200"/>
              <w:tab w:val="right" w:leader="dot" w:pos="9016"/>
            </w:tabs>
            <w:rPr>
              <w:rFonts w:asciiTheme="minorHAnsi" w:hAnsiTheme="minorHAnsi"/>
              <w:noProof/>
              <w:sz w:val="24"/>
            </w:rPr>
          </w:pPr>
          <w:hyperlink w:history="1" w:anchor="_Toc231625403">
            <w:r w:rsidRPr="00604263">
              <w:rPr>
                <w:rStyle w:val="Hyperlink"/>
                <w:noProof/>
              </w:rPr>
              <w:t>5.1.1</w:t>
            </w:r>
            <w:r>
              <w:rPr>
                <w:rFonts w:asciiTheme="minorHAnsi" w:hAnsiTheme="minorHAnsi"/>
                <w:noProof/>
                <w:sz w:val="24"/>
              </w:rPr>
              <w:tab/>
            </w:r>
            <w:r w:rsidRPr="00604263">
              <w:rPr>
                <w:rStyle w:val="Hyperlink"/>
                <w:noProof/>
              </w:rPr>
              <w:t>Incident Types</w:t>
            </w:r>
            <w:r>
              <w:rPr>
                <w:noProof/>
                <w:webHidden/>
              </w:rPr>
              <w:tab/>
            </w:r>
            <w:r>
              <w:rPr>
                <w:noProof/>
                <w:webHidden/>
              </w:rPr>
              <w:fldChar w:fldCharType="begin"/>
            </w:r>
            <w:r>
              <w:rPr>
                <w:noProof/>
                <w:webHidden/>
              </w:rPr>
              <w:instrText xml:space="preserve"> PAGEREF _Toc231625403 \h </w:instrText>
            </w:r>
            <w:r>
              <w:rPr>
                <w:noProof/>
                <w:webHidden/>
              </w:rPr>
            </w:r>
            <w:r>
              <w:rPr>
                <w:noProof/>
                <w:webHidden/>
              </w:rPr>
              <w:fldChar w:fldCharType="separate"/>
            </w:r>
            <w:r>
              <w:rPr>
                <w:noProof/>
                <w:webHidden/>
              </w:rPr>
              <w:t>31</w:t>
            </w:r>
            <w:r>
              <w:rPr>
                <w:noProof/>
                <w:webHidden/>
              </w:rPr>
              <w:fldChar w:fldCharType="end"/>
            </w:r>
          </w:hyperlink>
        </w:p>
        <w:p w:rsidR="00144555" w:rsidRDefault="00144555" w14:paraId="19F9A496" w14:textId="79D2D3C9">
          <w:pPr>
            <w:pStyle w:val="TOC3"/>
            <w:tabs>
              <w:tab w:val="left" w:pos="1200"/>
              <w:tab w:val="right" w:leader="dot" w:pos="9016"/>
            </w:tabs>
            <w:rPr>
              <w:rFonts w:asciiTheme="minorHAnsi" w:hAnsiTheme="minorHAnsi"/>
              <w:noProof/>
              <w:sz w:val="24"/>
            </w:rPr>
          </w:pPr>
          <w:hyperlink w:history="1" w:anchor="_Toc231625404">
            <w:r w:rsidRPr="00604263">
              <w:rPr>
                <w:rStyle w:val="Hyperlink"/>
                <w:noProof/>
              </w:rPr>
              <w:t>5.1.2</w:t>
            </w:r>
            <w:r>
              <w:rPr>
                <w:rFonts w:asciiTheme="minorHAnsi" w:hAnsiTheme="minorHAnsi"/>
                <w:noProof/>
                <w:sz w:val="24"/>
              </w:rPr>
              <w:tab/>
            </w:r>
            <w:r w:rsidRPr="00604263">
              <w:rPr>
                <w:rStyle w:val="Hyperlink"/>
                <w:noProof/>
              </w:rPr>
              <w:t>Incident Categories</w:t>
            </w:r>
            <w:r>
              <w:rPr>
                <w:noProof/>
                <w:webHidden/>
              </w:rPr>
              <w:tab/>
            </w:r>
            <w:r>
              <w:rPr>
                <w:noProof/>
                <w:webHidden/>
              </w:rPr>
              <w:fldChar w:fldCharType="begin"/>
            </w:r>
            <w:r>
              <w:rPr>
                <w:noProof/>
                <w:webHidden/>
              </w:rPr>
              <w:instrText xml:space="preserve"> PAGEREF _Toc231625404 \h </w:instrText>
            </w:r>
            <w:r>
              <w:rPr>
                <w:noProof/>
                <w:webHidden/>
              </w:rPr>
            </w:r>
            <w:r>
              <w:rPr>
                <w:noProof/>
                <w:webHidden/>
              </w:rPr>
              <w:fldChar w:fldCharType="separate"/>
            </w:r>
            <w:r>
              <w:rPr>
                <w:noProof/>
                <w:webHidden/>
              </w:rPr>
              <w:t>31</w:t>
            </w:r>
            <w:r>
              <w:rPr>
                <w:noProof/>
                <w:webHidden/>
              </w:rPr>
              <w:fldChar w:fldCharType="end"/>
            </w:r>
          </w:hyperlink>
        </w:p>
        <w:p w:rsidR="00144555" w:rsidRDefault="00144555" w14:paraId="192BCB09" w14:textId="18F8F26C">
          <w:pPr>
            <w:pStyle w:val="TOC2"/>
            <w:tabs>
              <w:tab w:val="left" w:pos="960"/>
              <w:tab w:val="right" w:leader="dot" w:pos="9016"/>
            </w:tabs>
            <w:rPr>
              <w:rFonts w:asciiTheme="minorHAnsi" w:hAnsiTheme="minorHAnsi"/>
              <w:noProof/>
              <w:sz w:val="24"/>
            </w:rPr>
          </w:pPr>
          <w:hyperlink w:history="1" w:anchor="_Toc231625405">
            <w:r w:rsidRPr="00604263">
              <w:rPr>
                <w:rStyle w:val="Hyperlink"/>
                <w:noProof/>
              </w:rPr>
              <w:t>5.2</w:t>
            </w:r>
            <w:r>
              <w:rPr>
                <w:rFonts w:asciiTheme="minorHAnsi" w:hAnsiTheme="minorHAnsi"/>
                <w:noProof/>
                <w:sz w:val="24"/>
              </w:rPr>
              <w:tab/>
            </w:r>
            <w:r w:rsidRPr="00604263">
              <w:rPr>
                <w:rStyle w:val="Hyperlink"/>
                <w:noProof/>
              </w:rPr>
              <w:t>Crisis Incident Level Classification</w:t>
            </w:r>
            <w:r>
              <w:rPr>
                <w:noProof/>
                <w:webHidden/>
              </w:rPr>
              <w:tab/>
            </w:r>
            <w:r>
              <w:rPr>
                <w:noProof/>
                <w:webHidden/>
              </w:rPr>
              <w:fldChar w:fldCharType="begin"/>
            </w:r>
            <w:r>
              <w:rPr>
                <w:noProof/>
                <w:webHidden/>
              </w:rPr>
              <w:instrText xml:space="preserve"> PAGEREF _Toc231625405 \h </w:instrText>
            </w:r>
            <w:r>
              <w:rPr>
                <w:noProof/>
                <w:webHidden/>
              </w:rPr>
            </w:r>
            <w:r>
              <w:rPr>
                <w:noProof/>
                <w:webHidden/>
              </w:rPr>
              <w:fldChar w:fldCharType="separate"/>
            </w:r>
            <w:r>
              <w:rPr>
                <w:noProof/>
                <w:webHidden/>
              </w:rPr>
              <w:t>32</w:t>
            </w:r>
            <w:r>
              <w:rPr>
                <w:noProof/>
                <w:webHidden/>
              </w:rPr>
              <w:fldChar w:fldCharType="end"/>
            </w:r>
          </w:hyperlink>
        </w:p>
        <w:p w:rsidR="00144555" w:rsidRDefault="00144555" w14:paraId="4018E91E" w14:textId="31C55A21">
          <w:pPr>
            <w:pStyle w:val="TOC2"/>
            <w:tabs>
              <w:tab w:val="left" w:pos="960"/>
              <w:tab w:val="right" w:leader="dot" w:pos="9016"/>
            </w:tabs>
            <w:rPr>
              <w:rFonts w:asciiTheme="minorHAnsi" w:hAnsiTheme="minorHAnsi"/>
              <w:noProof/>
              <w:sz w:val="24"/>
            </w:rPr>
          </w:pPr>
          <w:hyperlink w:history="1" w:anchor="_Toc231625406">
            <w:r w:rsidRPr="00604263">
              <w:rPr>
                <w:rStyle w:val="Hyperlink"/>
                <w:noProof/>
              </w:rPr>
              <w:t>5.3</w:t>
            </w:r>
            <w:r>
              <w:rPr>
                <w:rFonts w:asciiTheme="minorHAnsi" w:hAnsiTheme="minorHAnsi"/>
                <w:noProof/>
                <w:sz w:val="24"/>
              </w:rPr>
              <w:tab/>
            </w:r>
            <w:r w:rsidRPr="00604263">
              <w:rPr>
                <w:rStyle w:val="Hyperlink"/>
                <w:noProof/>
              </w:rPr>
              <w:t>Incident Field Design</w:t>
            </w:r>
            <w:r>
              <w:rPr>
                <w:noProof/>
                <w:webHidden/>
              </w:rPr>
              <w:tab/>
            </w:r>
            <w:r>
              <w:rPr>
                <w:noProof/>
                <w:webHidden/>
              </w:rPr>
              <w:fldChar w:fldCharType="begin"/>
            </w:r>
            <w:r>
              <w:rPr>
                <w:noProof/>
                <w:webHidden/>
              </w:rPr>
              <w:instrText xml:space="preserve"> PAGEREF _Toc231625406 \h </w:instrText>
            </w:r>
            <w:r>
              <w:rPr>
                <w:noProof/>
                <w:webHidden/>
              </w:rPr>
            </w:r>
            <w:r>
              <w:rPr>
                <w:noProof/>
                <w:webHidden/>
              </w:rPr>
              <w:fldChar w:fldCharType="separate"/>
            </w:r>
            <w:r>
              <w:rPr>
                <w:noProof/>
                <w:webHidden/>
              </w:rPr>
              <w:t>32</w:t>
            </w:r>
            <w:r>
              <w:rPr>
                <w:noProof/>
                <w:webHidden/>
              </w:rPr>
              <w:fldChar w:fldCharType="end"/>
            </w:r>
          </w:hyperlink>
        </w:p>
        <w:p w:rsidR="00144555" w:rsidRDefault="00144555" w14:paraId="16B3FD5E" w14:textId="7DDE1137">
          <w:pPr>
            <w:pStyle w:val="TOC3"/>
            <w:tabs>
              <w:tab w:val="left" w:pos="1200"/>
              <w:tab w:val="right" w:leader="dot" w:pos="9016"/>
            </w:tabs>
            <w:rPr>
              <w:rFonts w:asciiTheme="minorHAnsi" w:hAnsiTheme="minorHAnsi"/>
              <w:noProof/>
              <w:sz w:val="24"/>
            </w:rPr>
          </w:pPr>
          <w:hyperlink w:history="1" w:anchor="_Toc231625407">
            <w:r w:rsidRPr="00604263">
              <w:rPr>
                <w:rStyle w:val="Hyperlink"/>
                <w:noProof/>
              </w:rPr>
              <w:t>5.3.1</w:t>
            </w:r>
            <w:r>
              <w:rPr>
                <w:rFonts w:asciiTheme="minorHAnsi" w:hAnsiTheme="minorHAnsi"/>
                <w:noProof/>
                <w:sz w:val="24"/>
              </w:rPr>
              <w:tab/>
            </w:r>
            <w:r w:rsidRPr="00604263">
              <w:rPr>
                <w:rStyle w:val="Hyperlink"/>
                <w:noProof/>
              </w:rPr>
              <w:t>General Information</w:t>
            </w:r>
            <w:r>
              <w:rPr>
                <w:noProof/>
                <w:webHidden/>
              </w:rPr>
              <w:tab/>
            </w:r>
            <w:r>
              <w:rPr>
                <w:noProof/>
                <w:webHidden/>
              </w:rPr>
              <w:fldChar w:fldCharType="begin"/>
            </w:r>
            <w:r>
              <w:rPr>
                <w:noProof/>
                <w:webHidden/>
              </w:rPr>
              <w:instrText xml:space="preserve"> PAGEREF _Toc231625407 \h </w:instrText>
            </w:r>
            <w:r>
              <w:rPr>
                <w:noProof/>
                <w:webHidden/>
              </w:rPr>
            </w:r>
            <w:r>
              <w:rPr>
                <w:noProof/>
                <w:webHidden/>
              </w:rPr>
              <w:fldChar w:fldCharType="separate"/>
            </w:r>
            <w:r>
              <w:rPr>
                <w:noProof/>
                <w:webHidden/>
              </w:rPr>
              <w:t>32</w:t>
            </w:r>
            <w:r>
              <w:rPr>
                <w:noProof/>
                <w:webHidden/>
              </w:rPr>
              <w:fldChar w:fldCharType="end"/>
            </w:r>
          </w:hyperlink>
        </w:p>
        <w:p w:rsidR="00144555" w:rsidRDefault="00144555" w14:paraId="120BADFB" w14:textId="0EAB3308">
          <w:pPr>
            <w:pStyle w:val="TOC3"/>
            <w:tabs>
              <w:tab w:val="left" w:pos="1200"/>
              <w:tab w:val="right" w:leader="dot" w:pos="9016"/>
            </w:tabs>
            <w:rPr>
              <w:rFonts w:asciiTheme="minorHAnsi" w:hAnsiTheme="minorHAnsi"/>
              <w:noProof/>
              <w:sz w:val="24"/>
            </w:rPr>
          </w:pPr>
          <w:hyperlink w:history="1" w:anchor="_Toc231625408">
            <w:r w:rsidRPr="00604263">
              <w:rPr>
                <w:rStyle w:val="Hyperlink"/>
                <w:noProof/>
              </w:rPr>
              <w:t>5.3.2</w:t>
            </w:r>
            <w:r>
              <w:rPr>
                <w:rFonts w:asciiTheme="minorHAnsi" w:hAnsiTheme="minorHAnsi"/>
                <w:noProof/>
                <w:sz w:val="24"/>
              </w:rPr>
              <w:tab/>
            </w:r>
            <w:r w:rsidRPr="00604263">
              <w:rPr>
                <w:rStyle w:val="Hyperlink"/>
                <w:noProof/>
              </w:rPr>
              <w:t>Location</w:t>
            </w:r>
            <w:r>
              <w:rPr>
                <w:noProof/>
                <w:webHidden/>
              </w:rPr>
              <w:tab/>
            </w:r>
            <w:r>
              <w:rPr>
                <w:noProof/>
                <w:webHidden/>
              </w:rPr>
              <w:fldChar w:fldCharType="begin"/>
            </w:r>
            <w:r>
              <w:rPr>
                <w:noProof/>
                <w:webHidden/>
              </w:rPr>
              <w:instrText xml:space="preserve"> PAGEREF _Toc231625408 \h </w:instrText>
            </w:r>
            <w:r>
              <w:rPr>
                <w:noProof/>
                <w:webHidden/>
              </w:rPr>
            </w:r>
            <w:r>
              <w:rPr>
                <w:noProof/>
                <w:webHidden/>
              </w:rPr>
              <w:fldChar w:fldCharType="separate"/>
            </w:r>
            <w:r>
              <w:rPr>
                <w:noProof/>
                <w:webHidden/>
              </w:rPr>
              <w:t>33</w:t>
            </w:r>
            <w:r>
              <w:rPr>
                <w:noProof/>
                <w:webHidden/>
              </w:rPr>
              <w:fldChar w:fldCharType="end"/>
            </w:r>
          </w:hyperlink>
        </w:p>
        <w:p w:rsidR="00144555" w:rsidRDefault="00144555" w14:paraId="651E3DD0" w14:textId="7497C332">
          <w:pPr>
            <w:pStyle w:val="TOC3"/>
            <w:tabs>
              <w:tab w:val="left" w:pos="1200"/>
              <w:tab w:val="right" w:leader="dot" w:pos="9016"/>
            </w:tabs>
            <w:rPr>
              <w:rFonts w:asciiTheme="minorHAnsi" w:hAnsiTheme="minorHAnsi"/>
              <w:noProof/>
              <w:sz w:val="24"/>
            </w:rPr>
          </w:pPr>
          <w:hyperlink w:history="1" w:anchor="_Toc231625409">
            <w:r w:rsidRPr="00604263">
              <w:rPr>
                <w:rStyle w:val="Hyperlink"/>
                <w:noProof/>
              </w:rPr>
              <w:t>5.3.3</w:t>
            </w:r>
            <w:r>
              <w:rPr>
                <w:rFonts w:asciiTheme="minorHAnsi" w:hAnsiTheme="minorHAnsi"/>
                <w:noProof/>
                <w:sz w:val="24"/>
              </w:rPr>
              <w:tab/>
            </w:r>
            <w:r w:rsidRPr="00604263">
              <w:rPr>
                <w:rStyle w:val="Hyperlink"/>
                <w:noProof/>
              </w:rPr>
              <w:t>Incident Log</w:t>
            </w:r>
            <w:r>
              <w:rPr>
                <w:noProof/>
                <w:webHidden/>
              </w:rPr>
              <w:tab/>
            </w:r>
            <w:r>
              <w:rPr>
                <w:noProof/>
                <w:webHidden/>
              </w:rPr>
              <w:fldChar w:fldCharType="begin"/>
            </w:r>
            <w:r>
              <w:rPr>
                <w:noProof/>
                <w:webHidden/>
              </w:rPr>
              <w:instrText xml:space="preserve"> PAGEREF _Toc231625409 \h </w:instrText>
            </w:r>
            <w:r>
              <w:rPr>
                <w:noProof/>
                <w:webHidden/>
              </w:rPr>
            </w:r>
            <w:r>
              <w:rPr>
                <w:noProof/>
                <w:webHidden/>
              </w:rPr>
              <w:fldChar w:fldCharType="separate"/>
            </w:r>
            <w:r>
              <w:rPr>
                <w:noProof/>
                <w:webHidden/>
              </w:rPr>
              <w:t>35</w:t>
            </w:r>
            <w:r>
              <w:rPr>
                <w:noProof/>
                <w:webHidden/>
              </w:rPr>
              <w:fldChar w:fldCharType="end"/>
            </w:r>
          </w:hyperlink>
        </w:p>
        <w:p w:rsidR="00144555" w:rsidRDefault="00144555" w14:paraId="54364747" w14:textId="0BED5087">
          <w:pPr>
            <w:pStyle w:val="TOC3"/>
            <w:tabs>
              <w:tab w:val="left" w:pos="1200"/>
              <w:tab w:val="right" w:leader="dot" w:pos="9016"/>
            </w:tabs>
            <w:rPr>
              <w:rFonts w:asciiTheme="minorHAnsi" w:hAnsiTheme="minorHAnsi"/>
              <w:noProof/>
              <w:sz w:val="24"/>
            </w:rPr>
          </w:pPr>
          <w:hyperlink w:history="1" w:anchor="_Toc231625410">
            <w:r w:rsidRPr="00604263">
              <w:rPr>
                <w:rStyle w:val="Hyperlink"/>
                <w:noProof/>
              </w:rPr>
              <w:t>5.3.4</w:t>
            </w:r>
            <w:r>
              <w:rPr>
                <w:rFonts w:asciiTheme="minorHAnsi" w:hAnsiTheme="minorHAnsi"/>
                <w:noProof/>
                <w:sz w:val="24"/>
              </w:rPr>
              <w:tab/>
            </w:r>
            <w:r w:rsidRPr="00604263">
              <w:rPr>
                <w:rStyle w:val="Hyperlink"/>
                <w:noProof/>
              </w:rPr>
              <w:t>Emergency Services</w:t>
            </w:r>
            <w:r>
              <w:rPr>
                <w:noProof/>
                <w:webHidden/>
              </w:rPr>
              <w:tab/>
            </w:r>
            <w:r>
              <w:rPr>
                <w:noProof/>
                <w:webHidden/>
              </w:rPr>
              <w:fldChar w:fldCharType="begin"/>
            </w:r>
            <w:r>
              <w:rPr>
                <w:noProof/>
                <w:webHidden/>
              </w:rPr>
              <w:instrText xml:space="preserve"> PAGEREF _Toc231625410 \h </w:instrText>
            </w:r>
            <w:r>
              <w:rPr>
                <w:noProof/>
                <w:webHidden/>
              </w:rPr>
            </w:r>
            <w:r>
              <w:rPr>
                <w:noProof/>
                <w:webHidden/>
              </w:rPr>
              <w:fldChar w:fldCharType="separate"/>
            </w:r>
            <w:r>
              <w:rPr>
                <w:noProof/>
                <w:webHidden/>
              </w:rPr>
              <w:t>36</w:t>
            </w:r>
            <w:r>
              <w:rPr>
                <w:noProof/>
                <w:webHidden/>
              </w:rPr>
              <w:fldChar w:fldCharType="end"/>
            </w:r>
          </w:hyperlink>
        </w:p>
        <w:p w:rsidR="00144555" w:rsidRDefault="00144555" w14:paraId="41594C27" w14:textId="1AA1080F">
          <w:pPr>
            <w:pStyle w:val="TOC3"/>
            <w:tabs>
              <w:tab w:val="left" w:pos="1200"/>
              <w:tab w:val="right" w:leader="dot" w:pos="9016"/>
            </w:tabs>
            <w:rPr>
              <w:rFonts w:asciiTheme="minorHAnsi" w:hAnsiTheme="minorHAnsi"/>
              <w:noProof/>
              <w:sz w:val="24"/>
            </w:rPr>
          </w:pPr>
          <w:hyperlink w:history="1" w:anchor="_Toc231625411">
            <w:r w:rsidRPr="00604263">
              <w:rPr>
                <w:rStyle w:val="Hyperlink"/>
                <w:noProof/>
              </w:rPr>
              <w:t>5.3.5</w:t>
            </w:r>
            <w:r>
              <w:rPr>
                <w:rFonts w:asciiTheme="minorHAnsi" w:hAnsiTheme="minorHAnsi"/>
                <w:noProof/>
                <w:sz w:val="24"/>
              </w:rPr>
              <w:tab/>
            </w:r>
            <w:r w:rsidRPr="00604263">
              <w:rPr>
                <w:rStyle w:val="Hyperlink"/>
                <w:noProof/>
              </w:rPr>
              <w:t>Media Involvement</w:t>
            </w:r>
            <w:r>
              <w:rPr>
                <w:noProof/>
                <w:webHidden/>
              </w:rPr>
              <w:tab/>
            </w:r>
            <w:r>
              <w:rPr>
                <w:noProof/>
                <w:webHidden/>
              </w:rPr>
              <w:fldChar w:fldCharType="begin"/>
            </w:r>
            <w:r>
              <w:rPr>
                <w:noProof/>
                <w:webHidden/>
              </w:rPr>
              <w:instrText xml:space="preserve"> PAGEREF _Toc231625411 \h </w:instrText>
            </w:r>
            <w:r>
              <w:rPr>
                <w:noProof/>
                <w:webHidden/>
              </w:rPr>
            </w:r>
            <w:r>
              <w:rPr>
                <w:noProof/>
                <w:webHidden/>
              </w:rPr>
              <w:fldChar w:fldCharType="separate"/>
            </w:r>
            <w:r>
              <w:rPr>
                <w:noProof/>
                <w:webHidden/>
              </w:rPr>
              <w:t>36</w:t>
            </w:r>
            <w:r>
              <w:rPr>
                <w:noProof/>
                <w:webHidden/>
              </w:rPr>
              <w:fldChar w:fldCharType="end"/>
            </w:r>
          </w:hyperlink>
        </w:p>
        <w:p w:rsidR="00144555" w:rsidRDefault="00144555" w14:paraId="19CB5A73" w14:textId="6EF218F3">
          <w:pPr>
            <w:pStyle w:val="TOC3"/>
            <w:tabs>
              <w:tab w:val="left" w:pos="1200"/>
              <w:tab w:val="right" w:leader="dot" w:pos="9016"/>
            </w:tabs>
            <w:rPr>
              <w:rFonts w:asciiTheme="minorHAnsi" w:hAnsiTheme="minorHAnsi"/>
              <w:noProof/>
              <w:sz w:val="24"/>
            </w:rPr>
          </w:pPr>
          <w:hyperlink w:history="1" w:anchor="_Toc231625412">
            <w:r w:rsidRPr="00604263">
              <w:rPr>
                <w:rStyle w:val="Hyperlink"/>
                <w:noProof/>
              </w:rPr>
              <w:t>5.3.6</w:t>
            </w:r>
            <w:r>
              <w:rPr>
                <w:rFonts w:asciiTheme="minorHAnsi" w:hAnsiTheme="minorHAnsi"/>
                <w:noProof/>
                <w:sz w:val="24"/>
              </w:rPr>
              <w:tab/>
            </w:r>
            <w:r w:rsidRPr="00604263">
              <w:rPr>
                <w:rStyle w:val="Hyperlink"/>
                <w:noProof/>
              </w:rPr>
              <w:t>Property and Vehicles</w:t>
            </w:r>
            <w:r>
              <w:rPr>
                <w:noProof/>
                <w:webHidden/>
              </w:rPr>
              <w:tab/>
            </w:r>
            <w:r>
              <w:rPr>
                <w:noProof/>
                <w:webHidden/>
              </w:rPr>
              <w:fldChar w:fldCharType="begin"/>
            </w:r>
            <w:r>
              <w:rPr>
                <w:noProof/>
                <w:webHidden/>
              </w:rPr>
              <w:instrText xml:space="preserve"> PAGEREF _Toc231625412 \h </w:instrText>
            </w:r>
            <w:r>
              <w:rPr>
                <w:noProof/>
                <w:webHidden/>
              </w:rPr>
            </w:r>
            <w:r>
              <w:rPr>
                <w:noProof/>
                <w:webHidden/>
              </w:rPr>
              <w:fldChar w:fldCharType="separate"/>
            </w:r>
            <w:r>
              <w:rPr>
                <w:noProof/>
                <w:webHidden/>
              </w:rPr>
              <w:t>37</w:t>
            </w:r>
            <w:r>
              <w:rPr>
                <w:noProof/>
                <w:webHidden/>
              </w:rPr>
              <w:fldChar w:fldCharType="end"/>
            </w:r>
          </w:hyperlink>
        </w:p>
        <w:p w:rsidR="00144555" w:rsidRDefault="00144555" w14:paraId="29599EEF" w14:textId="123113B5">
          <w:pPr>
            <w:pStyle w:val="TOC3"/>
            <w:tabs>
              <w:tab w:val="left" w:pos="1200"/>
              <w:tab w:val="right" w:leader="dot" w:pos="9016"/>
            </w:tabs>
            <w:rPr>
              <w:rFonts w:asciiTheme="minorHAnsi" w:hAnsiTheme="minorHAnsi"/>
              <w:noProof/>
              <w:sz w:val="24"/>
            </w:rPr>
          </w:pPr>
          <w:hyperlink w:history="1" w:anchor="_Toc231625413">
            <w:r w:rsidRPr="00604263">
              <w:rPr>
                <w:rStyle w:val="Hyperlink"/>
                <w:noProof/>
              </w:rPr>
              <w:t>5.3.7</w:t>
            </w:r>
            <w:r>
              <w:rPr>
                <w:rFonts w:asciiTheme="minorHAnsi" w:hAnsiTheme="minorHAnsi"/>
                <w:noProof/>
                <w:sz w:val="24"/>
              </w:rPr>
              <w:tab/>
            </w:r>
            <w:r w:rsidRPr="00604263">
              <w:rPr>
                <w:rStyle w:val="Hyperlink"/>
                <w:noProof/>
              </w:rPr>
              <w:t>Personal Injuries</w:t>
            </w:r>
            <w:r>
              <w:rPr>
                <w:noProof/>
                <w:webHidden/>
              </w:rPr>
              <w:tab/>
            </w:r>
            <w:r>
              <w:rPr>
                <w:noProof/>
                <w:webHidden/>
              </w:rPr>
              <w:fldChar w:fldCharType="begin"/>
            </w:r>
            <w:r>
              <w:rPr>
                <w:noProof/>
                <w:webHidden/>
              </w:rPr>
              <w:instrText xml:space="preserve"> PAGEREF _Toc231625413 \h </w:instrText>
            </w:r>
            <w:r>
              <w:rPr>
                <w:noProof/>
                <w:webHidden/>
              </w:rPr>
            </w:r>
            <w:r>
              <w:rPr>
                <w:noProof/>
                <w:webHidden/>
              </w:rPr>
              <w:fldChar w:fldCharType="separate"/>
            </w:r>
            <w:r>
              <w:rPr>
                <w:noProof/>
                <w:webHidden/>
              </w:rPr>
              <w:t>38</w:t>
            </w:r>
            <w:r>
              <w:rPr>
                <w:noProof/>
                <w:webHidden/>
              </w:rPr>
              <w:fldChar w:fldCharType="end"/>
            </w:r>
          </w:hyperlink>
        </w:p>
        <w:p w:rsidR="00144555" w:rsidRDefault="00144555" w14:paraId="6E32F04B" w14:textId="15C9B471">
          <w:pPr>
            <w:pStyle w:val="TOC3"/>
            <w:tabs>
              <w:tab w:val="left" w:pos="1200"/>
              <w:tab w:val="right" w:leader="dot" w:pos="9016"/>
            </w:tabs>
            <w:rPr>
              <w:rFonts w:asciiTheme="minorHAnsi" w:hAnsiTheme="minorHAnsi"/>
              <w:noProof/>
              <w:sz w:val="24"/>
            </w:rPr>
          </w:pPr>
          <w:hyperlink w:history="1" w:anchor="_Toc231625414">
            <w:r w:rsidRPr="00604263">
              <w:rPr>
                <w:rStyle w:val="Hyperlink"/>
                <w:noProof/>
              </w:rPr>
              <w:t>5.3.8</w:t>
            </w:r>
            <w:r>
              <w:rPr>
                <w:rFonts w:asciiTheme="minorHAnsi" w:hAnsiTheme="minorHAnsi"/>
                <w:noProof/>
                <w:sz w:val="24"/>
              </w:rPr>
              <w:tab/>
            </w:r>
            <w:r w:rsidRPr="00604263">
              <w:rPr>
                <w:rStyle w:val="Hyperlink"/>
                <w:noProof/>
              </w:rPr>
              <w:t>Persons Involved</w:t>
            </w:r>
            <w:r>
              <w:rPr>
                <w:noProof/>
                <w:webHidden/>
              </w:rPr>
              <w:tab/>
            </w:r>
            <w:r>
              <w:rPr>
                <w:noProof/>
                <w:webHidden/>
              </w:rPr>
              <w:fldChar w:fldCharType="begin"/>
            </w:r>
            <w:r>
              <w:rPr>
                <w:noProof/>
                <w:webHidden/>
              </w:rPr>
              <w:instrText xml:space="preserve"> PAGEREF _Toc231625414 \h </w:instrText>
            </w:r>
            <w:r>
              <w:rPr>
                <w:noProof/>
                <w:webHidden/>
              </w:rPr>
            </w:r>
            <w:r>
              <w:rPr>
                <w:noProof/>
                <w:webHidden/>
              </w:rPr>
              <w:fldChar w:fldCharType="separate"/>
            </w:r>
            <w:r>
              <w:rPr>
                <w:noProof/>
                <w:webHidden/>
              </w:rPr>
              <w:t>38</w:t>
            </w:r>
            <w:r>
              <w:rPr>
                <w:noProof/>
                <w:webHidden/>
              </w:rPr>
              <w:fldChar w:fldCharType="end"/>
            </w:r>
          </w:hyperlink>
        </w:p>
        <w:p w:rsidR="00144555" w:rsidRDefault="00144555" w14:paraId="3339534D" w14:textId="2B758340">
          <w:pPr>
            <w:pStyle w:val="TOC3"/>
            <w:tabs>
              <w:tab w:val="left" w:pos="1200"/>
              <w:tab w:val="right" w:leader="dot" w:pos="9016"/>
            </w:tabs>
            <w:rPr>
              <w:rFonts w:asciiTheme="minorHAnsi" w:hAnsiTheme="minorHAnsi"/>
              <w:noProof/>
              <w:sz w:val="24"/>
            </w:rPr>
          </w:pPr>
          <w:hyperlink w:history="1" w:anchor="_Toc231625415">
            <w:r w:rsidRPr="00604263">
              <w:rPr>
                <w:rStyle w:val="Hyperlink"/>
                <w:noProof/>
              </w:rPr>
              <w:t>5.3.9</w:t>
            </w:r>
            <w:r>
              <w:rPr>
                <w:rFonts w:asciiTheme="minorHAnsi" w:hAnsiTheme="minorHAnsi"/>
                <w:noProof/>
                <w:sz w:val="24"/>
              </w:rPr>
              <w:tab/>
            </w:r>
            <w:r w:rsidRPr="00604263">
              <w:rPr>
                <w:rStyle w:val="Hyperlink"/>
                <w:noProof/>
              </w:rPr>
              <w:t>CCTV and Body Worn Camera</w:t>
            </w:r>
            <w:r>
              <w:rPr>
                <w:noProof/>
                <w:webHidden/>
              </w:rPr>
              <w:tab/>
            </w:r>
            <w:r>
              <w:rPr>
                <w:noProof/>
                <w:webHidden/>
              </w:rPr>
              <w:fldChar w:fldCharType="begin"/>
            </w:r>
            <w:r>
              <w:rPr>
                <w:noProof/>
                <w:webHidden/>
              </w:rPr>
              <w:instrText xml:space="preserve"> PAGEREF _Toc231625415 \h </w:instrText>
            </w:r>
            <w:r>
              <w:rPr>
                <w:noProof/>
                <w:webHidden/>
              </w:rPr>
            </w:r>
            <w:r>
              <w:rPr>
                <w:noProof/>
                <w:webHidden/>
              </w:rPr>
              <w:fldChar w:fldCharType="separate"/>
            </w:r>
            <w:r>
              <w:rPr>
                <w:noProof/>
                <w:webHidden/>
              </w:rPr>
              <w:t>39</w:t>
            </w:r>
            <w:r>
              <w:rPr>
                <w:noProof/>
                <w:webHidden/>
              </w:rPr>
              <w:fldChar w:fldCharType="end"/>
            </w:r>
          </w:hyperlink>
        </w:p>
        <w:p w:rsidR="00144555" w:rsidRDefault="00144555" w14:paraId="393D73BC" w14:textId="656B26DA">
          <w:pPr>
            <w:pStyle w:val="TOC3"/>
            <w:tabs>
              <w:tab w:val="left" w:pos="1440"/>
              <w:tab w:val="right" w:leader="dot" w:pos="9016"/>
            </w:tabs>
            <w:rPr>
              <w:rFonts w:asciiTheme="minorHAnsi" w:hAnsiTheme="minorHAnsi"/>
              <w:noProof/>
              <w:sz w:val="24"/>
            </w:rPr>
          </w:pPr>
          <w:hyperlink w:history="1" w:anchor="_Toc231625416">
            <w:r w:rsidRPr="00604263">
              <w:rPr>
                <w:rStyle w:val="Hyperlink"/>
                <w:noProof/>
              </w:rPr>
              <w:t>5.3.10</w:t>
            </w:r>
            <w:r>
              <w:rPr>
                <w:rFonts w:asciiTheme="minorHAnsi" w:hAnsiTheme="minorHAnsi"/>
                <w:noProof/>
                <w:sz w:val="24"/>
              </w:rPr>
              <w:tab/>
            </w:r>
            <w:r w:rsidRPr="00604263">
              <w:rPr>
                <w:rStyle w:val="Hyperlink"/>
                <w:noProof/>
              </w:rPr>
              <w:t>Attachments</w:t>
            </w:r>
            <w:r>
              <w:rPr>
                <w:noProof/>
                <w:webHidden/>
              </w:rPr>
              <w:tab/>
            </w:r>
            <w:r>
              <w:rPr>
                <w:noProof/>
                <w:webHidden/>
              </w:rPr>
              <w:fldChar w:fldCharType="begin"/>
            </w:r>
            <w:r>
              <w:rPr>
                <w:noProof/>
                <w:webHidden/>
              </w:rPr>
              <w:instrText xml:space="preserve"> PAGEREF _Toc231625416 \h </w:instrText>
            </w:r>
            <w:r>
              <w:rPr>
                <w:noProof/>
                <w:webHidden/>
              </w:rPr>
            </w:r>
            <w:r>
              <w:rPr>
                <w:noProof/>
                <w:webHidden/>
              </w:rPr>
              <w:fldChar w:fldCharType="separate"/>
            </w:r>
            <w:r>
              <w:rPr>
                <w:noProof/>
                <w:webHidden/>
              </w:rPr>
              <w:t>40</w:t>
            </w:r>
            <w:r>
              <w:rPr>
                <w:noProof/>
                <w:webHidden/>
              </w:rPr>
              <w:fldChar w:fldCharType="end"/>
            </w:r>
          </w:hyperlink>
        </w:p>
        <w:p w:rsidR="00144555" w:rsidRDefault="00144555" w14:paraId="058DC712" w14:textId="567DE429">
          <w:pPr>
            <w:pStyle w:val="TOC3"/>
            <w:tabs>
              <w:tab w:val="left" w:pos="1440"/>
              <w:tab w:val="right" w:leader="dot" w:pos="9016"/>
            </w:tabs>
            <w:rPr>
              <w:rFonts w:asciiTheme="minorHAnsi" w:hAnsiTheme="minorHAnsi"/>
              <w:noProof/>
              <w:sz w:val="24"/>
            </w:rPr>
          </w:pPr>
          <w:hyperlink w:history="1" w:anchor="_Toc231625417">
            <w:r w:rsidRPr="00604263">
              <w:rPr>
                <w:rStyle w:val="Hyperlink"/>
                <w:noProof/>
              </w:rPr>
              <w:t>5.3.11</w:t>
            </w:r>
            <w:r>
              <w:rPr>
                <w:rFonts w:asciiTheme="minorHAnsi" w:hAnsiTheme="minorHAnsi"/>
                <w:noProof/>
                <w:sz w:val="24"/>
              </w:rPr>
              <w:tab/>
            </w:r>
            <w:r w:rsidRPr="00604263">
              <w:rPr>
                <w:rStyle w:val="Hyperlink"/>
                <w:noProof/>
              </w:rPr>
              <w:t>Summary and Closure</w:t>
            </w:r>
            <w:r>
              <w:rPr>
                <w:noProof/>
                <w:webHidden/>
              </w:rPr>
              <w:tab/>
            </w:r>
            <w:r>
              <w:rPr>
                <w:noProof/>
                <w:webHidden/>
              </w:rPr>
              <w:fldChar w:fldCharType="begin"/>
            </w:r>
            <w:r>
              <w:rPr>
                <w:noProof/>
                <w:webHidden/>
              </w:rPr>
              <w:instrText xml:space="preserve"> PAGEREF _Toc231625417 \h </w:instrText>
            </w:r>
            <w:r>
              <w:rPr>
                <w:noProof/>
                <w:webHidden/>
              </w:rPr>
            </w:r>
            <w:r>
              <w:rPr>
                <w:noProof/>
                <w:webHidden/>
              </w:rPr>
              <w:fldChar w:fldCharType="separate"/>
            </w:r>
            <w:r>
              <w:rPr>
                <w:noProof/>
                <w:webHidden/>
              </w:rPr>
              <w:t>40</w:t>
            </w:r>
            <w:r>
              <w:rPr>
                <w:noProof/>
                <w:webHidden/>
              </w:rPr>
              <w:fldChar w:fldCharType="end"/>
            </w:r>
          </w:hyperlink>
        </w:p>
        <w:p w:rsidR="00144555" w:rsidRDefault="00144555" w14:paraId="2B1AB3DD" w14:textId="38B5CA8E">
          <w:pPr>
            <w:pStyle w:val="TOC2"/>
            <w:tabs>
              <w:tab w:val="left" w:pos="960"/>
              <w:tab w:val="right" w:leader="dot" w:pos="9016"/>
            </w:tabs>
            <w:rPr>
              <w:rFonts w:asciiTheme="minorHAnsi" w:hAnsiTheme="minorHAnsi"/>
              <w:noProof/>
              <w:sz w:val="24"/>
            </w:rPr>
          </w:pPr>
          <w:hyperlink w:history="1" w:anchor="_Toc231625418">
            <w:r w:rsidRPr="00604263">
              <w:rPr>
                <w:rStyle w:val="Hyperlink"/>
                <w:noProof/>
              </w:rPr>
              <w:t>5.4</w:t>
            </w:r>
            <w:r>
              <w:rPr>
                <w:rFonts w:asciiTheme="minorHAnsi" w:hAnsiTheme="minorHAnsi"/>
                <w:noProof/>
                <w:sz w:val="24"/>
              </w:rPr>
              <w:tab/>
            </w:r>
            <w:r w:rsidRPr="00604263">
              <w:rPr>
                <w:rStyle w:val="Hyperlink"/>
                <w:noProof/>
              </w:rPr>
              <w:t>Incident Lifecycle</w:t>
            </w:r>
            <w:r>
              <w:rPr>
                <w:noProof/>
                <w:webHidden/>
              </w:rPr>
              <w:tab/>
            </w:r>
            <w:r>
              <w:rPr>
                <w:noProof/>
                <w:webHidden/>
              </w:rPr>
              <w:fldChar w:fldCharType="begin"/>
            </w:r>
            <w:r>
              <w:rPr>
                <w:noProof/>
                <w:webHidden/>
              </w:rPr>
              <w:instrText xml:space="preserve"> PAGEREF _Toc231625418 \h </w:instrText>
            </w:r>
            <w:r>
              <w:rPr>
                <w:noProof/>
                <w:webHidden/>
              </w:rPr>
            </w:r>
            <w:r>
              <w:rPr>
                <w:noProof/>
                <w:webHidden/>
              </w:rPr>
              <w:fldChar w:fldCharType="separate"/>
            </w:r>
            <w:r>
              <w:rPr>
                <w:noProof/>
                <w:webHidden/>
              </w:rPr>
              <w:t>40</w:t>
            </w:r>
            <w:r>
              <w:rPr>
                <w:noProof/>
                <w:webHidden/>
              </w:rPr>
              <w:fldChar w:fldCharType="end"/>
            </w:r>
          </w:hyperlink>
        </w:p>
        <w:p w:rsidR="00144555" w:rsidRDefault="00144555" w14:paraId="3A72F336" w14:textId="7B0FF537">
          <w:pPr>
            <w:pStyle w:val="TOC3"/>
            <w:tabs>
              <w:tab w:val="left" w:pos="1200"/>
              <w:tab w:val="right" w:leader="dot" w:pos="9016"/>
            </w:tabs>
            <w:rPr>
              <w:rFonts w:asciiTheme="minorHAnsi" w:hAnsiTheme="minorHAnsi"/>
              <w:noProof/>
              <w:sz w:val="24"/>
            </w:rPr>
          </w:pPr>
          <w:hyperlink w:history="1" w:anchor="_Toc231625419">
            <w:r w:rsidRPr="00604263">
              <w:rPr>
                <w:rStyle w:val="Hyperlink"/>
                <w:noProof/>
              </w:rPr>
              <w:t>5.4.1</w:t>
            </w:r>
            <w:r>
              <w:rPr>
                <w:rFonts w:asciiTheme="minorHAnsi" w:hAnsiTheme="minorHAnsi"/>
                <w:noProof/>
                <w:sz w:val="24"/>
              </w:rPr>
              <w:tab/>
            </w:r>
            <w:r w:rsidRPr="00604263">
              <w:rPr>
                <w:rStyle w:val="Hyperlink"/>
                <w:noProof/>
              </w:rPr>
              <w:t>Incident Status Definitions</w:t>
            </w:r>
            <w:r>
              <w:rPr>
                <w:noProof/>
                <w:webHidden/>
              </w:rPr>
              <w:tab/>
            </w:r>
            <w:r>
              <w:rPr>
                <w:noProof/>
                <w:webHidden/>
              </w:rPr>
              <w:fldChar w:fldCharType="begin"/>
            </w:r>
            <w:r>
              <w:rPr>
                <w:noProof/>
                <w:webHidden/>
              </w:rPr>
              <w:instrText xml:space="preserve"> PAGEREF _Toc231625419 \h </w:instrText>
            </w:r>
            <w:r>
              <w:rPr>
                <w:noProof/>
                <w:webHidden/>
              </w:rPr>
            </w:r>
            <w:r>
              <w:rPr>
                <w:noProof/>
                <w:webHidden/>
              </w:rPr>
              <w:fldChar w:fldCharType="separate"/>
            </w:r>
            <w:r>
              <w:rPr>
                <w:noProof/>
                <w:webHidden/>
              </w:rPr>
              <w:t>41</w:t>
            </w:r>
            <w:r>
              <w:rPr>
                <w:noProof/>
                <w:webHidden/>
              </w:rPr>
              <w:fldChar w:fldCharType="end"/>
            </w:r>
          </w:hyperlink>
        </w:p>
        <w:p w:rsidR="00144555" w:rsidRDefault="00144555" w14:paraId="66E934DC" w14:textId="4859E2FF">
          <w:pPr>
            <w:pStyle w:val="TOC3"/>
            <w:tabs>
              <w:tab w:val="left" w:pos="1200"/>
              <w:tab w:val="right" w:leader="dot" w:pos="9016"/>
            </w:tabs>
            <w:rPr>
              <w:rFonts w:asciiTheme="minorHAnsi" w:hAnsiTheme="minorHAnsi"/>
              <w:noProof/>
              <w:sz w:val="24"/>
            </w:rPr>
          </w:pPr>
          <w:hyperlink w:history="1" w:anchor="_Toc231625420">
            <w:r w:rsidRPr="00604263">
              <w:rPr>
                <w:rStyle w:val="Hyperlink"/>
                <w:noProof/>
              </w:rPr>
              <w:t>5.4.2</w:t>
            </w:r>
            <w:r>
              <w:rPr>
                <w:rFonts w:asciiTheme="minorHAnsi" w:hAnsiTheme="minorHAnsi"/>
                <w:noProof/>
                <w:sz w:val="24"/>
              </w:rPr>
              <w:tab/>
            </w:r>
            <w:r w:rsidRPr="00604263">
              <w:rPr>
                <w:rStyle w:val="Hyperlink"/>
                <w:noProof/>
              </w:rPr>
              <w:t>High-Level Incident Process Flow</w:t>
            </w:r>
            <w:r>
              <w:rPr>
                <w:noProof/>
                <w:webHidden/>
              </w:rPr>
              <w:tab/>
            </w:r>
            <w:r>
              <w:rPr>
                <w:noProof/>
                <w:webHidden/>
              </w:rPr>
              <w:fldChar w:fldCharType="begin"/>
            </w:r>
            <w:r>
              <w:rPr>
                <w:noProof/>
                <w:webHidden/>
              </w:rPr>
              <w:instrText xml:space="preserve"> PAGEREF _Toc231625420 \h </w:instrText>
            </w:r>
            <w:r>
              <w:rPr>
                <w:noProof/>
                <w:webHidden/>
              </w:rPr>
            </w:r>
            <w:r>
              <w:rPr>
                <w:noProof/>
                <w:webHidden/>
              </w:rPr>
              <w:fldChar w:fldCharType="separate"/>
            </w:r>
            <w:r>
              <w:rPr>
                <w:noProof/>
                <w:webHidden/>
              </w:rPr>
              <w:t>43</w:t>
            </w:r>
            <w:r>
              <w:rPr>
                <w:noProof/>
                <w:webHidden/>
              </w:rPr>
              <w:fldChar w:fldCharType="end"/>
            </w:r>
          </w:hyperlink>
        </w:p>
        <w:p w:rsidR="00144555" w:rsidRDefault="00144555" w14:paraId="1B9DB863" w14:textId="5BB46241">
          <w:pPr>
            <w:pStyle w:val="TOC3"/>
            <w:tabs>
              <w:tab w:val="left" w:pos="1200"/>
              <w:tab w:val="right" w:leader="dot" w:pos="9016"/>
            </w:tabs>
            <w:rPr>
              <w:rFonts w:asciiTheme="minorHAnsi" w:hAnsiTheme="minorHAnsi"/>
              <w:noProof/>
              <w:sz w:val="24"/>
            </w:rPr>
          </w:pPr>
          <w:hyperlink w:history="1" w:anchor="_Toc231625421">
            <w:r w:rsidRPr="00604263">
              <w:rPr>
                <w:rStyle w:val="Hyperlink"/>
                <w:noProof/>
              </w:rPr>
              <w:t>5.4.3</w:t>
            </w:r>
            <w:r>
              <w:rPr>
                <w:rFonts w:asciiTheme="minorHAnsi" w:hAnsiTheme="minorHAnsi"/>
                <w:noProof/>
                <w:sz w:val="24"/>
              </w:rPr>
              <w:tab/>
            </w:r>
            <w:r w:rsidRPr="00604263">
              <w:rPr>
                <w:rStyle w:val="Hyperlink"/>
                <w:noProof/>
              </w:rPr>
              <w:t>Incident Ageing Alerts</w:t>
            </w:r>
            <w:r>
              <w:rPr>
                <w:noProof/>
                <w:webHidden/>
              </w:rPr>
              <w:tab/>
            </w:r>
            <w:r>
              <w:rPr>
                <w:noProof/>
                <w:webHidden/>
              </w:rPr>
              <w:fldChar w:fldCharType="begin"/>
            </w:r>
            <w:r>
              <w:rPr>
                <w:noProof/>
                <w:webHidden/>
              </w:rPr>
              <w:instrText xml:space="preserve"> PAGEREF _Toc231625421 \h </w:instrText>
            </w:r>
            <w:r>
              <w:rPr>
                <w:noProof/>
                <w:webHidden/>
              </w:rPr>
            </w:r>
            <w:r>
              <w:rPr>
                <w:noProof/>
                <w:webHidden/>
              </w:rPr>
              <w:fldChar w:fldCharType="separate"/>
            </w:r>
            <w:r>
              <w:rPr>
                <w:noProof/>
                <w:webHidden/>
              </w:rPr>
              <w:t>44</w:t>
            </w:r>
            <w:r>
              <w:rPr>
                <w:noProof/>
                <w:webHidden/>
              </w:rPr>
              <w:fldChar w:fldCharType="end"/>
            </w:r>
          </w:hyperlink>
        </w:p>
        <w:p w:rsidR="00144555" w:rsidRDefault="00144555" w14:paraId="0CB766FD" w14:textId="1B3BB856">
          <w:pPr>
            <w:pStyle w:val="TOC2"/>
            <w:tabs>
              <w:tab w:val="left" w:pos="960"/>
              <w:tab w:val="right" w:leader="dot" w:pos="9016"/>
            </w:tabs>
            <w:rPr>
              <w:rFonts w:asciiTheme="minorHAnsi" w:hAnsiTheme="minorHAnsi"/>
              <w:noProof/>
              <w:sz w:val="24"/>
            </w:rPr>
          </w:pPr>
          <w:hyperlink w:history="1" w:anchor="_Toc231625422">
            <w:r w:rsidRPr="00604263">
              <w:rPr>
                <w:rStyle w:val="Hyperlink"/>
                <w:noProof/>
              </w:rPr>
              <w:t>5.5</w:t>
            </w:r>
            <w:r>
              <w:rPr>
                <w:rFonts w:asciiTheme="minorHAnsi" w:hAnsiTheme="minorHAnsi"/>
                <w:noProof/>
                <w:sz w:val="24"/>
              </w:rPr>
              <w:tab/>
            </w:r>
            <w:r w:rsidRPr="00604263">
              <w:rPr>
                <w:rStyle w:val="Hyperlink"/>
                <w:noProof/>
              </w:rPr>
              <w:t>Incident Reporting Sources</w:t>
            </w:r>
            <w:r>
              <w:rPr>
                <w:noProof/>
                <w:webHidden/>
              </w:rPr>
              <w:tab/>
            </w:r>
            <w:r>
              <w:rPr>
                <w:noProof/>
                <w:webHidden/>
              </w:rPr>
              <w:fldChar w:fldCharType="begin"/>
            </w:r>
            <w:r>
              <w:rPr>
                <w:noProof/>
                <w:webHidden/>
              </w:rPr>
              <w:instrText xml:space="preserve"> PAGEREF _Toc231625422 \h </w:instrText>
            </w:r>
            <w:r>
              <w:rPr>
                <w:noProof/>
                <w:webHidden/>
              </w:rPr>
            </w:r>
            <w:r>
              <w:rPr>
                <w:noProof/>
                <w:webHidden/>
              </w:rPr>
              <w:fldChar w:fldCharType="separate"/>
            </w:r>
            <w:r>
              <w:rPr>
                <w:noProof/>
                <w:webHidden/>
              </w:rPr>
              <w:t>44</w:t>
            </w:r>
            <w:r>
              <w:rPr>
                <w:noProof/>
                <w:webHidden/>
              </w:rPr>
              <w:fldChar w:fldCharType="end"/>
            </w:r>
          </w:hyperlink>
        </w:p>
        <w:p w:rsidR="00144555" w:rsidRDefault="00144555" w14:paraId="72F6B426" w14:textId="028CE256">
          <w:pPr>
            <w:pStyle w:val="TOC2"/>
            <w:tabs>
              <w:tab w:val="left" w:pos="960"/>
              <w:tab w:val="right" w:leader="dot" w:pos="9016"/>
            </w:tabs>
            <w:rPr>
              <w:rFonts w:asciiTheme="minorHAnsi" w:hAnsiTheme="minorHAnsi"/>
              <w:noProof/>
              <w:sz w:val="24"/>
            </w:rPr>
          </w:pPr>
          <w:hyperlink w:history="1" w:anchor="_Toc231625423">
            <w:r w:rsidRPr="00604263">
              <w:rPr>
                <w:rStyle w:val="Hyperlink"/>
                <w:noProof/>
              </w:rPr>
              <w:t>5.6</w:t>
            </w:r>
            <w:r>
              <w:rPr>
                <w:rFonts w:asciiTheme="minorHAnsi" w:hAnsiTheme="minorHAnsi"/>
                <w:noProof/>
                <w:sz w:val="24"/>
              </w:rPr>
              <w:tab/>
            </w:r>
            <w:r w:rsidRPr="00604263">
              <w:rPr>
                <w:rStyle w:val="Hyperlink"/>
                <w:noProof/>
              </w:rPr>
              <w:t>Responder Assignment and Response Tracking</w:t>
            </w:r>
            <w:r>
              <w:rPr>
                <w:noProof/>
                <w:webHidden/>
              </w:rPr>
              <w:tab/>
            </w:r>
            <w:r>
              <w:rPr>
                <w:noProof/>
                <w:webHidden/>
              </w:rPr>
              <w:fldChar w:fldCharType="begin"/>
            </w:r>
            <w:r>
              <w:rPr>
                <w:noProof/>
                <w:webHidden/>
              </w:rPr>
              <w:instrText xml:space="preserve"> PAGEREF _Toc231625423 \h </w:instrText>
            </w:r>
            <w:r>
              <w:rPr>
                <w:noProof/>
                <w:webHidden/>
              </w:rPr>
            </w:r>
            <w:r>
              <w:rPr>
                <w:noProof/>
                <w:webHidden/>
              </w:rPr>
              <w:fldChar w:fldCharType="separate"/>
            </w:r>
            <w:r>
              <w:rPr>
                <w:noProof/>
                <w:webHidden/>
              </w:rPr>
              <w:t>45</w:t>
            </w:r>
            <w:r>
              <w:rPr>
                <w:noProof/>
                <w:webHidden/>
              </w:rPr>
              <w:fldChar w:fldCharType="end"/>
            </w:r>
          </w:hyperlink>
        </w:p>
        <w:p w:rsidR="00144555" w:rsidRDefault="00144555" w14:paraId="7D6A1781" w14:textId="609CBB1D">
          <w:pPr>
            <w:pStyle w:val="TOC3"/>
            <w:tabs>
              <w:tab w:val="left" w:pos="1200"/>
              <w:tab w:val="right" w:leader="dot" w:pos="9016"/>
            </w:tabs>
            <w:rPr>
              <w:rFonts w:asciiTheme="minorHAnsi" w:hAnsiTheme="minorHAnsi"/>
              <w:noProof/>
              <w:sz w:val="24"/>
            </w:rPr>
          </w:pPr>
          <w:hyperlink w:history="1" w:anchor="_Toc231625424">
            <w:r w:rsidRPr="00604263">
              <w:rPr>
                <w:rStyle w:val="Hyperlink"/>
                <w:noProof/>
              </w:rPr>
              <w:t>5.6.1</w:t>
            </w:r>
            <w:r>
              <w:rPr>
                <w:rFonts w:asciiTheme="minorHAnsi" w:hAnsiTheme="minorHAnsi"/>
                <w:noProof/>
                <w:sz w:val="24"/>
              </w:rPr>
              <w:tab/>
            </w:r>
            <w:r w:rsidRPr="00604263">
              <w:rPr>
                <w:rStyle w:val="Hyperlink"/>
                <w:noProof/>
              </w:rPr>
              <w:t>Assignment</w:t>
            </w:r>
            <w:r>
              <w:rPr>
                <w:noProof/>
                <w:webHidden/>
              </w:rPr>
              <w:tab/>
            </w:r>
            <w:r>
              <w:rPr>
                <w:noProof/>
                <w:webHidden/>
              </w:rPr>
              <w:fldChar w:fldCharType="begin"/>
            </w:r>
            <w:r>
              <w:rPr>
                <w:noProof/>
                <w:webHidden/>
              </w:rPr>
              <w:instrText xml:space="preserve"> PAGEREF _Toc231625424 \h </w:instrText>
            </w:r>
            <w:r>
              <w:rPr>
                <w:noProof/>
                <w:webHidden/>
              </w:rPr>
            </w:r>
            <w:r>
              <w:rPr>
                <w:noProof/>
                <w:webHidden/>
              </w:rPr>
              <w:fldChar w:fldCharType="separate"/>
            </w:r>
            <w:r>
              <w:rPr>
                <w:noProof/>
                <w:webHidden/>
              </w:rPr>
              <w:t>45</w:t>
            </w:r>
            <w:r>
              <w:rPr>
                <w:noProof/>
                <w:webHidden/>
              </w:rPr>
              <w:fldChar w:fldCharType="end"/>
            </w:r>
          </w:hyperlink>
        </w:p>
        <w:p w:rsidR="00144555" w:rsidRDefault="00144555" w14:paraId="6A1499E2" w14:textId="1445ED27">
          <w:pPr>
            <w:pStyle w:val="TOC3"/>
            <w:tabs>
              <w:tab w:val="left" w:pos="1200"/>
              <w:tab w:val="right" w:leader="dot" w:pos="9016"/>
            </w:tabs>
            <w:rPr>
              <w:rFonts w:asciiTheme="minorHAnsi" w:hAnsiTheme="minorHAnsi"/>
              <w:noProof/>
              <w:sz w:val="24"/>
            </w:rPr>
          </w:pPr>
          <w:hyperlink w:history="1" w:anchor="_Toc231625425">
            <w:r w:rsidRPr="00604263">
              <w:rPr>
                <w:rStyle w:val="Hyperlink"/>
                <w:noProof/>
              </w:rPr>
              <w:t>5.6.2</w:t>
            </w:r>
            <w:r>
              <w:rPr>
                <w:rFonts w:asciiTheme="minorHAnsi" w:hAnsiTheme="minorHAnsi"/>
                <w:noProof/>
                <w:sz w:val="24"/>
              </w:rPr>
              <w:tab/>
            </w:r>
            <w:r w:rsidRPr="00604263">
              <w:rPr>
                <w:rStyle w:val="Hyperlink"/>
                <w:noProof/>
              </w:rPr>
              <w:t>Response Milestone Tracking</w:t>
            </w:r>
            <w:r>
              <w:rPr>
                <w:noProof/>
                <w:webHidden/>
              </w:rPr>
              <w:tab/>
            </w:r>
            <w:r>
              <w:rPr>
                <w:noProof/>
                <w:webHidden/>
              </w:rPr>
              <w:fldChar w:fldCharType="begin"/>
            </w:r>
            <w:r>
              <w:rPr>
                <w:noProof/>
                <w:webHidden/>
              </w:rPr>
              <w:instrText xml:space="preserve"> PAGEREF _Toc231625425 \h </w:instrText>
            </w:r>
            <w:r>
              <w:rPr>
                <w:noProof/>
                <w:webHidden/>
              </w:rPr>
            </w:r>
            <w:r>
              <w:rPr>
                <w:noProof/>
                <w:webHidden/>
              </w:rPr>
              <w:fldChar w:fldCharType="separate"/>
            </w:r>
            <w:r>
              <w:rPr>
                <w:noProof/>
                <w:webHidden/>
              </w:rPr>
              <w:t>46</w:t>
            </w:r>
            <w:r>
              <w:rPr>
                <w:noProof/>
                <w:webHidden/>
              </w:rPr>
              <w:fldChar w:fldCharType="end"/>
            </w:r>
          </w:hyperlink>
        </w:p>
        <w:p w:rsidR="00144555" w:rsidRDefault="00144555" w14:paraId="33607434" w14:textId="1152895F">
          <w:pPr>
            <w:pStyle w:val="TOC3"/>
            <w:tabs>
              <w:tab w:val="left" w:pos="1200"/>
              <w:tab w:val="right" w:leader="dot" w:pos="9016"/>
            </w:tabs>
            <w:rPr>
              <w:rFonts w:asciiTheme="minorHAnsi" w:hAnsiTheme="minorHAnsi"/>
              <w:noProof/>
              <w:sz w:val="24"/>
            </w:rPr>
          </w:pPr>
          <w:hyperlink w:history="1" w:anchor="_Toc231625426">
            <w:r w:rsidRPr="00604263">
              <w:rPr>
                <w:rStyle w:val="Hyperlink"/>
                <w:noProof/>
              </w:rPr>
              <w:t>5.6.3</w:t>
            </w:r>
            <w:r>
              <w:rPr>
                <w:rFonts w:asciiTheme="minorHAnsi" w:hAnsiTheme="minorHAnsi"/>
                <w:noProof/>
                <w:sz w:val="24"/>
              </w:rPr>
              <w:tab/>
            </w:r>
            <w:r w:rsidRPr="00604263">
              <w:rPr>
                <w:rStyle w:val="Hyperlink"/>
                <w:noProof/>
              </w:rPr>
              <w:t>Incident Logging</w:t>
            </w:r>
            <w:r>
              <w:rPr>
                <w:noProof/>
                <w:webHidden/>
              </w:rPr>
              <w:tab/>
            </w:r>
            <w:r>
              <w:rPr>
                <w:noProof/>
                <w:webHidden/>
              </w:rPr>
              <w:fldChar w:fldCharType="begin"/>
            </w:r>
            <w:r>
              <w:rPr>
                <w:noProof/>
                <w:webHidden/>
              </w:rPr>
              <w:instrText xml:space="preserve"> PAGEREF _Toc231625426 \h </w:instrText>
            </w:r>
            <w:r>
              <w:rPr>
                <w:noProof/>
                <w:webHidden/>
              </w:rPr>
            </w:r>
            <w:r>
              <w:rPr>
                <w:noProof/>
                <w:webHidden/>
              </w:rPr>
              <w:fldChar w:fldCharType="separate"/>
            </w:r>
            <w:r>
              <w:rPr>
                <w:noProof/>
                <w:webHidden/>
              </w:rPr>
              <w:t>46</w:t>
            </w:r>
            <w:r>
              <w:rPr>
                <w:noProof/>
                <w:webHidden/>
              </w:rPr>
              <w:fldChar w:fldCharType="end"/>
            </w:r>
          </w:hyperlink>
        </w:p>
        <w:p w:rsidR="00144555" w:rsidRDefault="00144555" w14:paraId="1656C775" w14:textId="36593DB3">
          <w:pPr>
            <w:pStyle w:val="TOC2"/>
            <w:tabs>
              <w:tab w:val="left" w:pos="960"/>
              <w:tab w:val="right" w:leader="dot" w:pos="9016"/>
            </w:tabs>
            <w:rPr>
              <w:rFonts w:asciiTheme="minorHAnsi" w:hAnsiTheme="minorHAnsi"/>
              <w:noProof/>
              <w:sz w:val="24"/>
            </w:rPr>
          </w:pPr>
          <w:hyperlink w:history="1" w:anchor="_Toc231625427">
            <w:r w:rsidRPr="00604263">
              <w:rPr>
                <w:rStyle w:val="Hyperlink"/>
                <w:noProof/>
              </w:rPr>
              <w:t>5.7</w:t>
            </w:r>
            <w:r>
              <w:rPr>
                <w:rFonts w:asciiTheme="minorHAnsi" w:hAnsiTheme="minorHAnsi"/>
                <w:noProof/>
                <w:sz w:val="24"/>
              </w:rPr>
              <w:tab/>
            </w:r>
            <w:r w:rsidRPr="00604263">
              <w:rPr>
                <w:rStyle w:val="Hyperlink"/>
                <w:noProof/>
              </w:rPr>
              <w:t>Duplicate Incident Detection and Handling</w:t>
            </w:r>
            <w:r>
              <w:rPr>
                <w:noProof/>
                <w:webHidden/>
              </w:rPr>
              <w:tab/>
            </w:r>
            <w:r>
              <w:rPr>
                <w:noProof/>
                <w:webHidden/>
              </w:rPr>
              <w:fldChar w:fldCharType="begin"/>
            </w:r>
            <w:r>
              <w:rPr>
                <w:noProof/>
                <w:webHidden/>
              </w:rPr>
              <w:instrText xml:space="preserve"> PAGEREF _Toc231625427 \h </w:instrText>
            </w:r>
            <w:r>
              <w:rPr>
                <w:noProof/>
                <w:webHidden/>
              </w:rPr>
            </w:r>
            <w:r>
              <w:rPr>
                <w:noProof/>
                <w:webHidden/>
              </w:rPr>
              <w:fldChar w:fldCharType="separate"/>
            </w:r>
            <w:r>
              <w:rPr>
                <w:noProof/>
                <w:webHidden/>
              </w:rPr>
              <w:t>47</w:t>
            </w:r>
            <w:r>
              <w:rPr>
                <w:noProof/>
                <w:webHidden/>
              </w:rPr>
              <w:fldChar w:fldCharType="end"/>
            </w:r>
          </w:hyperlink>
        </w:p>
        <w:p w:rsidR="00144555" w:rsidRDefault="00144555" w14:paraId="1A2EA1CE" w14:textId="6C5381AA">
          <w:pPr>
            <w:pStyle w:val="TOC2"/>
            <w:tabs>
              <w:tab w:val="left" w:pos="960"/>
              <w:tab w:val="right" w:leader="dot" w:pos="9016"/>
            </w:tabs>
            <w:rPr>
              <w:rFonts w:asciiTheme="minorHAnsi" w:hAnsiTheme="minorHAnsi"/>
              <w:noProof/>
              <w:sz w:val="24"/>
            </w:rPr>
          </w:pPr>
          <w:hyperlink w:history="1" w:anchor="_Toc231625428">
            <w:r w:rsidRPr="00604263">
              <w:rPr>
                <w:rStyle w:val="Hyperlink"/>
                <w:noProof/>
              </w:rPr>
              <w:t>5.8</w:t>
            </w:r>
            <w:r>
              <w:rPr>
                <w:rFonts w:asciiTheme="minorHAnsi" w:hAnsiTheme="minorHAnsi"/>
                <w:noProof/>
                <w:sz w:val="24"/>
              </w:rPr>
              <w:tab/>
            </w:r>
            <w:r w:rsidRPr="00604263">
              <w:rPr>
                <w:rStyle w:val="Hyperlink"/>
                <w:noProof/>
              </w:rPr>
              <w:t>Incident Record Save and Concurrent Editing</w:t>
            </w:r>
            <w:r>
              <w:rPr>
                <w:noProof/>
                <w:webHidden/>
              </w:rPr>
              <w:tab/>
            </w:r>
            <w:r>
              <w:rPr>
                <w:noProof/>
                <w:webHidden/>
              </w:rPr>
              <w:fldChar w:fldCharType="begin"/>
            </w:r>
            <w:r>
              <w:rPr>
                <w:noProof/>
                <w:webHidden/>
              </w:rPr>
              <w:instrText xml:space="preserve"> PAGEREF _Toc231625428 \h </w:instrText>
            </w:r>
            <w:r>
              <w:rPr>
                <w:noProof/>
                <w:webHidden/>
              </w:rPr>
            </w:r>
            <w:r>
              <w:rPr>
                <w:noProof/>
                <w:webHidden/>
              </w:rPr>
              <w:fldChar w:fldCharType="separate"/>
            </w:r>
            <w:r>
              <w:rPr>
                <w:noProof/>
                <w:webHidden/>
              </w:rPr>
              <w:t>47</w:t>
            </w:r>
            <w:r>
              <w:rPr>
                <w:noProof/>
                <w:webHidden/>
              </w:rPr>
              <w:fldChar w:fldCharType="end"/>
            </w:r>
          </w:hyperlink>
        </w:p>
        <w:p w:rsidR="00144555" w:rsidRDefault="00144555" w14:paraId="0A022E8F" w14:textId="1E87C8CB">
          <w:pPr>
            <w:pStyle w:val="TOC3"/>
            <w:tabs>
              <w:tab w:val="left" w:pos="1200"/>
              <w:tab w:val="right" w:leader="dot" w:pos="9016"/>
            </w:tabs>
            <w:rPr>
              <w:rFonts w:asciiTheme="minorHAnsi" w:hAnsiTheme="minorHAnsi"/>
              <w:noProof/>
              <w:sz w:val="24"/>
            </w:rPr>
          </w:pPr>
          <w:hyperlink w:history="1" w:anchor="_Toc231625429">
            <w:r w:rsidRPr="00604263">
              <w:rPr>
                <w:rStyle w:val="Hyperlink"/>
                <w:noProof/>
              </w:rPr>
              <w:t>5.8.1</w:t>
            </w:r>
            <w:r>
              <w:rPr>
                <w:rFonts w:asciiTheme="minorHAnsi" w:hAnsiTheme="minorHAnsi"/>
                <w:noProof/>
                <w:sz w:val="24"/>
              </w:rPr>
              <w:tab/>
            </w:r>
            <w:r w:rsidRPr="00604263">
              <w:rPr>
                <w:rStyle w:val="Hyperlink"/>
                <w:noProof/>
              </w:rPr>
              <w:t>Save Mechanism</w:t>
            </w:r>
            <w:r>
              <w:rPr>
                <w:noProof/>
                <w:webHidden/>
              </w:rPr>
              <w:tab/>
            </w:r>
            <w:r>
              <w:rPr>
                <w:noProof/>
                <w:webHidden/>
              </w:rPr>
              <w:fldChar w:fldCharType="begin"/>
            </w:r>
            <w:r>
              <w:rPr>
                <w:noProof/>
                <w:webHidden/>
              </w:rPr>
              <w:instrText xml:space="preserve"> PAGEREF _Toc231625429 \h </w:instrText>
            </w:r>
            <w:r>
              <w:rPr>
                <w:noProof/>
                <w:webHidden/>
              </w:rPr>
            </w:r>
            <w:r>
              <w:rPr>
                <w:noProof/>
                <w:webHidden/>
              </w:rPr>
              <w:fldChar w:fldCharType="separate"/>
            </w:r>
            <w:r>
              <w:rPr>
                <w:noProof/>
                <w:webHidden/>
              </w:rPr>
              <w:t>47</w:t>
            </w:r>
            <w:r>
              <w:rPr>
                <w:noProof/>
                <w:webHidden/>
              </w:rPr>
              <w:fldChar w:fldCharType="end"/>
            </w:r>
          </w:hyperlink>
        </w:p>
        <w:p w:rsidR="00144555" w:rsidRDefault="00144555" w14:paraId="10C0EBCF" w14:textId="50867CE7">
          <w:pPr>
            <w:pStyle w:val="TOC3"/>
            <w:tabs>
              <w:tab w:val="left" w:pos="1200"/>
              <w:tab w:val="right" w:leader="dot" w:pos="9016"/>
            </w:tabs>
            <w:rPr>
              <w:rFonts w:asciiTheme="minorHAnsi" w:hAnsiTheme="minorHAnsi"/>
              <w:noProof/>
              <w:sz w:val="24"/>
            </w:rPr>
          </w:pPr>
          <w:hyperlink w:history="1" w:anchor="_Toc231625430">
            <w:r w:rsidRPr="00604263">
              <w:rPr>
                <w:rStyle w:val="Hyperlink"/>
                <w:noProof/>
              </w:rPr>
              <w:t>5.8.2</w:t>
            </w:r>
            <w:r>
              <w:rPr>
                <w:rFonts w:asciiTheme="minorHAnsi" w:hAnsiTheme="minorHAnsi"/>
                <w:noProof/>
                <w:sz w:val="24"/>
              </w:rPr>
              <w:tab/>
            </w:r>
            <w:r w:rsidRPr="00604263">
              <w:rPr>
                <w:rStyle w:val="Hyperlink"/>
                <w:noProof/>
              </w:rPr>
              <w:t>Concurrent Editing</w:t>
            </w:r>
            <w:r>
              <w:rPr>
                <w:noProof/>
                <w:webHidden/>
              </w:rPr>
              <w:tab/>
            </w:r>
            <w:r>
              <w:rPr>
                <w:noProof/>
                <w:webHidden/>
              </w:rPr>
              <w:fldChar w:fldCharType="begin"/>
            </w:r>
            <w:r>
              <w:rPr>
                <w:noProof/>
                <w:webHidden/>
              </w:rPr>
              <w:instrText xml:space="preserve"> PAGEREF _Toc231625430 \h </w:instrText>
            </w:r>
            <w:r>
              <w:rPr>
                <w:noProof/>
                <w:webHidden/>
              </w:rPr>
            </w:r>
            <w:r>
              <w:rPr>
                <w:noProof/>
                <w:webHidden/>
              </w:rPr>
              <w:fldChar w:fldCharType="separate"/>
            </w:r>
            <w:r>
              <w:rPr>
                <w:noProof/>
                <w:webHidden/>
              </w:rPr>
              <w:t>47</w:t>
            </w:r>
            <w:r>
              <w:rPr>
                <w:noProof/>
                <w:webHidden/>
              </w:rPr>
              <w:fldChar w:fldCharType="end"/>
            </w:r>
          </w:hyperlink>
        </w:p>
        <w:p w:rsidR="00144555" w:rsidRDefault="00144555" w14:paraId="54231F18" w14:textId="0FDC0824">
          <w:pPr>
            <w:pStyle w:val="TOC2"/>
            <w:tabs>
              <w:tab w:val="left" w:pos="960"/>
              <w:tab w:val="right" w:leader="dot" w:pos="9016"/>
            </w:tabs>
            <w:rPr>
              <w:rFonts w:asciiTheme="minorHAnsi" w:hAnsiTheme="minorHAnsi"/>
              <w:noProof/>
              <w:sz w:val="24"/>
            </w:rPr>
          </w:pPr>
          <w:hyperlink w:history="1" w:anchor="_Toc231625431">
            <w:r w:rsidRPr="00604263">
              <w:rPr>
                <w:rStyle w:val="Hyperlink"/>
                <w:noProof/>
              </w:rPr>
              <w:t>5.9</w:t>
            </w:r>
            <w:r>
              <w:rPr>
                <w:rFonts w:asciiTheme="minorHAnsi" w:hAnsiTheme="minorHAnsi"/>
                <w:noProof/>
                <w:sz w:val="24"/>
              </w:rPr>
              <w:tab/>
            </w:r>
            <w:r w:rsidRPr="00604263">
              <w:rPr>
                <w:rStyle w:val="Hyperlink"/>
                <w:noProof/>
              </w:rPr>
              <w:t>Linked Fault Creation</w:t>
            </w:r>
            <w:r>
              <w:rPr>
                <w:noProof/>
                <w:webHidden/>
              </w:rPr>
              <w:tab/>
            </w:r>
            <w:r>
              <w:rPr>
                <w:noProof/>
                <w:webHidden/>
              </w:rPr>
              <w:fldChar w:fldCharType="begin"/>
            </w:r>
            <w:r>
              <w:rPr>
                <w:noProof/>
                <w:webHidden/>
              </w:rPr>
              <w:instrText xml:space="preserve"> PAGEREF _Toc231625431 \h </w:instrText>
            </w:r>
            <w:r>
              <w:rPr>
                <w:noProof/>
                <w:webHidden/>
              </w:rPr>
            </w:r>
            <w:r>
              <w:rPr>
                <w:noProof/>
                <w:webHidden/>
              </w:rPr>
              <w:fldChar w:fldCharType="separate"/>
            </w:r>
            <w:r>
              <w:rPr>
                <w:noProof/>
                <w:webHidden/>
              </w:rPr>
              <w:t>48</w:t>
            </w:r>
            <w:r>
              <w:rPr>
                <w:noProof/>
                <w:webHidden/>
              </w:rPr>
              <w:fldChar w:fldCharType="end"/>
            </w:r>
          </w:hyperlink>
        </w:p>
        <w:p w:rsidR="00144555" w:rsidRDefault="00144555" w14:paraId="626CACB7" w14:textId="7F116C31">
          <w:pPr>
            <w:pStyle w:val="TOC2"/>
            <w:tabs>
              <w:tab w:val="left" w:pos="960"/>
              <w:tab w:val="right" w:leader="dot" w:pos="9016"/>
            </w:tabs>
            <w:rPr>
              <w:rFonts w:asciiTheme="minorHAnsi" w:hAnsiTheme="minorHAnsi"/>
              <w:noProof/>
              <w:sz w:val="24"/>
            </w:rPr>
          </w:pPr>
          <w:hyperlink w:history="1" w:anchor="_Toc231625432">
            <w:r w:rsidRPr="00604263">
              <w:rPr>
                <w:rStyle w:val="Hyperlink"/>
                <w:noProof/>
              </w:rPr>
              <w:t>5.10</w:t>
            </w:r>
            <w:r>
              <w:rPr>
                <w:rFonts w:asciiTheme="minorHAnsi" w:hAnsiTheme="minorHAnsi"/>
                <w:noProof/>
                <w:sz w:val="24"/>
              </w:rPr>
              <w:tab/>
            </w:r>
            <w:r w:rsidRPr="00604263">
              <w:rPr>
                <w:rStyle w:val="Hyperlink"/>
                <w:noProof/>
              </w:rPr>
              <w:t>False Alarm Handling</w:t>
            </w:r>
            <w:r>
              <w:rPr>
                <w:noProof/>
                <w:webHidden/>
              </w:rPr>
              <w:tab/>
            </w:r>
            <w:r>
              <w:rPr>
                <w:noProof/>
                <w:webHidden/>
              </w:rPr>
              <w:fldChar w:fldCharType="begin"/>
            </w:r>
            <w:r>
              <w:rPr>
                <w:noProof/>
                <w:webHidden/>
              </w:rPr>
              <w:instrText xml:space="preserve"> PAGEREF _Toc231625432 \h </w:instrText>
            </w:r>
            <w:r>
              <w:rPr>
                <w:noProof/>
                <w:webHidden/>
              </w:rPr>
            </w:r>
            <w:r>
              <w:rPr>
                <w:noProof/>
                <w:webHidden/>
              </w:rPr>
              <w:fldChar w:fldCharType="separate"/>
            </w:r>
            <w:r>
              <w:rPr>
                <w:noProof/>
                <w:webHidden/>
              </w:rPr>
              <w:t>48</w:t>
            </w:r>
            <w:r>
              <w:rPr>
                <w:noProof/>
                <w:webHidden/>
              </w:rPr>
              <w:fldChar w:fldCharType="end"/>
            </w:r>
          </w:hyperlink>
        </w:p>
        <w:p w:rsidR="00144555" w:rsidRDefault="00144555" w14:paraId="7E2ACFE1" w14:textId="2CB6D301">
          <w:pPr>
            <w:pStyle w:val="TOC2"/>
            <w:tabs>
              <w:tab w:val="left" w:pos="960"/>
              <w:tab w:val="right" w:leader="dot" w:pos="9016"/>
            </w:tabs>
            <w:rPr>
              <w:rFonts w:asciiTheme="minorHAnsi" w:hAnsiTheme="minorHAnsi"/>
              <w:noProof/>
              <w:sz w:val="24"/>
            </w:rPr>
          </w:pPr>
          <w:hyperlink w:history="1" w:anchor="_Toc231625433">
            <w:r w:rsidRPr="00604263">
              <w:rPr>
                <w:rStyle w:val="Hyperlink"/>
                <w:noProof/>
              </w:rPr>
              <w:t>5.11</w:t>
            </w:r>
            <w:r>
              <w:rPr>
                <w:rFonts w:asciiTheme="minorHAnsi" w:hAnsiTheme="minorHAnsi"/>
                <w:noProof/>
                <w:sz w:val="24"/>
              </w:rPr>
              <w:tab/>
            </w:r>
            <w:r w:rsidRPr="00604263">
              <w:rPr>
                <w:rStyle w:val="Hyperlink"/>
                <w:noProof/>
              </w:rPr>
              <w:t>Incident Closure and Reopening</w:t>
            </w:r>
            <w:r>
              <w:rPr>
                <w:noProof/>
                <w:webHidden/>
              </w:rPr>
              <w:tab/>
            </w:r>
            <w:r>
              <w:rPr>
                <w:noProof/>
                <w:webHidden/>
              </w:rPr>
              <w:fldChar w:fldCharType="begin"/>
            </w:r>
            <w:r>
              <w:rPr>
                <w:noProof/>
                <w:webHidden/>
              </w:rPr>
              <w:instrText xml:space="preserve"> PAGEREF _Toc231625433 \h </w:instrText>
            </w:r>
            <w:r>
              <w:rPr>
                <w:noProof/>
                <w:webHidden/>
              </w:rPr>
            </w:r>
            <w:r>
              <w:rPr>
                <w:noProof/>
                <w:webHidden/>
              </w:rPr>
              <w:fldChar w:fldCharType="separate"/>
            </w:r>
            <w:r>
              <w:rPr>
                <w:noProof/>
                <w:webHidden/>
              </w:rPr>
              <w:t>48</w:t>
            </w:r>
            <w:r>
              <w:rPr>
                <w:noProof/>
                <w:webHidden/>
              </w:rPr>
              <w:fldChar w:fldCharType="end"/>
            </w:r>
          </w:hyperlink>
        </w:p>
        <w:p w:rsidR="00144555" w:rsidRDefault="00144555" w14:paraId="4B75DE0D" w14:textId="5D8AF9CC">
          <w:pPr>
            <w:pStyle w:val="TOC2"/>
            <w:tabs>
              <w:tab w:val="left" w:pos="960"/>
              <w:tab w:val="right" w:leader="dot" w:pos="9016"/>
            </w:tabs>
            <w:rPr>
              <w:rFonts w:asciiTheme="minorHAnsi" w:hAnsiTheme="minorHAnsi"/>
              <w:noProof/>
              <w:sz w:val="24"/>
            </w:rPr>
          </w:pPr>
          <w:hyperlink w:history="1" w:anchor="_Toc231625434">
            <w:r w:rsidRPr="00604263">
              <w:rPr>
                <w:rStyle w:val="Hyperlink"/>
                <w:noProof/>
              </w:rPr>
              <w:t>5.12</w:t>
            </w:r>
            <w:r>
              <w:rPr>
                <w:rFonts w:asciiTheme="minorHAnsi" w:hAnsiTheme="minorHAnsi"/>
                <w:noProof/>
                <w:sz w:val="24"/>
              </w:rPr>
              <w:tab/>
            </w:r>
            <w:r w:rsidRPr="00604263">
              <w:rPr>
                <w:rStyle w:val="Hyperlink"/>
                <w:noProof/>
              </w:rPr>
              <w:t>Broadcasting Triggers</w:t>
            </w:r>
            <w:r>
              <w:rPr>
                <w:noProof/>
                <w:webHidden/>
              </w:rPr>
              <w:tab/>
            </w:r>
            <w:r>
              <w:rPr>
                <w:noProof/>
                <w:webHidden/>
              </w:rPr>
              <w:fldChar w:fldCharType="begin"/>
            </w:r>
            <w:r>
              <w:rPr>
                <w:noProof/>
                <w:webHidden/>
              </w:rPr>
              <w:instrText xml:space="preserve"> PAGEREF _Toc231625434 \h </w:instrText>
            </w:r>
            <w:r>
              <w:rPr>
                <w:noProof/>
                <w:webHidden/>
              </w:rPr>
            </w:r>
            <w:r>
              <w:rPr>
                <w:noProof/>
                <w:webHidden/>
              </w:rPr>
              <w:fldChar w:fldCharType="separate"/>
            </w:r>
            <w:r>
              <w:rPr>
                <w:noProof/>
                <w:webHidden/>
              </w:rPr>
              <w:t>49</w:t>
            </w:r>
            <w:r>
              <w:rPr>
                <w:noProof/>
                <w:webHidden/>
              </w:rPr>
              <w:fldChar w:fldCharType="end"/>
            </w:r>
          </w:hyperlink>
        </w:p>
        <w:p w:rsidR="00144555" w:rsidRDefault="00144555" w14:paraId="03D4878C" w14:textId="3F94D2E6">
          <w:pPr>
            <w:pStyle w:val="TOC3"/>
            <w:tabs>
              <w:tab w:val="left" w:pos="1440"/>
              <w:tab w:val="right" w:leader="dot" w:pos="9016"/>
            </w:tabs>
            <w:rPr>
              <w:rFonts w:asciiTheme="minorHAnsi" w:hAnsiTheme="minorHAnsi"/>
              <w:noProof/>
              <w:sz w:val="24"/>
            </w:rPr>
          </w:pPr>
          <w:hyperlink w:history="1" w:anchor="_Toc231625435">
            <w:r w:rsidRPr="00604263">
              <w:rPr>
                <w:rStyle w:val="Hyperlink"/>
                <w:noProof/>
              </w:rPr>
              <w:t>5.12.1</w:t>
            </w:r>
            <w:r>
              <w:rPr>
                <w:rFonts w:asciiTheme="minorHAnsi" w:hAnsiTheme="minorHAnsi"/>
                <w:noProof/>
                <w:sz w:val="24"/>
              </w:rPr>
              <w:tab/>
            </w:r>
            <w:r w:rsidRPr="00604263">
              <w:rPr>
                <w:rStyle w:val="Hyperlink"/>
                <w:noProof/>
              </w:rPr>
              <w:t>Closure Broadcast</w:t>
            </w:r>
            <w:r>
              <w:rPr>
                <w:noProof/>
                <w:webHidden/>
              </w:rPr>
              <w:tab/>
            </w:r>
            <w:r>
              <w:rPr>
                <w:noProof/>
                <w:webHidden/>
              </w:rPr>
              <w:fldChar w:fldCharType="begin"/>
            </w:r>
            <w:r>
              <w:rPr>
                <w:noProof/>
                <w:webHidden/>
              </w:rPr>
              <w:instrText xml:space="preserve"> PAGEREF _Toc231625435 \h </w:instrText>
            </w:r>
            <w:r>
              <w:rPr>
                <w:noProof/>
                <w:webHidden/>
              </w:rPr>
            </w:r>
            <w:r>
              <w:rPr>
                <w:noProof/>
                <w:webHidden/>
              </w:rPr>
              <w:fldChar w:fldCharType="separate"/>
            </w:r>
            <w:r>
              <w:rPr>
                <w:noProof/>
                <w:webHidden/>
              </w:rPr>
              <w:t>49</w:t>
            </w:r>
            <w:r>
              <w:rPr>
                <w:noProof/>
                <w:webHidden/>
              </w:rPr>
              <w:fldChar w:fldCharType="end"/>
            </w:r>
          </w:hyperlink>
        </w:p>
        <w:p w:rsidR="00144555" w:rsidRDefault="00144555" w14:paraId="0B60ABC7" w14:textId="77276689">
          <w:pPr>
            <w:pStyle w:val="TOC3"/>
            <w:tabs>
              <w:tab w:val="left" w:pos="1440"/>
              <w:tab w:val="right" w:leader="dot" w:pos="9016"/>
            </w:tabs>
            <w:rPr>
              <w:rFonts w:asciiTheme="minorHAnsi" w:hAnsiTheme="minorHAnsi"/>
              <w:noProof/>
              <w:sz w:val="24"/>
            </w:rPr>
          </w:pPr>
          <w:hyperlink w:history="1" w:anchor="_Toc231625436">
            <w:r w:rsidRPr="00604263">
              <w:rPr>
                <w:rStyle w:val="Hyperlink"/>
                <w:noProof/>
              </w:rPr>
              <w:t>5.12.2</w:t>
            </w:r>
            <w:r>
              <w:rPr>
                <w:rFonts w:asciiTheme="minorHAnsi" w:hAnsiTheme="minorHAnsi"/>
                <w:noProof/>
                <w:sz w:val="24"/>
              </w:rPr>
              <w:tab/>
            </w:r>
            <w:r w:rsidRPr="00604263">
              <w:rPr>
                <w:rStyle w:val="Hyperlink"/>
                <w:noProof/>
              </w:rPr>
              <w:t>End-of-Day Interim Broadcast</w:t>
            </w:r>
            <w:r>
              <w:rPr>
                <w:noProof/>
                <w:webHidden/>
              </w:rPr>
              <w:tab/>
            </w:r>
            <w:r>
              <w:rPr>
                <w:noProof/>
                <w:webHidden/>
              </w:rPr>
              <w:fldChar w:fldCharType="begin"/>
            </w:r>
            <w:r>
              <w:rPr>
                <w:noProof/>
                <w:webHidden/>
              </w:rPr>
              <w:instrText xml:space="preserve"> PAGEREF _Toc231625436 \h </w:instrText>
            </w:r>
            <w:r>
              <w:rPr>
                <w:noProof/>
                <w:webHidden/>
              </w:rPr>
            </w:r>
            <w:r>
              <w:rPr>
                <w:noProof/>
                <w:webHidden/>
              </w:rPr>
              <w:fldChar w:fldCharType="separate"/>
            </w:r>
            <w:r>
              <w:rPr>
                <w:noProof/>
                <w:webHidden/>
              </w:rPr>
              <w:t>49</w:t>
            </w:r>
            <w:r>
              <w:rPr>
                <w:noProof/>
                <w:webHidden/>
              </w:rPr>
              <w:fldChar w:fldCharType="end"/>
            </w:r>
          </w:hyperlink>
        </w:p>
        <w:p w:rsidR="00144555" w:rsidRDefault="00144555" w14:paraId="16AAA153" w14:textId="2FD7F57F">
          <w:pPr>
            <w:pStyle w:val="TOC1"/>
            <w:tabs>
              <w:tab w:val="left" w:pos="440"/>
              <w:tab w:val="right" w:leader="dot" w:pos="9016"/>
            </w:tabs>
            <w:rPr>
              <w:rFonts w:asciiTheme="minorHAnsi" w:hAnsiTheme="minorHAnsi"/>
              <w:noProof/>
              <w:sz w:val="24"/>
            </w:rPr>
          </w:pPr>
          <w:hyperlink w:history="1" w:anchor="_Toc231625437">
            <w:r w:rsidRPr="00604263">
              <w:rPr>
                <w:rStyle w:val="Hyperlink"/>
                <w:noProof/>
              </w:rPr>
              <w:t>6.</w:t>
            </w:r>
            <w:r>
              <w:rPr>
                <w:rFonts w:asciiTheme="minorHAnsi" w:hAnsiTheme="minorHAnsi"/>
                <w:noProof/>
                <w:sz w:val="24"/>
              </w:rPr>
              <w:tab/>
            </w:r>
            <w:r w:rsidRPr="00604263">
              <w:rPr>
                <w:rStyle w:val="Hyperlink"/>
                <w:noProof/>
              </w:rPr>
              <w:t>Fault Reporting Module</w:t>
            </w:r>
            <w:r>
              <w:rPr>
                <w:noProof/>
                <w:webHidden/>
              </w:rPr>
              <w:tab/>
            </w:r>
            <w:r>
              <w:rPr>
                <w:noProof/>
                <w:webHidden/>
              </w:rPr>
              <w:fldChar w:fldCharType="begin"/>
            </w:r>
            <w:r>
              <w:rPr>
                <w:noProof/>
                <w:webHidden/>
              </w:rPr>
              <w:instrText xml:space="preserve"> PAGEREF _Toc231625437 \h </w:instrText>
            </w:r>
            <w:r>
              <w:rPr>
                <w:noProof/>
                <w:webHidden/>
              </w:rPr>
            </w:r>
            <w:r>
              <w:rPr>
                <w:noProof/>
                <w:webHidden/>
              </w:rPr>
              <w:fldChar w:fldCharType="separate"/>
            </w:r>
            <w:r>
              <w:rPr>
                <w:noProof/>
                <w:webHidden/>
              </w:rPr>
              <w:t>50</w:t>
            </w:r>
            <w:r>
              <w:rPr>
                <w:noProof/>
                <w:webHidden/>
              </w:rPr>
              <w:fldChar w:fldCharType="end"/>
            </w:r>
          </w:hyperlink>
        </w:p>
        <w:p w:rsidR="00144555" w:rsidRDefault="00144555" w14:paraId="2AFBB130" w14:textId="7B5E50D8">
          <w:pPr>
            <w:pStyle w:val="TOC2"/>
            <w:tabs>
              <w:tab w:val="left" w:pos="960"/>
              <w:tab w:val="right" w:leader="dot" w:pos="9016"/>
            </w:tabs>
            <w:rPr>
              <w:rFonts w:asciiTheme="minorHAnsi" w:hAnsiTheme="minorHAnsi"/>
              <w:noProof/>
              <w:sz w:val="24"/>
            </w:rPr>
          </w:pPr>
          <w:hyperlink w:history="1" w:anchor="_Toc231625438">
            <w:r w:rsidRPr="00604263">
              <w:rPr>
                <w:rStyle w:val="Hyperlink"/>
                <w:noProof/>
              </w:rPr>
              <w:t>6.1</w:t>
            </w:r>
            <w:r>
              <w:rPr>
                <w:rFonts w:asciiTheme="minorHAnsi" w:hAnsiTheme="minorHAnsi"/>
                <w:noProof/>
                <w:sz w:val="24"/>
              </w:rPr>
              <w:tab/>
            </w:r>
            <w:r w:rsidRPr="00604263">
              <w:rPr>
                <w:rStyle w:val="Hyperlink"/>
                <w:noProof/>
              </w:rPr>
              <w:t>Fault Entry Points</w:t>
            </w:r>
            <w:r>
              <w:rPr>
                <w:noProof/>
                <w:webHidden/>
              </w:rPr>
              <w:tab/>
            </w:r>
            <w:r>
              <w:rPr>
                <w:noProof/>
                <w:webHidden/>
              </w:rPr>
              <w:fldChar w:fldCharType="begin"/>
            </w:r>
            <w:r>
              <w:rPr>
                <w:noProof/>
                <w:webHidden/>
              </w:rPr>
              <w:instrText xml:space="preserve"> PAGEREF _Toc231625438 \h </w:instrText>
            </w:r>
            <w:r>
              <w:rPr>
                <w:noProof/>
                <w:webHidden/>
              </w:rPr>
            </w:r>
            <w:r>
              <w:rPr>
                <w:noProof/>
                <w:webHidden/>
              </w:rPr>
              <w:fldChar w:fldCharType="separate"/>
            </w:r>
            <w:r>
              <w:rPr>
                <w:noProof/>
                <w:webHidden/>
              </w:rPr>
              <w:t>50</w:t>
            </w:r>
            <w:r>
              <w:rPr>
                <w:noProof/>
                <w:webHidden/>
              </w:rPr>
              <w:fldChar w:fldCharType="end"/>
            </w:r>
          </w:hyperlink>
        </w:p>
        <w:p w:rsidR="00144555" w:rsidRDefault="00144555" w14:paraId="14C95595" w14:textId="64313420">
          <w:pPr>
            <w:pStyle w:val="TOC2"/>
            <w:tabs>
              <w:tab w:val="left" w:pos="960"/>
              <w:tab w:val="right" w:leader="dot" w:pos="9016"/>
            </w:tabs>
            <w:rPr>
              <w:rFonts w:asciiTheme="minorHAnsi" w:hAnsiTheme="minorHAnsi"/>
              <w:noProof/>
              <w:sz w:val="24"/>
            </w:rPr>
          </w:pPr>
          <w:hyperlink w:history="1" w:anchor="_Toc231625439">
            <w:r w:rsidRPr="00604263">
              <w:rPr>
                <w:rStyle w:val="Hyperlink"/>
                <w:noProof/>
              </w:rPr>
              <w:t>6.2</w:t>
            </w:r>
            <w:r>
              <w:rPr>
                <w:rFonts w:asciiTheme="minorHAnsi" w:hAnsiTheme="minorHAnsi"/>
                <w:noProof/>
                <w:sz w:val="24"/>
              </w:rPr>
              <w:tab/>
            </w:r>
            <w:r w:rsidRPr="00604263">
              <w:rPr>
                <w:rStyle w:val="Hyperlink"/>
                <w:noProof/>
              </w:rPr>
              <w:t>CMMS Ticket Creation</w:t>
            </w:r>
            <w:r>
              <w:rPr>
                <w:noProof/>
                <w:webHidden/>
              </w:rPr>
              <w:tab/>
            </w:r>
            <w:r>
              <w:rPr>
                <w:noProof/>
                <w:webHidden/>
              </w:rPr>
              <w:fldChar w:fldCharType="begin"/>
            </w:r>
            <w:r>
              <w:rPr>
                <w:noProof/>
                <w:webHidden/>
              </w:rPr>
              <w:instrText xml:space="preserve"> PAGEREF _Toc231625439 \h </w:instrText>
            </w:r>
            <w:r>
              <w:rPr>
                <w:noProof/>
                <w:webHidden/>
              </w:rPr>
            </w:r>
            <w:r>
              <w:rPr>
                <w:noProof/>
                <w:webHidden/>
              </w:rPr>
              <w:fldChar w:fldCharType="separate"/>
            </w:r>
            <w:r>
              <w:rPr>
                <w:noProof/>
                <w:webHidden/>
              </w:rPr>
              <w:t>50</w:t>
            </w:r>
            <w:r>
              <w:rPr>
                <w:noProof/>
                <w:webHidden/>
              </w:rPr>
              <w:fldChar w:fldCharType="end"/>
            </w:r>
          </w:hyperlink>
        </w:p>
        <w:p w:rsidR="00144555" w:rsidRDefault="00144555" w14:paraId="0AE4F220" w14:textId="5A1F5F7C">
          <w:pPr>
            <w:pStyle w:val="TOC3"/>
            <w:tabs>
              <w:tab w:val="left" w:pos="1200"/>
              <w:tab w:val="right" w:leader="dot" w:pos="9016"/>
            </w:tabs>
            <w:rPr>
              <w:rFonts w:asciiTheme="minorHAnsi" w:hAnsiTheme="minorHAnsi"/>
              <w:noProof/>
              <w:sz w:val="24"/>
            </w:rPr>
          </w:pPr>
          <w:hyperlink w:history="1" w:anchor="_Toc231625440">
            <w:r w:rsidRPr="00604263">
              <w:rPr>
                <w:rStyle w:val="Hyperlink"/>
                <w:noProof/>
              </w:rPr>
              <w:t>6.2.1</w:t>
            </w:r>
            <w:r>
              <w:rPr>
                <w:rFonts w:asciiTheme="minorHAnsi" w:hAnsiTheme="minorHAnsi"/>
                <w:noProof/>
                <w:sz w:val="24"/>
              </w:rPr>
              <w:tab/>
            </w:r>
            <w:r w:rsidRPr="00604263">
              <w:rPr>
                <w:rStyle w:val="Hyperlink"/>
                <w:noProof/>
              </w:rPr>
              <w:t>Requirements</w:t>
            </w:r>
            <w:r>
              <w:rPr>
                <w:noProof/>
                <w:webHidden/>
              </w:rPr>
              <w:tab/>
            </w:r>
            <w:r>
              <w:rPr>
                <w:noProof/>
                <w:webHidden/>
              </w:rPr>
              <w:fldChar w:fldCharType="begin"/>
            </w:r>
            <w:r>
              <w:rPr>
                <w:noProof/>
                <w:webHidden/>
              </w:rPr>
              <w:instrText xml:space="preserve"> PAGEREF _Toc231625440 \h </w:instrText>
            </w:r>
            <w:r>
              <w:rPr>
                <w:noProof/>
                <w:webHidden/>
              </w:rPr>
            </w:r>
            <w:r>
              <w:rPr>
                <w:noProof/>
                <w:webHidden/>
              </w:rPr>
              <w:fldChar w:fldCharType="separate"/>
            </w:r>
            <w:r>
              <w:rPr>
                <w:noProof/>
                <w:webHidden/>
              </w:rPr>
              <w:t>50</w:t>
            </w:r>
            <w:r>
              <w:rPr>
                <w:noProof/>
                <w:webHidden/>
              </w:rPr>
              <w:fldChar w:fldCharType="end"/>
            </w:r>
          </w:hyperlink>
        </w:p>
        <w:p w:rsidR="00144555" w:rsidRDefault="00144555" w14:paraId="0C29638F" w14:textId="7094F663">
          <w:pPr>
            <w:pStyle w:val="TOC3"/>
            <w:tabs>
              <w:tab w:val="left" w:pos="1200"/>
              <w:tab w:val="right" w:leader="dot" w:pos="9016"/>
            </w:tabs>
            <w:rPr>
              <w:rFonts w:asciiTheme="minorHAnsi" w:hAnsiTheme="minorHAnsi"/>
              <w:noProof/>
              <w:sz w:val="24"/>
            </w:rPr>
          </w:pPr>
          <w:hyperlink w:history="1" w:anchor="_Toc231625441">
            <w:r w:rsidRPr="00604263">
              <w:rPr>
                <w:rStyle w:val="Hyperlink"/>
                <w:noProof/>
              </w:rPr>
              <w:t>6.2.2</w:t>
            </w:r>
            <w:r>
              <w:rPr>
                <w:rFonts w:asciiTheme="minorHAnsi" w:hAnsiTheme="minorHAnsi"/>
                <w:noProof/>
                <w:sz w:val="24"/>
              </w:rPr>
              <w:tab/>
            </w:r>
            <w:r w:rsidRPr="00604263">
              <w:rPr>
                <w:rStyle w:val="Hyperlink"/>
                <w:noProof/>
              </w:rPr>
              <w:t>Fault Field Design</w:t>
            </w:r>
            <w:r>
              <w:rPr>
                <w:noProof/>
                <w:webHidden/>
              </w:rPr>
              <w:tab/>
            </w:r>
            <w:r>
              <w:rPr>
                <w:noProof/>
                <w:webHidden/>
              </w:rPr>
              <w:fldChar w:fldCharType="begin"/>
            </w:r>
            <w:r>
              <w:rPr>
                <w:noProof/>
                <w:webHidden/>
              </w:rPr>
              <w:instrText xml:space="preserve"> PAGEREF _Toc231625441 \h </w:instrText>
            </w:r>
            <w:r>
              <w:rPr>
                <w:noProof/>
                <w:webHidden/>
              </w:rPr>
            </w:r>
            <w:r>
              <w:rPr>
                <w:noProof/>
                <w:webHidden/>
              </w:rPr>
              <w:fldChar w:fldCharType="separate"/>
            </w:r>
            <w:r>
              <w:rPr>
                <w:noProof/>
                <w:webHidden/>
              </w:rPr>
              <w:t>51</w:t>
            </w:r>
            <w:r>
              <w:rPr>
                <w:noProof/>
                <w:webHidden/>
              </w:rPr>
              <w:fldChar w:fldCharType="end"/>
            </w:r>
          </w:hyperlink>
        </w:p>
        <w:p w:rsidR="00144555" w:rsidRDefault="00144555" w14:paraId="2ADD25B0" w14:textId="7D7EBECD">
          <w:pPr>
            <w:pStyle w:val="TOC3"/>
            <w:tabs>
              <w:tab w:val="left" w:pos="1200"/>
              <w:tab w:val="right" w:leader="dot" w:pos="9016"/>
            </w:tabs>
            <w:rPr>
              <w:rFonts w:asciiTheme="minorHAnsi" w:hAnsiTheme="minorHAnsi"/>
              <w:noProof/>
              <w:sz w:val="24"/>
            </w:rPr>
          </w:pPr>
          <w:hyperlink w:history="1" w:anchor="_Toc231625442">
            <w:r w:rsidRPr="00604263">
              <w:rPr>
                <w:rStyle w:val="Hyperlink"/>
                <w:noProof/>
              </w:rPr>
              <w:t>6.2.3</w:t>
            </w:r>
            <w:r>
              <w:rPr>
                <w:rFonts w:asciiTheme="minorHAnsi" w:hAnsiTheme="minorHAnsi"/>
                <w:noProof/>
                <w:sz w:val="24"/>
              </w:rPr>
              <w:tab/>
            </w:r>
            <w:r w:rsidRPr="00604263">
              <w:rPr>
                <w:rStyle w:val="Hyperlink"/>
                <w:noProof/>
              </w:rPr>
              <w:t>High-Level CMMS Ticket Process Flow</w:t>
            </w:r>
            <w:r>
              <w:rPr>
                <w:noProof/>
                <w:webHidden/>
              </w:rPr>
              <w:tab/>
            </w:r>
            <w:r>
              <w:rPr>
                <w:noProof/>
                <w:webHidden/>
              </w:rPr>
              <w:fldChar w:fldCharType="begin"/>
            </w:r>
            <w:r>
              <w:rPr>
                <w:noProof/>
                <w:webHidden/>
              </w:rPr>
              <w:instrText xml:space="preserve"> PAGEREF _Toc231625442 \h </w:instrText>
            </w:r>
            <w:r>
              <w:rPr>
                <w:noProof/>
                <w:webHidden/>
              </w:rPr>
            </w:r>
            <w:r>
              <w:rPr>
                <w:noProof/>
                <w:webHidden/>
              </w:rPr>
              <w:fldChar w:fldCharType="separate"/>
            </w:r>
            <w:r>
              <w:rPr>
                <w:noProof/>
                <w:webHidden/>
              </w:rPr>
              <w:t>51</w:t>
            </w:r>
            <w:r>
              <w:rPr>
                <w:noProof/>
                <w:webHidden/>
              </w:rPr>
              <w:fldChar w:fldCharType="end"/>
            </w:r>
          </w:hyperlink>
        </w:p>
        <w:p w:rsidR="00144555" w:rsidRDefault="00144555" w14:paraId="00FBA862" w14:textId="544722D6">
          <w:pPr>
            <w:pStyle w:val="TOC2"/>
            <w:tabs>
              <w:tab w:val="left" w:pos="960"/>
              <w:tab w:val="right" w:leader="dot" w:pos="9016"/>
            </w:tabs>
            <w:rPr>
              <w:rFonts w:asciiTheme="minorHAnsi" w:hAnsiTheme="minorHAnsi"/>
              <w:noProof/>
              <w:sz w:val="24"/>
            </w:rPr>
          </w:pPr>
          <w:hyperlink w:history="1" w:anchor="_Toc231625443">
            <w:r w:rsidRPr="00604263">
              <w:rPr>
                <w:rStyle w:val="Hyperlink"/>
                <w:noProof/>
              </w:rPr>
              <w:t>6.3</w:t>
            </w:r>
            <w:r>
              <w:rPr>
                <w:rFonts w:asciiTheme="minorHAnsi" w:hAnsiTheme="minorHAnsi"/>
                <w:noProof/>
                <w:sz w:val="24"/>
              </w:rPr>
              <w:tab/>
            </w:r>
            <w:r w:rsidRPr="00604263">
              <w:rPr>
                <w:rStyle w:val="Hyperlink"/>
                <w:noProof/>
              </w:rPr>
              <w:t>Fault Status and Information Retrieval</w:t>
            </w:r>
            <w:r>
              <w:rPr>
                <w:noProof/>
                <w:webHidden/>
              </w:rPr>
              <w:tab/>
            </w:r>
            <w:r>
              <w:rPr>
                <w:noProof/>
                <w:webHidden/>
              </w:rPr>
              <w:fldChar w:fldCharType="begin"/>
            </w:r>
            <w:r>
              <w:rPr>
                <w:noProof/>
                <w:webHidden/>
              </w:rPr>
              <w:instrText xml:space="preserve"> PAGEREF _Toc231625443 \h </w:instrText>
            </w:r>
            <w:r>
              <w:rPr>
                <w:noProof/>
                <w:webHidden/>
              </w:rPr>
            </w:r>
            <w:r>
              <w:rPr>
                <w:noProof/>
                <w:webHidden/>
              </w:rPr>
              <w:fldChar w:fldCharType="separate"/>
            </w:r>
            <w:r>
              <w:rPr>
                <w:noProof/>
                <w:webHidden/>
              </w:rPr>
              <w:t>52</w:t>
            </w:r>
            <w:r>
              <w:rPr>
                <w:noProof/>
                <w:webHidden/>
              </w:rPr>
              <w:fldChar w:fldCharType="end"/>
            </w:r>
          </w:hyperlink>
        </w:p>
        <w:p w:rsidR="00144555" w:rsidRDefault="00144555" w14:paraId="51776A1A" w14:textId="36B1469E">
          <w:pPr>
            <w:pStyle w:val="TOC3"/>
            <w:tabs>
              <w:tab w:val="left" w:pos="1200"/>
              <w:tab w:val="right" w:leader="dot" w:pos="9016"/>
            </w:tabs>
            <w:rPr>
              <w:rFonts w:asciiTheme="minorHAnsi" w:hAnsiTheme="minorHAnsi"/>
              <w:noProof/>
              <w:sz w:val="24"/>
            </w:rPr>
          </w:pPr>
          <w:hyperlink w:history="1" w:anchor="_Toc231625444">
            <w:r w:rsidRPr="00604263">
              <w:rPr>
                <w:rStyle w:val="Hyperlink"/>
                <w:noProof/>
              </w:rPr>
              <w:t>6.3.1</w:t>
            </w:r>
            <w:r>
              <w:rPr>
                <w:rFonts w:asciiTheme="minorHAnsi" w:hAnsiTheme="minorHAnsi"/>
                <w:noProof/>
                <w:sz w:val="24"/>
              </w:rPr>
              <w:tab/>
            </w:r>
            <w:r w:rsidRPr="00604263">
              <w:rPr>
                <w:rStyle w:val="Hyperlink"/>
                <w:noProof/>
              </w:rPr>
              <w:t>Fault Case Status</w:t>
            </w:r>
            <w:r>
              <w:rPr>
                <w:noProof/>
                <w:webHidden/>
              </w:rPr>
              <w:tab/>
            </w:r>
            <w:r>
              <w:rPr>
                <w:noProof/>
                <w:webHidden/>
              </w:rPr>
              <w:fldChar w:fldCharType="begin"/>
            </w:r>
            <w:r>
              <w:rPr>
                <w:noProof/>
                <w:webHidden/>
              </w:rPr>
              <w:instrText xml:space="preserve"> PAGEREF _Toc231625444 \h </w:instrText>
            </w:r>
            <w:r>
              <w:rPr>
                <w:noProof/>
                <w:webHidden/>
              </w:rPr>
            </w:r>
            <w:r>
              <w:rPr>
                <w:noProof/>
                <w:webHidden/>
              </w:rPr>
              <w:fldChar w:fldCharType="separate"/>
            </w:r>
            <w:r>
              <w:rPr>
                <w:noProof/>
                <w:webHidden/>
              </w:rPr>
              <w:t>52</w:t>
            </w:r>
            <w:r>
              <w:rPr>
                <w:noProof/>
                <w:webHidden/>
              </w:rPr>
              <w:fldChar w:fldCharType="end"/>
            </w:r>
          </w:hyperlink>
        </w:p>
        <w:p w:rsidR="00144555" w:rsidRDefault="00144555" w14:paraId="6D2E519E" w14:textId="706DE961">
          <w:pPr>
            <w:pStyle w:val="TOC2"/>
            <w:tabs>
              <w:tab w:val="left" w:pos="960"/>
              <w:tab w:val="right" w:leader="dot" w:pos="9016"/>
            </w:tabs>
            <w:rPr>
              <w:rFonts w:asciiTheme="minorHAnsi" w:hAnsiTheme="minorHAnsi"/>
              <w:noProof/>
              <w:sz w:val="24"/>
            </w:rPr>
          </w:pPr>
          <w:hyperlink w:history="1" w:anchor="_Toc231625445">
            <w:r w:rsidRPr="00604263">
              <w:rPr>
                <w:rStyle w:val="Hyperlink"/>
                <w:noProof/>
              </w:rPr>
              <w:t>6.4</w:t>
            </w:r>
            <w:r>
              <w:rPr>
                <w:rFonts w:asciiTheme="minorHAnsi" w:hAnsiTheme="minorHAnsi"/>
                <w:noProof/>
                <w:sz w:val="24"/>
              </w:rPr>
              <w:tab/>
            </w:r>
            <w:r w:rsidRPr="00604263">
              <w:rPr>
                <w:rStyle w:val="Hyperlink"/>
                <w:noProof/>
              </w:rPr>
              <w:t>Non-IFM Fault Handling</w:t>
            </w:r>
            <w:r>
              <w:rPr>
                <w:noProof/>
                <w:webHidden/>
              </w:rPr>
              <w:tab/>
            </w:r>
            <w:r>
              <w:rPr>
                <w:noProof/>
                <w:webHidden/>
              </w:rPr>
              <w:fldChar w:fldCharType="begin"/>
            </w:r>
            <w:r>
              <w:rPr>
                <w:noProof/>
                <w:webHidden/>
              </w:rPr>
              <w:instrText xml:space="preserve"> PAGEREF _Toc231625445 \h </w:instrText>
            </w:r>
            <w:r>
              <w:rPr>
                <w:noProof/>
                <w:webHidden/>
              </w:rPr>
            </w:r>
            <w:r>
              <w:rPr>
                <w:noProof/>
                <w:webHidden/>
              </w:rPr>
              <w:fldChar w:fldCharType="separate"/>
            </w:r>
            <w:r>
              <w:rPr>
                <w:noProof/>
                <w:webHidden/>
              </w:rPr>
              <w:t>53</w:t>
            </w:r>
            <w:r>
              <w:rPr>
                <w:noProof/>
                <w:webHidden/>
              </w:rPr>
              <w:fldChar w:fldCharType="end"/>
            </w:r>
          </w:hyperlink>
        </w:p>
        <w:p w:rsidR="00144555" w:rsidRDefault="00144555" w14:paraId="24FE0E77" w14:textId="4BB742F4">
          <w:pPr>
            <w:pStyle w:val="TOC2"/>
            <w:tabs>
              <w:tab w:val="left" w:pos="960"/>
              <w:tab w:val="right" w:leader="dot" w:pos="9016"/>
            </w:tabs>
            <w:rPr>
              <w:rFonts w:asciiTheme="minorHAnsi" w:hAnsiTheme="minorHAnsi"/>
              <w:noProof/>
              <w:sz w:val="24"/>
            </w:rPr>
          </w:pPr>
          <w:hyperlink w:history="1" w:anchor="_Toc231625446">
            <w:r w:rsidRPr="00604263">
              <w:rPr>
                <w:rStyle w:val="Hyperlink"/>
                <w:noProof/>
              </w:rPr>
              <w:t>6.5</w:t>
            </w:r>
            <w:r>
              <w:rPr>
                <w:rFonts w:asciiTheme="minorHAnsi" w:hAnsiTheme="minorHAnsi"/>
                <w:noProof/>
                <w:sz w:val="24"/>
              </w:rPr>
              <w:tab/>
            </w:r>
            <w:r w:rsidRPr="00604263">
              <w:rPr>
                <w:rStyle w:val="Hyperlink"/>
                <w:noProof/>
              </w:rPr>
              <w:t>Case Linkage and Closure</w:t>
            </w:r>
            <w:r>
              <w:rPr>
                <w:noProof/>
                <w:webHidden/>
              </w:rPr>
              <w:tab/>
            </w:r>
            <w:r>
              <w:rPr>
                <w:noProof/>
                <w:webHidden/>
              </w:rPr>
              <w:fldChar w:fldCharType="begin"/>
            </w:r>
            <w:r>
              <w:rPr>
                <w:noProof/>
                <w:webHidden/>
              </w:rPr>
              <w:instrText xml:space="preserve"> PAGEREF _Toc231625446 \h </w:instrText>
            </w:r>
            <w:r>
              <w:rPr>
                <w:noProof/>
                <w:webHidden/>
              </w:rPr>
            </w:r>
            <w:r>
              <w:rPr>
                <w:noProof/>
                <w:webHidden/>
              </w:rPr>
              <w:fldChar w:fldCharType="separate"/>
            </w:r>
            <w:r>
              <w:rPr>
                <w:noProof/>
                <w:webHidden/>
              </w:rPr>
              <w:t>53</w:t>
            </w:r>
            <w:r>
              <w:rPr>
                <w:noProof/>
                <w:webHidden/>
              </w:rPr>
              <w:fldChar w:fldCharType="end"/>
            </w:r>
          </w:hyperlink>
        </w:p>
        <w:p w:rsidR="00144555" w:rsidRDefault="00144555" w14:paraId="417DACA5" w14:textId="4FF562A3">
          <w:pPr>
            <w:pStyle w:val="TOC1"/>
            <w:tabs>
              <w:tab w:val="left" w:pos="440"/>
              <w:tab w:val="right" w:leader="dot" w:pos="9016"/>
            </w:tabs>
            <w:rPr>
              <w:rFonts w:asciiTheme="minorHAnsi" w:hAnsiTheme="minorHAnsi"/>
              <w:noProof/>
              <w:sz w:val="24"/>
            </w:rPr>
          </w:pPr>
          <w:hyperlink w:history="1" w:anchor="_Toc231625447">
            <w:r w:rsidRPr="00604263">
              <w:rPr>
                <w:rStyle w:val="Hyperlink"/>
                <w:noProof/>
              </w:rPr>
              <w:t>7.</w:t>
            </w:r>
            <w:r>
              <w:rPr>
                <w:rFonts w:asciiTheme="minorHAnsi" w:hAnsiTheme="minorHAnsi"/>
                <w:noProof/>
                <w:sz w:val="24"/>
              </w:rPr>
              <w:tab/>
            </w:r>
            <w:r w:rsidRPr="00604263">
              <w:rPr>
                <w:rStyle w:val="Hyperlink"/>
                <w:noProof/>
              </w:rPr>
              <w:t>Task Management Module</w:t>
            </w:r>
            <w:r>
              <w:rPr>
                <w:noProof/>
                <w:webHidden/>
              </w:rPr>
              <w:tab/>
            </w:r>
            <w:r>
              <w:rPr>
                <w:noProof/>
                <w:webHidden/>
              </w:rPr>
              <w:fldChar w:fldCharType="begin"/>
            </w:r>
            <w:r>
              <w:rPr>
                <w:noProof/>
                <w:webHidden/>
              </w:rPr>
              <w:instrText xml:space="preserve"> PAGEREF _Toc231625447 \h </w:instrText>
            </w:r>
            <w:r>
              <w:rPr>
                <w:noProof/>
                <w:webHidden/>
              </w:rPr>
            </w:r>
            <w:r>
              <w:rPr>
                <w:noProof/>
                <w:webHidden/>
              </w:rPr>
              <w:fldChar w:fldCharType="separate"/>
            </w:r>
            <w:r>
              <w:rPr>
                <w:noProof/>
                <w:webHidden/>
              </w:rPr>
              <w:t>54</w:t>
            </w:r>
            <w:r>
              <w:rPr>
                <w:noProof/>
                <w:webHidden/>
              </w:rPr>
              <w:fldChar w:fldCharType="end"/>
            </w:r>
          </w:hyperlink>
        </w:p>
        <w:p w:rsidR="00144555" w:rsidRDefault="00144555" w14:paraId="0D54FF60" w14:textId="10B735C9">
          <w:pPr>
            <w:pStyle w:val="TOC2"/>
            <w:tabs>
              <w:tab w:val="left" w:pos="960"/>
              <w:tab w:val="right" w:leader="dot" w:pos="9016"/>
            </w:tabs>
            <w:rPr>
              <w:rFonts w:asciiTheme="minorHAnsi" w:hAnsiTheme="minorHAnsi"/>
              <w:noProof/>
              <w:sz w:val="24"/>
            </w:rPr>
          </w:pPr>
          <w:hyperlink w:history="1" w:anchor="_Toc231625448">
            <w:r w:rsidRPr="00604263">
              <w:rPr>
                <w:rStyle w:val="Hyperlink"/>
                <w:noProof/>
              </w:rPr>
              <w:t>7.1</w:t>
            </w:r>
            <w:r>
              <w:rPr>
                <w:rFonts w:asciiTheme="minorHAnsi" w:hAnsiTheme="minorHAnsi"/>
                <w:noProof/>
                <w:sz w:val="24"/>
              </w:rPr>
              <w:tab/>
            </w:r>
            <w:r w:rsidRPr="00604263">
              <w:rPr>
                <w:rStyle w:val="Hyperlink"/>
                <w:noProof/>
              </w:rPr>
              <w:t>Task Creation</w:t>
            </w:r>
            <w:r>
              <w:rPr>
                <w:noProof/>
                <w:webHidden/>
              </w:rPr>
              <w:tab/>
            </w:r>
            <w:r>
              <w:rPr>
                <w:noProof/>
                <w:webHidden/>
              </w:rPr>
              <w:fldChar w:fldCharType="begin"/>
            </w:r>
            <w:r>
              <w:rPr>
                <w:noProof/>
                <w:webHidden/>
              </w:rPr>
              <w:instrText xml:space="preserve"> PAGEREF _Toc231625448 \h </w:instrText>
            </w:r>
            <w:r>
              <w:rPr>
                <w:noProof/>
                <w:webHidden/>
              </w:rPr>
            </w:r>
            <w:r>
              <w:rPr>
                <w:noProof/>
                <w:webHidden/>
              </w:rPr>
              <w:fldChar w:fldCharType="separate"/>
            </w:r>
            <w:r>
              <w:rPr>
                <w:noProof/>
                <w:webHidden/>
              </w:rPr>
              <w:t>54</w:t>
            </w:r>
            <w:r>
              <w:rPr>
                <w:noProof/>
                <w:webHidden/>
              </w:rPr>
              <w:fldChar w:fldCharType="end"/>
            </w:r>
          </w:hyperlink>
        </w:p>
        <w:p w:rsidR="00144555" w:rsidRDefault="00144555" w14:paraId="10D5B9A7" w14:textId="42271D0F">
          <w:pPr>
            <w:pStyle w:val="TOC3"/>
            <w:tabs>
              <w:tab w:val="left" w:pos="1200"/>
              <w:tab w:val="right" w:leader="dot" w:pos="9016"/>
            </w:tabs>
            <w:rPr>
              <w:rFonts w:asciiTheme="minorHAnsi" w:hAnsiTheme="minorHAnsi"/>
              <w:noProof/>
              <w:sz w:val="24"/>
            </w:rPr>
          </w:pPr>
          <w:hyperlink w:history="1" w:anchor="_Toc231625449">
            <w:r w:rsidRPr="00604263">
              <w:rPr>
                <w:rStyle w:val="Hyperlink"/>
                <w:noProof/>
              </w:rPr>
              <w:t>7.1.1</w:t>
            </w:r>
            <w:r>
              <w:rPr>
                <w:rFonts w:asciiTheme="minorHAnsi" w:hAnsiTheme="minorHAnsi"/>
                <w:noProof/>
                <w:sz w:val="24"/>
              </w:rPr>
              <w:tab/>
            </w:r>
            <w:r w:rsidRPr="00604263">
              <w:rPr>
                <w:rStyle w:val="Hyperlink"/>
                <w:noProof/>
              </w:rPr>
              <w:t>Requirements</w:t>
            </w:r>
            <w:r>
              <w:rPr>
                <w:noProof/>
                <w:webHidden/>
              </w:rPr>
              <w:tab/>
            </w:r>
            <w:r>
              <w:rPr>
                <w:noProof/>
                <w:webHidden/>
              </w:rPr>
              <w:fldChar w:fldCharType="begin"/>
            </w:r>
            <w:r>
              <w:rPr>
                <w:noProof/>
                <w:webHidden/>
              </w:rPr>
              <w:instrText xml:space="preserve"> PAGEREF _Toc231625449 \h </w:instrText>
            </w:r>
            <w:r>
              <w:rPr>
                <w:noProof/>
                <w:webHidden/>
              </w:rPr>
            </w:r>
            <w:r>
              <w:rPr>
                <w:noProof/>
                <w:webHidden/>
              </w:rPr>
              <w:fldChar w:fldCharType="separate"/>
            </w:r>
            <w:r>
              <w:rPr>
                <w:noProof/>
                <w:webHidden/>
              </w:rPr>
              <w:t>54</w:t>
            </w:r>
            <w:r>
              <w:rPr>
                <w:noProof/>
                <w:webHidden/>
              </w:rPr>
              <w:fldChar w:fldCharType="end"/>
            </w:r>
          </w:hyperlink>
        </w:p>
        <w:p w:rsidR="00144555" w:rsidRDefault="00144555" w14:paraId="724002D9" w14:textId="20ADEAF7">
          <w:pPr>
            <w:pStyle w:val="TOC3"/>
            <w:tabs>
              <w:tab w:val="left" w:pos="1200"/>
              <w:tab w:val="right" w:leader="dot" w:pos="9016"/>
            </w:tabs>
            <w:rPr>
              <w:rFonts w:asciiTheme="minorHAnsi" w:hAnsiTheme="minorHAnsi"/>
              <w:noProof/>
              <w:sz w:val="24"/>
            </w:rPr>
          </w:pPr>
          <w:hyperlink w:history="1" w:anchor="_Toc231625450">
            <w:r w:rsidRPr="00604263">
              <w:rPr>
                <w:rStyle w:val="Hyperlink"/>
                <w:noProof/>
              </w:rPr>
              <w:t>7.1.2</w:t>
            </w:r>
            <w:r>
              <w:rPr>
                <w:rFonts w:asciiTheme="minorHAnsi" w:hAnsiTheme="minorHAnsi"/>
                <w:noProof/>
                <w:sz w:val="24"/>
              </w:rPr>
              <w:tab/>
            </w:r>
            <w:r w:rsidRPr="00604263">
              <w:rPr>
                <w:rStyle w:val="Hyperlink"/>
                <w:noProof/>
              </w:rPr>
              <w:t>Task Field Design</w:t>
            </w:r>
            <w:r>
              <w:rPr>
                <w:noProof/>
                <w:webHidden/>
              </w:rPr>
              <w:tab/>
            </w:r>
            <w:r>
              <w:rPr>
                <w:noProof/>
                <w:webHidden/>
              </w:rPr>
              <w:fldChar w:fldCharType="begin"/>
            </w:r>
            <w:r>
              <w:rPr>
                <w:noProof/>
                <w:webHidden/>
              </w:rPr>
              <w:instrText xml:space="preserve"> PAGEREF _Toc231625450 \h </w:instrText>
            </w:r>
            <w:r>
              <w:rPr>
                <w:noProof/>
                <w:webHidden/>
              </w:rPr>
            </w:r>
            <w:r>
              <w:rPr>
                <w:noProof/>
                <w:webHidden/>
              </w:rPr>
              <w:fldChar w:fldCharType="separate"/>
            </w:r>
            <w:r>
              <w:rPr>
                <w:noProof/>
                <w:webHidden/>
              </w:rPr>
              <w:t>54</w:t>
            </w:r>
            <w:r>
              <w:rPr>
                <w:noProof/>
                <w:webHidden/>
              </w:rPr>
              <w:fldChar w:fldCharType="end"/>
            </w:r>
          </w:hyperlink>
        </w:p>
        <w:p w:rsidR="00144555" w:rsidRDefault="00144555" w14:paraId="1CBA2E1A" w14:textId="0174B9BE">
          <w:pPr>
            <w:pStyle w:val="TOC2"/>
            <w:tabs>
              <w:tab w:val="left" w:pos="960"/>
              <w:tab w:val="right" w:leader="dot" w:pos="9016"/>
            </w:tabs>
            <w:rPr>
              <w:rFonts w:asciiTheme="minorHAnsi" w:hAnsiTheme="minorHAnsi"/>
              <w:noProof/>
              <w:sz w:val="24"/>
            </w:rPr>
          </w:pPr>
          <w:hyperlink w:history="1" w:anchor="_Toc231625451">
            <w:r w:rsidRPr="00604263">
              <w:rPr>
                <w:rStyle w:val="Hyperlink"/>
                <w:noProof/>
              </w:rPr>
              <w:t>7.2</w:t>
            </w:r>
            <w:r>
              <w:rPr>
                <w:rFonts w:asciiTheme="minorHAnsi" w:hAnsiTheme="minorHAnsi"/>
                <w:noProof/>
                <w:sz w:val="24"/>
              </w:rPr>
              <w:tab/>
            </w:r>
            <w:r w:rsidRPr="00604263">
              <w:rPr>
                <w:rStyle w:val="Hyperlink"/>
                <w:noProof/>
              </w:rPr>
              <w:t>Task Assignment and Notifications</w:t>
            </w:r>
            <w:r>
              <w:rPr>
                <w:noProof/>
                <w:webHidden/>
              </w:rPr>
              <w:tab/>
            </w:r>
            <w:r>
              <w:rPr>
                <w:noProof/>
                <w:webHidden/>
              </w:rPr>
              <w:fldChar w:fldCharType="begin"/>
            </w:r>
            <w:r>
              <w:rPr>
                <w:noProof/>
                <w:webHidden/>
              </w:rPr>
              <w:instrText xml:space="preserve"> PAGEREF _Toc231625451 \h </w:instrText>
            </w:r>
            <w:r>
              <w:rPr>
                <w:noProof/>
                <w:webHidden/>
              </w:rPr>
            </w:r>
            <w:r>
              <w:rPr>
                <w:noProof/>
                <w:webHidden/>
              </w:rPr>
              <w:fldChar w:fldCharType="separate"/>
            </w:r>
            <w:r>
              <w:rPr>
                <w:noProof/>
                <w:webHidden/>
              </w:rPr>
              <w:t>55</w:t>
            </w:r>
            <w:r>
              <w:rPr>
                <w:noProof/>
                <w:webHidden/>
              </w:rPr>
              <w:fldChar w:fldCharType="end"/>
            </w:r>
          </w:hyperlink>
        </w:p>
        <w:p w:rsidR="00144555" w:rsidRDefault="00144555" w14:paraId="2D876B3F" w14:textId="6AEBDECC">
          <w:pPr>
            <w:pStyle w:val="TOC2"/>
            <w:tabs>
              <w:tab w:val="left" w:pos="960"/>
              <w:tab w:val="right" w:leader="dot" w:pos="9016"/>
            </w:tabs>
            <w:rPr>
              <w:rFonts w:asciiTheme="minorHAnsi" w:hAnsiTheme="minorHAnsi"/>
              <w:noProof/>
              <w:sz w:val="24"/>
            </w:rPr>
          </w:pPr>
          <w:hyperlink w:history="1" w:anchor="_Toc231625452">
            <w:r w:rsidRPr="00604263">
              <w:rPr>
                <w:rStyle w:val="Hyperlink"/>
                <w:noProof/>
              </w:rPr>
              <w:t>7.3</w:t>
            </w:r>
            <w:r>
              <w:rPr>
                <w:rFonts w:asciiTheme="minorHAnsi" w:hAnsiTheme="minorHAnsi"/>
                <w:noProof/>
                <w:sz w:val="24"/>
              </w:rPr>
              <w:tab/>
            </w:r>
            <w:r w:rsidRPr="00604263">
              <w:rPr>
                <w:rStyle w:val="Hyperlink"/>
                <w:noProof/>
              </w:rPr>
              <w:t>Task Process</w:t>
            </w:r>
            <w:r>
              <w:rPr>
                <w:noProof/>
                <w:webHidden/>
              </w:rPr>
              <w:tab/>
            </w:r>
            <w:r>
              <w:rPr>
                <w:noProof/>
                <w:webHidden/>
              </w:rPr>
              <w:fldChar w:fldCharType="begin"/>
            </w:r>
            <w:r>
              <w:rPr>
                <w:noProof/>
                <w:webHidden/>
              </w:rPr>
              <w:instrText xml:space="preserve"> PAGEREF _Toc231625452 \h </w:instrText>
            </w:r>
            <w:r>
              <w:rPr>
                <w:noProof/>
                <w:webHidden/>
              </w:rPr>
            </w:r>
            <w:r>
              <w:rPr>
                <w:noProof/>
                <w:webHidden/>
              </w:rPr>
              <w:fldChar w:fldCharType="separate"/>
            </w:r>
            <w:r>
              <w:rPr>
                <w:noProof/>
                <w:webHidden/>
              </w:rPr>
              <w:t>56</w:t>
            </w:r>
            <w:r>
              <w:rPr>
                <w:noProof/>
                <w:webHidden/>
              </w:rPr>
              <w:fldChar w:fldCharType="end"/>
            </w:r>
          </w:hyperlink>
        </w:p>
        <w:p w:rsidR="00144555" w:rsidRDefault="00144555" w14:paraId="3F2A1485" w14:textId="25325A8B">
          <w:pPr>
            <w:pStyle w:val="TOC3"/>
            <w:tabs>
              <w:tab w:val="left" w:pos="1200"/>
              <w:tab w:val="right" w:leader="dot" w:pos="9016"/>
            </w:tabs>
            <w:rPr>
              <w:rFonts w:asciiTheme="minorHAnsi" w:hAnsiTheme="minorHAnsi"/>
              <w:noProof/>
              <w:sz w:val="24"/>
            </w:rPr>
          </w:pPr>
          <w:hyperlink w:history="1" w:anchor="_Toc231625453">
            <w:r w:rsidRPr="00604263">
              <w:rPr>
                <w:rStyle w:val="Hyperlink"/>
                <w:noProof/>
              </w:rPr>
              <w:t>7.3.1</w:t>
            </w:r>
            <w:r>
              <w:rPr>
                <w:rFonts w:asciiTheme="minorHAnsi" w:hAnsiTheme="minorHAnsi"/>
                <w:noProof/>
                <w:sz w:val="24"/>
              </w:rPr>
              <w:tab/>
            </w:r>
            <w:r w:rsidRPr="00604263">
              <w:rPr>
                <w:rStyle w:val="Hyperlink"/>
                <w:noProof/>
              </w:rPr>
              <w:t>Requirements</w:t>
            </w:r>
            <w:r>
              <w:rPr>
                <w:noProof/>
                <w:webHidden/>
              </w:rPr>
              <w:tab/>
            </w:r>
            <w:r>
              <w:rPr>
                <w:noProof/>
                <w:webHidden/>
              </w:rPr>
              <w:fldChar w:fldCharType="begin"/>
            </w:r>
            <w:r>
              <w:rPr>
                <w:noProof/>
                <w:webHidden/>
              </w:rPr>
              <w:instrText xml:space="preserve"> PAGEREF _Toc231625453 \h </w:instrText>
            </w:r>
            <w:r>
              <w:rPr>
                <w:noProof/>
                <w:webHidden/>
              </w:rPr>
            </w:r>
            <w:r>
              <w:rPr>
                <w:noProof/>
                <w:webHidden/>
              </w:rPr>
              <w:fldChar w:fldCharType="separate"/>
            </w:r>
            <w:r>
              <w:rPr>
                <w:noProof/>
                <w:webHidden/>
              </w:rPr>
              <w:t>56</w:t>
            </w:r>
            <w:r>
              <w:rPr>
                <w:noProof/>
                <w:webHidden/>
              </w:rPr>
              <w:fldChar w:fldCharType="end"/>
            </w:r>
          </w:hyperlink>
        </w:p>
        <w:p w:rsidR="00144555" w:rsidRDefault="00144555" w14:paraId="4C621AD7" w14:textId="7833CDD0">
          <w:pPr>
            <w:pStyle w:val="TOC3"/>
            <w:tabs>
              <w:tab w:val="left" w:pos="1200"/>
              <w:tab w:val="right" w:leader="dot" w:pos="9016"/>
            </w:tabs>
            <w:rPr>
              <w:rFonts w:asciiTheme="minorHAnsi" w:hAnsiTheme="minorHAnsi"/>
              <w:noProof/>
              <w:sz w:val="24"/>
            </w:rPr>
          </w:pPr>
          <w:hyperlink w:history="1" w:anchor="_Toc231625454">
            <w:r w:rsidRPr="00604263">
              <w:rPr>
                <w:rStyle w:val="Hyperlink"/>
                <w:noProof/>
              </w:rPr>
              <w:t>7.3.2</w:t>
            </w:r>
            <w:r>
              <w:rPr>
                <w:rFonts w:asciiTheme="minorHAnsi" w:hAnsiTheme="minorHAnsi"/>
                <w:noProof/>
                <w:sz w:val="24"/>
              </w:rPr>
              <w:tab/>
            </w:r>
            <w:r w:rsidRPr="00604263">
              <w:rPr>
                <w:rStyle w:val="Hyperlink"/>
                <w:noProof/>
              </w:rPr>
              <w:t>Task Statuses</w:t>
            </w:r>
            <w:r>
              <w:rPr>
                <w:noProof/>
                <w:webHidden/>
              </w:rPr>
              <w:tab/>
            </w:r>
            <w:r>
              <w:rPr>
                <w:noProof/>
                <w:webHidden/>
              </w:rPr>
              <w:fldChar w:fldCharType="begin"/>
            </w:r>
            <w:r>
              <w:rPr>
                <w:noProof/>
                <w:webHidden/>
              </w:rPr>
              <w:instrText xml:space="preserve"> PAGEREF _Toc231625454 \h </w:instrText>
            </w:r>
            <w:r>
              <w:rPr>
                <w:noProof/>
                <w:webHidden/>
              </w:rPr>
            </w:r>
            <w:r>
              <w:rPr>
                <w:noProof/>
                <w:webHidden/>
              </w:rPr>
              <w:fldChar w:fldCharType="separate"/>
            </w:r>
            <w:r>
              <w:rPr>
                <w:noProof/>
                <w:webHidden/>
              </w:rPr>
              <w:t>56</w:t>
            </w:r>
            <w:r>
              <w:rPr>
                <w:noProof/>
                <w:webHidden/>
              </w:rPr>
              <w:fldChar w:fldCharType="end"/>
            </w:r>
          </w:hyperlink>
        </w:p>
        <w:p w:rsidR="00144555" w:rsidRDefault="00144555" w14:paraId="6AAC92DA" w14:textId="1C127424">
          <w:pPr>
            <w:pStyle w:val="TOC3"/>
            <w:tabs>
              <w:tab w:val="left" w:pos="1200"/>
              <w:tab w:val="right" w:leader="dot" w:pos="9016"/>
            </w:tabs>
            <w:rPr>
              <w:rFonts w:asciiTheme="minorHAnsi" w:hAnsiTheme="minorHAnsi"/>
              <w:noProof/>
              <w:sz w:val="24"/>
            </w:rPr>
          </w:pPr>
          <w:hyperlink w:history="1" w:anchor="_Toc231625455">
            <w:r w:rsidRPr="00604263">
              <w:rPr>
                <w:rStyle w:val="Hyperlink"/>
                <w:noProof/>
              </w:rPr>
              <w:t>7.3.3</w:t>
            </w:r>
            <w:r>
              <w:rPr>
                <w:rFonts w:asciiTheme="minorHAnsi" w:hAnsiTheme="minorHAnsi"/>
                <w:noProof/>
                <w:sz w:val="24"/>
              </w:rPr>
              <w:tab/>
            </w:r>
            <w:r w:rsidRPr="00604263">
              <w:rPr>
                <w:rStyle w:val="Hyperlink"/>
                <w:noProof/>
              </w:rPr>
              <w:t>High-Level Task Process Flow</w:t>
            </w:r>
            <w:r>
              <w:rPr>
                <w:noProof/>
                <w:webHidden/>
              </w:rPr>
              <w:tab/>
            </w:r>
            <w:r>
              <w:rPr>
                <w:noProof/>
                <w:webHidden/>
              </w:rPr>
              <w:fldChar w:fldCharType="begin"/>
            </w:r>
            <w:r>
              <w:rPr>
                <w:noProof/>
                <w:webHidden/>
              </w:rPr>
              <w:instrText xml:space="preserve"> PAGEREF _Toc231625455 \h </w:instrText>
            </w:r>
            <w:r>
              <w:rPr>
                <w:noProof/>
                <w:webHidden/>
              </w:rPr>
            </w:r>
            <w:r>
              <w:rPr>
                <w:noProof/>
                <w:webHidden/>
              </w:rPr>
              <w:fldChar w:fldCharType="separate"/>
            </w:r>
            <w:r>
              <w:rPr>
                <w:noProof/>
                <w:webHidden/>
              </w:rPr>
              <w:t>58</w:t>
            </w:r>
            <w:r>
              <w:rPr>
                <w:noProof/>
                <w:webHidden/>
              </w:rPr>
              <w:fldChar w:fldCharType="end"/>
            </w:r>
          </w:hyperlink>
        </w:p>
        <w:p w:rsidR="00144555" w:rsidRDefault="00144555" w14:paraId="798AB2D9" w14:textId="5796978C">
          <w:pPr>
            <w:pStyle w:val="TOC1"/>
            <w:tabs>
              <w:tab w:val="left" w:pos="440"/>
              <w:tab w:val="right" w:leader="dot" w:pos="9016"/>
            </w:tabs>
            <w:rPr>
              <w:rFonts w:asciiTheme="minorHAnsi" w:hAnsiTheme="minorHAnsi"/>
              <w:noProof/>
              <w:sz w:val="24"/>
            </w:rPr>
          </w:pPr>
          <w:hyperlink w:history="1" w:anchor="_Toc231625456">
            <w:r w:rsidRPr="00604263">
              <w:rPr>
                <w:rStyle w:val="Hyperlink"/>
                <w:noProof/>
              </w:rPr>
              <w:t>8.</w:t>
            </w:r>
            <w:r>
              <w:rPr>
                <w:rFonts w:asciiTheme="minorHAnsi" w:hAnsiTheme="minorHAnsi"/>
                <w:noProof/>
                <w:sz w:val="24"/>
              </w:rPr>
              <w:tab/>
            </w:r>
            <w:r w:rsidRPr="00604263">
              <w:rPr>
                <w:rStyle w:val="Hyperlink"/>
                <w:noProof/>
              </w:rPr>
              <w:t>e-Diary Module</w:t>
            </w:r>
            <w:r>
              <w:rPr>
                <w:noProof/>
                <w:webHidden/>
              </w:rPr>
              <w:tab/>
            </w:r>
            <w:r>
              <w:rPr>
                <w:noProof/>
                <w:webHidden/>
              </w:rPr>
              <w:fldChar w:fldCharType="begin"/>
            </w:r>
            <w:r>
              <w:rPr>
                <w:noProof/>
                <w:webHidden/>
              </w:rPr>
              <w:instrText xml:space="preserve"> PAGEREF _Toc231625456 \h </w:instrText>
            </w:r>
            <w:r>
              <w:rPr>
                <w:noProof/>
                <w:webHidden/>
              </w:rPr>
            </w:r>
            <w:r>
              <w:rPr>
                <w:noProof/>
                <w:webHidden/>
              </w:rPr>
              <w:fldChar w:fldCharType="separate"/>
            </w:r>
            <w:r>
              <w:rPr>
                <w:noProof/>
                <w:webHidden/>
              </w:rPr>
              <w:t>59</w:t>
            </w:r>
            <w:r>
              <w:rPr>
                <w:noProof/>
                <w:webHidden/>
              </w:rPr>
              <w:fldChar w:fldCharType="end"/>
            </w:r>
          </w:hyperlink>
        </w:p>
        <w:p w:rsidR="00144555" w:rsidRDefault="00144555" w14:paraId="58FC201F" w14:textId="1B168FDF">
          <w:pPr>
            <w:pStyle w:val="TOC2"/>
            <w:tabs>
              <w:tab w:val="left" w:pos="960"/>
              <w:tab w:val="right" w:leader="dot" w:pos="9016"/>
            </w:tabs>
            <w:rPr>
              <w:rFonts w:asciiTheme="minorHAnsi" w:hAnsiTheme="minorHAnsi"/>
              <w:noProof/>
              <w:sz w:val="24"/>
            </w:rPr>
          </w:pPr>
          <w:hyperlink w:history="1" w:anchor="_Toc231625457">
            <w:r w:rsidRPr="00604263">
              <w:rPr>
                <w:rStyle w:val="Hyperlink"/>
                <w:noProof/>
              </w:rPr>
              <w:t>8.1</w:t>
            </w:r>
            <w:r>
              <w:rPr>
                <w:rFonts w:asciiTheme="minorHAnsi" w:hAnsiTheme="minorHAnsi"/>
                <w:noProof/>
                <w:sz w:val="24"/>
              </w:rPr>
              <w:tab/>
            </w:r>
            <w:r w:rsidRPr="00604263">
              <w:rPr>
                <w:rStyle w:val="Hyperlink"/>
                <w:noProof/>
              </w:rPr>
              <w:t>Requirements</w:t>
            </w:r>
            <w:r>
              <w:rPr>
                <w:noProof/>
                <w:webHidden/>
              </w:rPr>
              <w:tab/>
            </w:r>
            <w:r>
              <w:rPr>
                <w:noProof/>
                <w:webHidden/>
              </w:rPr>
              <w:fldChar w:fldCharType="begin"/>
            </w:r>
            <w:r>
              <w:rPr>
                <w:noProof/>
                <w:webHidden/>
              </w:rPr>
              <w:instrText xml:space="preserve"> PAGEREF _Toc231625457 \h </w:instrText>
            </w:r>
            <w:r>
              <w:rPr>
                <w:noProof/>
                <w:webHidden/>
              </w:rPr>
            </w:r>
            <w:r>
              <w:rPr>
                <w:noProof/>
                <w:webHidden/>
              </w:rPr>
              <w:fldChar w:fldCharType="separate"/>
            </w:r>
            <w:r>
              <w:rPr>
                <w:noProof/>
                <w:webHidden/>
              </w:rPr>
              <w:t>59</w:t>
            </w:r>
            <w:r>
              <w:rPr>
                <w:noProof/>
                <w:webHidden/>
              </w:rPr>
              <w:fldChar w:fldCharType="end"/>
            </w:r>
          </w:hyperlink>
        </w:p>
        <w:p w:rsidR="00144555" w:rsidRDefault="00144555" w14:paraId="5B6937AD" w14:textId="700E008C">
          <w:pPr>
            <w:pStyle w:val="TOC2"/>
            <w:tabs>
              <w:tab w:val="left" w:pos="960"/>
              <w:tab w:val="right" w:leader="dot" w:pos="9016"/>
            </w:tabs>
            <w:rPr>
              <w:rFonts w:asciiTheme="minorHAnsi" w:hAnsiTheme="minorHAnsi"/>
              <w:noProof/>
              <w:sz w:val="24"/>
            </w:rPr>
          </w:pPr>
          <w:hyperlink w:history="1" w:anchor="_Toc231625458">
            <w:r w:rsidRPr="00604263">
              <w:rPr>
                <w:rStyle w:val="Hyperlink"/>
                <w:noProof/>
              </w:rPr>
              <w:t>8.2</w:t>
            </w:r>
            <w:r>
              <w:rPr>
                <w:rFonts w:asciiTheme="minorHAnsi" w:hAnsiTheme="minorHAnsi"/>
                <w:noProof/>
                <w:sz w:val="24"/>
              </w:rPr>
              <w:tab/>
            </w:r>
            <w:r w:rsidRPr="00604263">
              <w:rPr>
                <w:rStyle w:val="Hyperlink"/>
                <w:noProof/>
              </w:rPr>
              <w:t xml:space="preserve"> e-Diary Field Design</w:t>
            </w:r>
            <w:r>
              <w:rPr>
                <w:noProof/>
                <w:webHidden/>
              </w:rPr>
              <w:tab/>
            </w:r>
            <w:r>
              <w:rPr>
                <w:noProof/>
                <w:webHidden/>
              </w:rPr>
              <w:fldChar w:fldCharType="begin"/>
            </w:r>
            <w:r>
              <w:rPr>
                <w:noProof/>
                <w:webHidden/>
              </w:rPr>
              <w:instrText xml:space="preserve"> PAGEREF _Toc231625458 \h </w:instrText>
            </w:r>
            <w:r>
              <w:rPr>
                <w:noProof/>
                <w:webHidden/>
              </w:rPr>
            </w:r>
            <w:r>
              <w:rPr>
                <w:noProof/>
                <w:webHidden/>
              </w:rPr>
              <w:fldChar w:fldCharType="separate"/>
            </w:r>
            <w:r>
              <w:rPr>
                <w:noProof/>
                <w:webHidden/>
              </w:rPr>
              <w:t>59</w:t>
            </w:r>
            <w:r>
              <w:rPr>
                <w:noProof/>
                <w:webHidden/>
              </w:rPr>
              <w:fldChar w:fldCharType="end"/>
            </w:r>
          </w:hyperlink>
        </w:p>
        <w:p w:rsidR="00144555" w:rsidRDefault="00144555" w14:paraId="6E89CFB2" w14:textId="4EF890FA">
          <w:pPr>
            <w:pStyle w:val="TOC2"/>
            <w:tabs>
              <w:tab w:val="left" w:pos="960"/>
              <w:tab w:val="right" w:leader="dot" w:pos="9016"/>
            </w:tabs>
            <w:rPr>
              <w:rFonts w:asciiTheme="minorHAnsi" w:hAnsiTheme="minorHAnsi"/>
              <w:noProof/>
              <w:sz w:val="24"/>
            </w:rPr>
          </w:pPr>
          <w:hyperlink w:history="1" w:anchor="_Toc231625459">
            <w:r w:rsidRPr="00604263">
              <w:rPr>
                <w:rStyle w:val="Hyperlink"/>
                <w:noProof/>
              </w:rPr>
              <w:t>8.3</w:t>
            </w:r>
            <w:r>
              <w:rPr>
                <w:rFonts w:asciiTheme="minorHAnsi" w:hAnsiTheme="minorHAnsi"/>
                <w:noProof/>
                <w:sz w:val="24"/>
              </w:rPr>
              <w:tab/>
            </w:r>
            <w:r w:rsidRPr="00604263">
              <w:rPr>
                <w:rStyle w:val="Hyperlink"/>
                <w:noProof/>
              </w:rPr>
              <w:t>E-Diary Creation</w:t>
            </w:r>
            <w:r>
              <w:rPr>
                <w:noProof/>
                <w:webHidden/>
              </w:rPr>
              <w:tab/>
            </w:r>
            <w:r>
              <w:rPr>
                <w:noProof/>
                <w:webHidden/>
              </w:rPr>
              <w:fldChar w:fldCharType="begin"/>
            </w:r>
            <w:r>
              <w:rPr>
                <w:noProof/>
                <w:webHidden/>
              </w:rPr>
              <w:instrText xml:space="preserve"> PAGEREF _Toc231625459 \h </w:instrText>
            </w:r>
            <w:r>
              <w:rPr>
                <w:noProof/>
                <w:webHidden/>
              </w:rPr>
            </w:r>
            <w:r>
              <w:rPr>
                <w:noProof/>
                <w:webHidden/>
              </w:rPr>
              <w:fldChar w:fldCharType="separate"/>
            </w:r>
            <w:r>
              <w:rPr>
                <w:noProof/>
                <w:webHidden/>
              </w:rPr>
              <w:t>60</w:t>
            </w:r>
            <w:r>
              <w:rPr>
                <w:noProof/>
                <w:webHidden/>
              </w:rPr>
              <w:fldChar w:fldCharType="end"/>
            </w:r>
          </w:hyperlink>
        </w:p>
        <w:p w:rsidR="00144555" w:rsidRDefault="00144555" w14:paraId="37F1D66D" w14:textId="6A194A4B">
          <w:pPr>
            <w:pStyle w:val="TOC2"/>
            <w:tabs>
              <w:tab w:val="left" w:pos="960"/>
              <w:tab w:val="right" w:leader="dot" w:pos="9016"/>
            </w:tabs>
            <w:rPr>
              <w:rFonts w:asciiTheme="minorHAnsi" w:hAnsiTheme="minorHAnsi"/>
              <w:noProof/>
              <w:sz w:val="24"/>
            </w:rPr>
          </w:pPr>
          <w:hyperlink w:history="1" w:anchor="_Toc231625460">
            <w:r w:rsidRPr="00604263">
              <w:rPr>
                <w:rStyle w:val="Hyperlink"/>
                <w:noProof/>
              </w:rPr>
              <w:t>8.4</w:t>
            </w:r>
            <w:r>
              <w:rPr>
                <w:rFonts w:asciiTheme="minorHAnsi" w:hAnsiTheme="minorHAnsi"/>
                <w:noProof/>
                <w:sz w:val="24"/>
              </w:rPr>
              <w:tab/>
            </w:r>
            <w:r w:rsidRPr="00604263">
              <w:rPr>
                <w:rStyle w:val="Hyperlink"/>
                <w:noProof/>
              </w:rPr>
              <w:t>Retrieval and Filtering</w:t>
            </w:r>
            <w:r>
              <w:rPr>
                <w:noProof/>
                <w:webHidden/>
              </w:rPr>
              <w:tab/>
            </w:r>
            <w:r>
              <w:rPr>
                <w:noProof/>
                <w:webHidden/>
              </w:rPr>
              <w:fldChar w:fldCharType="begin"/>
            </w:r>
            <w:r>
              <w:rPr>
                <w:noProof/>
                <w:webHidden/>
              </w:rPr>
              <w:instrText xml:space="preserve"> PAGEREF _Toc231625460 \h </w:instrText>
            </w:r>
            <w:r>
              <w:rPr>
                <w:noProof/>
                <w:webHidden/>
              </w:rPr>
            </w:r>
            <w:r>
              <w:rPr>
                <w:noProof/>
                <w:webHidden/>
              </w:rPr>
              <w:fldChar w:fldCharType="separate"/>
            </w:r>
            <w:r>
              <w:rPr>
                <w:noProof/>
                <w:webHidden/>
              </w:rPr>
              <w:t>60</w:t>
            </w:r>
            <w:r>
              <w:rPr>
                <w:noProof/>
                <w:webHidden/>
              </w:rPr>
              <w:fldChar w:fldCharType="end"/>
            </w:r>
          </w:hyperlink>
        </w:p>
        <w:p w:rsidR="00144555" w:rsidRDefault="00144555" w14:paraId="53BBE9B0" w14:textId="3A0A40E0">
          <w:pPr>
            <w:pStyle w:val="TOC2"/>
            <w:tabs>
              <w:tab w:val="left" w:pos="960"/>
              <w:tab w:val="right" w:leader="dot" w:pos="9016"/>
            </w:tabs>
            <w:rPr>
              <w:rFonts w:asciiTheme="minorHAnsi" w:hAnsiTheme="minorHAnsi"/>
              <w:noProof/>
              <w:sz w:val="24"/>
            </w:rPr>
          </w:pPr>
          <w:hyperlink w:history="1" w:anchor="_Toc231625461">
            <w:r w:rsidRPr="00604263">
              <w:rPr>
                <w:rStyle w:val="Hyperlink"/>
                <w:noProof/>
              </w:rPr>
              <w:t>8.5</w:t>
            </w:r>
            <w:r>
              <w:rPr>
                <w:rFonts w:asciiTheme="minorHAnsi" w:hAnsiTheme="minorHAnsi"/>
                <w:noProof/>
                <w:sz w:val="24"/>
              </w:rPr>
              <w:tab/>
            </w:r>
            <w:r w:rsidRPr="00604263">
              <w:rPr>
                <w:rStyle w:val="Hyperlink"/>
                <w:noProof/>
              </w:rPr>
              <w:t>UCS Integration</w:t>
            </w:r>
            <w:r>
              <w:rPr>
                <w:noProof/>
                <w:webHidden/>
              </w:rPr>
              <w:tab/>
            </w:r>
            <w:r>
              <w:rPr>
                <w:noProof/>
                <w:webHidden/>
              </w:rPr>
              <w:fldChar w:fldCharType="begin"/>
            </w:r>
            <w:r>
              <w:rPr>
                <w:noProof/>
                <w:webHidden/>
              </w:rPr>
              <w:instrText xml:space="preserve"> PAGEREF _Toc231625461 \h </w:instrText>
            </w:r>
            <w:r>
              <w:rPr>
                <w:noProof/>
                <w:webHidden/>
              </w:rPr>
            </w:r>
            <w:r>
              <w:rPr>
                <w:noProof/>
                <w:webHidden/>
              </w:rPr>
              <w:fldChar w:fldCharType="separate"/>
            </w:r>
            <w:r>
              <w:rPr>
                <w:noProof/>
                <w:webHidden/>
              </w:rPr>
              <w:t>60</w:t>
            </w:r>
            <w:r>
              <w:rPr>
                <w:noProof/>
                <w:webHidden/>
              </w:rPr>
              <w:fldChar w:fldCharType="end"/>
            </w:r>
          </w:hyperlink>
        </w:p>
        <w:p w:rsidR="00144555" w:rsidRDefault="00144555" w14:paraId="6B00F9D3" w14:textId="4000E718">
          <w:pPr>
            <w:pStyle w:val="TOC1"/>
            <w:tabs>
              <w:tab w:val="left" w:pos="440"/>
              <w:tab w:val="right" w:leader="dot" w:pos="9016"/>
            </w:tabs>
            <w:rPr>
              <w:rFonts w:asciiTheme="minorHAnsi" w:hAnsiTheme="minorHAnsi"/>
              <w:noProof/>
              <w:sz w:val="24"/>
            </w:rPr>
          </w:pPr>
          <w:hyperlink w:history="1" w:anchor="_Toc231625462">
            <w:r w:rsidRPr="00604263">
              <w:rPr>
                <w:rStyle w:val="Hyperlink"/>
                <w:noProof/>
              </w:rPr>
              <w:t>9.</w:t>
            </w:r>
            <w:r>
              <w:rPr>
                <w:rFonts w:asciiTheme="minorHAnsi" w:hAnsiTheme="minorHAnsi"/>
                <w:noProof/>
                <w:sz w:val="24"/>
              </w:rPr>
              <w:tab/>
            </w:r>
            <w:r w:rsidRPr="00604263">
              <w:rPr>
                <w:rStyle w:val="Hyperlink"/>
                <w:noProof/>
              </w:rPr>
              <w:t>Broadcast and Notification Framework</w:t>
            </w:r>
            <w:r>
              <w:rPr>
                <w:noProof/>
                <w:webHidden/>
              </w:rPr>
              <w:tab/>
            </w:r>
            <w:r>
              <w:rPr>
                <w:noProof/>
                <w:webHidden/>
              </w:rPr>
              <w:fldChar w:fldCharType="begin"/>
            </w:r>
            <w:r>
              <w:rPr>
                <w:noProof/>
                <w:webHidden/>
              </w:rPr>
              <w:instrText xml:space="preserve"> PAGEREF _Toc231625462 \h </w:instrText>
            </w:r>
            <w:r>
              <w:rPr>
                <w:noProof/>
                <w:webHidden/>
              </w:rPr>
            </w:r>
            <w:r>
              <w:rPr>
                <w:noProof/>
                <w:webHidden/>
              </w:rPr>
              <w:fldChar w:fldCharType="separate"/>
            </w:r>
            <w:r>
              <w:rPr>
                <w:noProof/>
                <w:webHidden/>
              </w:rPr>
              <w:t>61</w:t>
            </w:r>
            <w:r>
              <w:rPr>
                <w:noProof/>
                <w:webHidden/>
              </w:rPr>
              <w:fldChar w:fldCharType="end"/>
            </w:r>
          </w:hyperlink>
        </w:p>
        <w:p w:rsidR="00144555" w:rsidRDefault="00144555" w14:paraId="1F7CFB48" w14:textId="26F4555A">
          <w:pPr>
            <w:pStyle w:val="TOC2"/>
            <w:tabs>
              <w:tab w:val="left" w:pos="960"/>
              <w:tab w:val="right" w:leader="dot" w:pos="9016"/>
            </w:tabs>
            <w:rPr>
              <w:rFonts w:asciiTheme="minorHAnsi" w:hAnsiTheme="minorHAnsi"/>
              <w:noProof/>
              <w:sz w:val="24"/>
            </w:rPr>
          </w:pPr>
          <w:hyperlink w:history="1" w:anchor="_Toc231625463">
            <w:r w:rsidRPr="00604263">
              <w:rPr>
                <w:rStyle w:val="Hyperlink"/>
                <w:noProof/>
              </w:rPr>
              <w:t>9.1</w:t>
            </w:r>
            <w:r>
              <w:rPr>
                <w:rFonts w:asciiTheme="minorHAnsi" w:hAnsiTheme="minorHAnsi"/>
                <w:noProof/>
                <w:sz w:val="24"/>
              </w:rPr>
              <w:tab/>
            </w:r>
            <w:r w:rsidRPr="00604263">
              <w:rPr>
                <w:rStyle w:val="Hyperlink"/>
                <w:noProof/>
              </w:rPr>
              <w:t>Broadcast Types</w:t>
            </w:r>
            <w:r>
              <w:rPr>
                <w:noProof/>
                <w:webHidden/>
              </w:rPr>
              <w:tab/>
            </w:r>
            <w:r>
              <w:rPr>
                <w:noProof/>
                <w:webHidden/>
              </w:rPr>
              <w:fldChar w:fldCharType="begin"/>
            </w:r>
            <w:r>
              <w:rPr>
                <w:noProof/>
                <w:webHidden/>
              </w:rPr>
              <w:instrText xml:space="preserve"> PAGEREF _Toc231625463 \h </w:instrText>
            </w:r>
            <w:r>
              <w:rPr>
                <w:noProof/>
                <w:webHidden/>
              </w:rPr>
            </w:r>
            <w:r>
              <w:rPr>
                <w:noProof/>
                <w:webHidden/>
              </w:rPr>
              <w:fldChar w:fldCharType="separate"/>
            </w:r>
            <w:r>
              <w:rPr>
                <w:noProof/>
                <w:webHidden/>
              </w:rPr>
              <w:t>61</w:t>
            </w:r>
            <w:r>
              <w:rPr>
                <w:noProof/>
                <w:webHidden/>
              </w:rPr>
              <w:fldChar w:fldCharType="end"/>
            </w:r>
          </w:hyperlink>
        </w:p>
        <w:p w:rsidR="00144555" w:rsidRDefault="00144555" w14:paraId="18C0B4BA" w14:textId="3FF7557A">
          <w:pPr>
            <w:pStyle w:val="TOC2"/>
            <w:tabs>
              <w:tab w:val="left" w:pos="960"/>
              <w:tab w:val="right" w:leader="dot" w:pos="9016"/>
            </w:tabs>
            <w:rPr>
              <w:rFonts w:asciiTheme="minorHAnsi" w:hAnsiTheme="minorHAnsi"/>
              <w:noProof/>
              <w:sz w:val="24"/>
            </w:rPr>
          </w:pPr>
          <w:hyperlink w:history="1" w:anchor="_Toc231625464">
            <w:r w:rsidRPr="00604263">
              <w:rPr>
                <w:rStyle w:val="Hyperlink"/>
                <w:noProof/>
              </w:rPr>
              <w:t>9.2</w:t>
            </w:r>
            <w:r>
              <w:rPr>
                <w:rFonts w:asciiTheme="minorHAnsi" w:hAnsiTheme="minorHAnsi"/>
                <w:noProof/>
                <w:sz w:val="24"/>
              </w:rPr>
              <w:tab/>
            </w:r>
            <w:r w:rsidRPr="00604263">
              <w:rPr>
                <w:rStyle w:val="Hyperlink"/>
                <w:noProof/>
              </w:rPr>
              <w:t>Delivery Channels</w:t>
            </w:r>
            <w:r>
              <w:rPr>
                <w:noProof/>
                <w:webHidden/>
              </w:rPr>
              <w:tab/>
            </w:r>
            <w:r>
              <w:rPr>
                <w:noProof/>
                <w:webHidden/>
              </w:rPr>
              <w:fldChar w:fldCharType="begin"/>
            </w:r>
            <w:r>
              <w:rPr>
                <w:noProof/>
                <w:webHidden/>
              </w:rPr>
              <w:instrText xml:space="preserve"> PAGEREF _Toc231625464 \h </w:instrText>
            </w:r>
            <w:r>
              <w:rPr>
                <w:noProof/>
                <w:webHidden/>
              </w:rPr>
            </w:r>
            <w:r>
              <w:rPr>
                <w:noProof/>
                <w:webHidden/>
              </w:rPr>
              <w:fldChar w:fldCharType="separate"/>
            </w:r>
            <w:r>
              <w:rPr>
                <w:noProof/>
                <w:webHidden/>
              </w:rPr>
              <w:t>61</w:t>
            </w:r>
            <w:r>
              <w:rPr>
                <w:noProof/>
                <w:webHidden/>
              </w:rPr>
              <w:fldChar w:fldCharType="end"/>
            </w:r>
          </w:hyperlink>
        </w:p>
        <w:p w:rsidR="00144555" w:rsidRDefault="00144555" w14:paraId="33E2068F" w14:textId="5180D7A7">
          <w:pPr>
            <w:pStyle w:val="TOC2"/>
            <w:tabs>
              <w:tab w:val="left" w:pos="960"/>
              <w:tab w:val="right" w:leader="dot" w:pos="9016"/>
            </w:tabs>
            <w:rPr>
              <w:rFonts w:asciiTheme="minorHAnsi" w:hAnsiTheme="minorHAnsi"/>
              <w:noProof/>
              <w:sz w:val="24"/>
            </w:rPr>
          </w:pPr>
          <w:hyperlink w:history="1" w:anchor="_Toc231625465">
            <w:r w:rsidRPr="00604263">
              <w:rPr>
                <w:rStyle w:val="Hyperlink"/>
                <w:noProof/>
              </w:rPr>
              <w:t>9.3</w:t>
            </w:r>
            <w:r>
              <w:rPr>
                <w:rFonts w:asciiTheme="minorHAnsi" w:hAnsiTheme="minorHAnsi"/>
                <w:noProof/>
                <w:sz w:val="24"/>
              </w:rPr>
              <w:tab/>
            </w:r>
            <w:r w:rsidRPr="00604263">
              <w:rPr>
                <w:rStyle w:val="Hyperlink"/>
                <w:noProof/>
              </w:rPr>
              <w:t>Recipient Group</w:t>
            </w:r>
            <w:r>
              <w:rPr>
                <w:noProof/>
                <w:webHidden/>
              </w:rPr>
              <w:tab/>
            </w:r>
            <w:r>
              <w:rPr>
                <w:noProof/>
                <w:webHidden/>
              </w:rPr>
              <w:fldChar w:fldCharType="begin"/>
            </w:r>
            <w:r>
              <w:rPr>
                <w:noProof/>
                <w:webHidden/>
              </w:rPr>
              <w:instrText xml:space="preserve"> PAGEREF _Toc231625465 \h </w:instrText>
            </w:r>
            <w:r>
              <w:rPr>
                <w:noProof/>
                <w:webHidden/>
              </w:rPr>
            </w:r>
            <w:r>
              <w:rPr>
                <w:noProof/>
                <w:webHidden/>
              </w:rPr>
              <w:fldChar w:fldCharType="separate"/>
            </w:r>
            <w:r>
              <w:rPr>
                <w:noProof/>
                <w:webHidden/>
              </w:rPr>
              <w:t>62</w:t>
            </w:r>
            <w:r>
              <w:rPr>
                <w:noProof/>
                <w:webHidden/>
              </w:rPr>
              <w:fldChar w:fldCharType="end"/>
            </w:r>
          </w:hyperlink>
        </w:p>
        <w:p w:rsidR="00144555" w:rsidRDefault="00144555" w14:paraId="01225E44" w14:textId="1F22E396">
          <w:pPr>
            <w:pStyle w:val="TOC2"/>
            <w:tabs>
              <w:tab w:val="left" w:pos="960"/>
              <w:tab w:val="right" w:leader="dot" w:pos="9016"/>
            </w:tabs>
            <w:rPr>
              <w:rFonts w:asciiTheme="minorHAnsi" w:hAnsiTheme="minorHAnsi"/>
              <w:noProof/>
              <w:sz w:val="24"/>
            </w:rPr>
          </w:pPr>
          <w:hyperlink w:history="1" w:anchor="_Toc231625466">
            <w:r w:rsidRPr="00604263">
              <w:rPr>
                <w:rStyle w:val="Hyperlink"/>
                <w:noProof/>
              </w:rPr>
              <w:t>9.4</w:t>
            </w:r>
            <w:r>
              <w:rPr>
                <w:rFonts w:asciiTheme="minorHAnsi" w:hAnsiTheme="minorHAnsi"/>
                <w:noProof/>
                <w:sz w:val="24"/>
              </w:rPr>
              <w:tab/>
            </w:r>
            <w:r w:rsidRPr="00604263">
              <w:rPr>
                <w:rStyle w:val="Hyperlink"/>
                <w:noProof/>
              </w:rPr>
              <w:t>Broadcast Templates</w:t>
            </w:r>
            <w:r>
              <w:rPr>
                <w:noProof/>
                <w:webHidden/>
              </w:rPr>
              <w:tab/>
            </w:r>
            <w:r>
              <w:rPr>
                <w:noProof/>
                <w:webHidden/>
              </w:rPr>
              <w:fldChar w:fldCharType="begin"/>
            </w:r>
            <w:r>
              <w:rPr>
                <w:noProof/>
                <w:webHidden/>
              </w:rPr>
              <w:instrText xml:space="preserve"> PAGEREF _Toc231625466 \h </w:instrText>
            </w:r>
            <w:r>
              <w:rPr>
                <w:noProof/>
                <w:webHidden/>
              </w:rPr>
            </w:r>
            <w:r>
              <w:rPr>
                <w:noProof/>
                <w:webHidden/>
              </w:rPr>
              <w:fldChar w:fldCharType="separate"/>
            </w:r>
            <w:r>
              <w:rPr>
                <w:noProof/>
                <w:webHidden/>
              </w:rPr>
              <w:t>62</w:t>
            </w:r>
            <w:r>
              <w:rPr>
                <w:noProof/>
                <w:webHidden/>
              </w:rPr>
              <w:fldChar w:fldCharType="end"/>
            </w:r>
          </w:hyperlink>
        </w:p>
        <w:p w:rsidR="00144555" w:rsidRDefault="00144555" w14:paraId="1E8700AA" w14:textId="45319B42">
          <w:pPr>
            <w:pStyle w:val="TOC2"/>
            <w:tabs>
              <w:tab w:val="left" w:pos="960"/>
              <w:tab w:val="right" w:leader="dot" w:pos="9016"/>
            </w:tabs>
            <w:rPr>
              <w:rFonts w:asciiTheme="minorHAnsi" w:hAnsiTheme="minorHAnsi"/>
              <w:noProof/>
              <w:sz w:val="24"/>
            </w:rPr>
          </w:pPr>
          <w:hyperlink w:history="1" w:anchor="_Toc231625467">
            <w:r w:rsidRPr="00604263">
              <w:rPr>
                <w:rStyle w:val="Hyperlink"/>
                <w:noProof/>
              </w:rPr>
              <w:t>9.5</w:t>
            </w:r>
            <w:r>
              <w:rPr>
                <w:rFonts w:asciiTheme="minorHAnsi" w:hAnsiTheme="minorHAnsi"/>
                <w:noProof/>
                <w:sz w:val="24"/>
              </w:rPr>
              <w:tab/>
            </w:r>
            <w:r w:rsidRPr="00604263">
              <w:rPr>
                <w:rStyle w:val="Hyperlink"/>
                <w:noProof/>
              </w:rPr>
              <w:t>System Notifications</w:t>
            </w:r>
            <w:r>
              <w:rPr>
                <w:noProof/>
                <w:webHidden/>
              </w:rPr>
              <w:tab/>
            </w:r>
            <w:r>
              <w:rPr>
                <w:noProof/>
                <w:webHidden/>
              </w:rPr>
              <w:fldChar w:fldCharType="begin"/>
            </w:r>
            <w:r>
              <w:rPr>
                <w:noProof/>
                <w:webHidden/>
              </w:rPr>
              <w:instrText xml:space="preserve"> PAGEREF _Toc231625467 \h </w:instrText>
            </w:r>
            <w:r>
              <w:rPr>
                <w:noProof/>
                <w:webHidden/>
              </w:rPr>
            </w:r>
            <w:r>
              <w:rPr>
                <w:noProof/>
                <w:webHidden/>
              </w:rPr>
              <w:fldChar w:fldCharType="separate"/>
            </w:r>
            <w:r>
              <w:rPr>
                <w:noProof/>
                <w:webHidden/>
              </w:rPr>
              <w:t>62</w:t>
            </w:r>
            <w:r>
              <w:rPr>
                <w:noProof/>
                <w:webHidden/>
              </w:rPr>
              <w:fldChar w:fldCharType="end"/>
            </w:r>
          </w:hyperlink>
        </w:p>
        <w:p w:rsidR="00144555" w:rsidRDefault="00144555" w14:paraId="3C3148CF" w14:textId="6D0666C4">
          <w:pPr>
            <w:pStyle w:val="TOC2"/>
            <w:tabs>
              <w:tab w:val="left" w:pos="960"/>
              <w:tab w:val="right" w:leader="dot" w:pos="9016"/>
            </w:tabs>
            <w:rPr>
              <w:rFonts w:asciiTheme="minorHAnsi" w:hAnsiTheme="minorHAnsi"/>
              <w:noProof/>
              <w:sz w:val="24"/>
            </w:rPr>
          </w:pPr>
          <w:hyperlink w:history="1" w:anchor="_Toc231625468">
            <w:r w:rsidRPr="00604263">
              <w:rPr>
                <w:rStyle w:val="Hyperlink"/>
                <w:noProof/>
              </w:rPr>
              <w:t>9.6</w:t>
            </w:r>
            <w:r>
              <w:rPr>
                <w:rFonts w:asciiTheme="minorHAnsi" w:hAnsiTheme="minorHAnsi"/>
                <w:noProof/>
                <w:sz w:val="24"/>
              </w:rPr>
              <w:tab/>
            </w:r>
            <w:r w:rsidRPr="00604263">
              <w:rPr>
                <w:rStyle w:val="Hyperlink"/>
                <w:noProof/>
              </w:rPr>
              <w:t>Broadcast Matrix</w:t>
            </w:r>
            <w:r>
              <w:rPr>
                <w:noProof/>
                <w:webHidden/>
              </w:rPr>
              <w:tab/>
            </w:r>
            <w:r>
              <w:rPr>
                <w:noProof/>
                <w:webHidden/>
              </w:rPr>
              <w:fldChar w:fldCharType="begin"/>
            </w:r>
            <w:r>
              <w:rPr>
                <w:noProof/>
                <w:webHidden/>
              </w:rPr>
              <w:instrText xml:space="preserve"> PAGEREF _Toc231625468 \h </w:instrText>
            </w:r>
            <w:r>
              <w:rPr>
                <w:noProof/>
                <w:webHidden/>
              </w:rPr>
            </w:r>
            <w:r>
              <w:rPr>
                <w:noProof/>
                <w:webHidden/>
              </w:rPr>
              <w:fldChar w:fldCharType="separate"/>
            </w:r>
            <w:r>
              <w:rPr>
                <w:noProof/>
                <w:webHidden/>
              </w:rPr>
              <w:t>64</w:t>
            </w:r>
            <w:r>
              <w:rPr>
                <w:noProof/>
                <w:webHidden/>
              </w:rPr>
              <w:fldChar w:fldCharType="end"/>
            </w:r>
          </w:hyperlink>
        </w:p>
        <w:p w:rsidR="00144555" w:rsidRDefault="00144555" w14:paraId="49C30461" w14:textId="2D45EAB1">
          <w:pPr>
            <w:pStyle w:val="TOC2"/>
            <w:tabs>
              <w:tab w:val="left" w:pos="960"/>
              <w:tab w:val="right" w:leader="dot" w:pos="9016"/>
            </w:tabs>
            <w:rPr>
              <w:rFonts w:asciiTheme="minorHAnsi" w:hAnsiTheme="minorHAnsi"/>
              <w:noProof/>
              <w:sz w:val="24"/>
            </w:rPr>
          </w:pPr>
          <w:hyperlink w:history="1" w:anchor="_Toc231625469">
            <w:r w:rsidRPr="00604263">
              <w:rPr>
                <w:rStyle w:val="Hyperlink"/>
                <w:noProof/>
              </w:rPr>
              <w:t>9.7</w:t>
            </w:r>
            <w:r>
              <w:rPr>
                <w:rFonts w:asciiTheme="minorHAnsi" w:hAnsiTheme="minorHAnsi"/>
                <w:noProof/>
                <w:sz w:val="24"/>
              </w:rPr>
              <w:tab/>
            </w:r>
            <w:r w:rsidRPr="00604263">
              <w:rPr>
                <w:rStyle w:val="Hyperlink"/>
                <w:noProof/>
              </w:rPr>
              <w:t>End-of-Day Interim Broadcast</w:t>
            </w:r>
            <w:r>
              <w:rPr>
                <w:noProof/>
                <w:webHidden/>
              </w:rPr>
              <w:tab/>
            </w:r>
            <w:r>
              <w:rPr>
                <w:noProof/>
                <w:webHidden/>
              </w:rPr>
              <w:fldChar w:fldCharType="begin"/>
            </w:r>
            <w:r>
              <w:rPr>
                <w:noProof/>
                <w:webHidden/>
              </w:rPr>
              <w:instrText xml:space="preserve"> PAGEREF _Toc231625469 \h </w:instrText>
            </w:r>
            <w:r>
              <w:rPr>
                <w:noProof/>
                <w:webHidden/>
              </w:rPr>
            </w:r>
            <w:r>
              <w:rPr>
                <w:noProof/>
                <w:webHidden/>
              </w:rPr>
              <w:fldChar w:fldCharType="separate"/>
            </w:r>
            <w:r>
              <w:rPr>
                <w:noProof/>
                <w:webHidden/>
              </w:rPr>
              <w:t>64</w:t>
            </w:r>
            <w:r>
              <w:rPr>
                <w:noProof/>
                <w:webHidden/>
              </w:rPr>
              <w:fldChar w:fldCharType="end"/>
            </w:r>
          </w:hyperlink>
        </w:p>
        <w:p w:rsidR="00144555" w:rsidRDefault="00144555" w14:paraId="598BD0DB" w14:textId="0B9DE66C">
          <w:pPr>
            <w:pStyle w:val="TOC2"/>
            <w:tabs>
              <w:tab w:val="left" w:pos="960"/>
              <w:tab w:val="right" w:leader="dot" w:pos="9016"/>
            </w:tabs>
            <w:rPr>
              <w:rFonts w:asciiTheme="minorHAnsi" w:hAnsiTheme="minorHAnsi"/>
              <w:noProof/>
              <w:sz w:val="24"/>
            </w:rPr>
          </w:pPr>
          <w:hyperlink w:history="1" w:anchor="_Toc231625470">
            <w:r w:rsidRPr="00604263">
              <w:rPr>
                <w:rStyle w:val="Hyperlink"/>
                <w:noProof/>
              </w:rPr>
              <w:t>9.8</w:t>
            </w:r>
            <w:r>
              <w:rPr>
                <w:rFonts w:asciiTheme="minorHAnsi" w:hAnsiTheme="minorHAnsi"/>
                <w:noProof/>
                <w:sz w:val="24"/>
              </w:rPr>
              <w:tab/>
            </w:r>
            <w:r w:rsidRPr="00604263">
              <w:rPr>
                <w:rStyle w:val="Hyperlink"/>
                <w:noProof/>
              </w:rPr>
              <w:t>SDC Communications Team Notification</w:t>
            </w:r>
            <w:r>
              <w:rPr>
                <w:noProof/>
                <w:webHidden/>
              </w:rPr>
              <w:tab/>
            </w:r>
            <w:r>
              <w:rPr>
                <w:noProof/>
                <w:webHidden/>
              </w:rPr>
              <w:fldChar w:fldCharType="begin"/>
            </w:r>
            <w:r>
              <w:rPr>
                <w:noProof/>
                <w:webHidden/>
              </w:rPr>
              <w:instrText xml:space="preserve"> PAGEREF _Toc231625470 \h </w:instrText>
            </w:r>
            <w:r>
              <w:rPr>
                <w:noProof/>
                <w:webHidden/>
              </w:rPr>
            </w:r>
            <w:r>
              <w:rPr>
                <w:noProof/>
                <w:webHidden/>
              </w:rPr>
              <w:fldChar w:fldCharType="separate"/>
            </w:r>
            <w:r>
              <w:rPr>
                <w:noProof/>
                <w:webHidden/>
              </w:rPr>
              <w:t>64</w:t>
            </w:r>
            <w:r>
              <w:rPr>
                <w:noProof/>
                <w:webHidden/>
              </w:rPr>
              <w:fldChar w:fldCharType="end"/>
            </w:r>
          </w:hyperlink>
        </w:p>
        <w:p w:rsidR="00144555" w:rsidRDefault="00144555" w14:paraId="63D856AB" w14:textId="0D412207">
          <w:pPr>
            <w:pStyle w:val="TOC2"/>
            <w:tabs>
              <w:tab w:val="left" w:pos="960"/>
              <w:tab w:val="right" w:leader="dot" w:pos="9016"/>
            </w:tabs>
            <w:rPr>
              <w:rFonts w:asciiTheme="minorHAnsi" w:hAnsiTheme="minorHAnsi"/>
              <w:noProof/>
              <w:sz w:val="24"/>
            </w:rPr>
          </w:pPr>
          <w:hyperlink w:history="1" w:anchor="_Toc231625471">
            <w:r w:rsidRPr="00604263">
              <w:rPr>
                <w:rStyle w:val="Hyperlink"/>
                <w:noProof/>
              </w:rPr>
              <w:t>9.9</w:t>
            </w:r>
            <w:r>
              <w:rPr>
                <w:rFonts w:asciiTheme="minorHAnsi" w:hAnsiTheme="minorHAnsi"/>
                <w:noProof/>
                <w:sz w:val="24"/>
              </w:rPr>
              <w:tab/>
            </w:r>
            <w:r w:rsidRPr="00604263">
              <w:rPr>
                <w:rStyle w:val="Hyperlink"/>
                <w:noProof/>
              </w:rPr>
              <w:t>Broadcast Record and Export</w:t>
            </w:r>
            <w:r>
              <w:rPr>
                <w:noProof/>
                <w:webHidden/>
              </w:rPr>
              <w:tab/>
            </w:r>
            <w:r>
              <w:rPr>
                <w:noProof/>
                <w:webHidden/>
              </w:rPr>
              <w:fldChar w:fldCharType="begin"/>
            </w:r>
            <w:r>
              <w:rPr>
                <w:noProof/>
                <w:webHidden/>
              </w:rPr>
              <w:instrText xml:space="preserve"> PAGEREF _Toc231625471 \h </w:instrText>
            </w:r>
            <w:r>
              <w:rPr>
                <w:noProof/>
                <w:webHidden/>
              </w:rPr>
            </w:r>
            <w:r>
              <w:rPr>
                <w:noProof/>
                <w:webHidden/>
              </w:rPr>
              <w:fldChar w:fldCharType="separate"/>
            </w:r>
            <w:r>
              <w:rPr>
                <w:noProof/>
                <w:webHidden/>
              </w:rPr>
              <w:t>64</w:t>
            </w:r>
            <w:r>
              <w:rPr>
                <w:noProof/>
                <w:webHidden/>
              </w:rPr>
              <w:fldChar w:fldCharType="end"/>
            </w:r>
          </w:hyperlink>
        </w:p>
        <w:p w:rsidR="00144555" w:rsidRDefault="00144555" w14:paraId="7D81DAA6" w14:textId="595C1A5D">
          <w:pPr>
            <w:pStyle w:val="TOC1"/>
            <w:tabs>
              <w:tab w:val="left" w:pos="720"/>
              <w:tab w:val="right" w:leader="dot" w:pos="9016"/>
            </w:tabs>
            <w:rPr>
              <w:rFonts w:asciiTheme="minorHAnsi" w:hAnsiTheme="minorHAnsi"/>
              <w:noProof/>
              <w:sz w:val="24"/>
            </w:rPr>
          </w:pPr>
          <w:hyperlink w:history="1" w:anchor="_Toc231625472">
            <w:r w:rsidRPr="00604263">
              <w:rPr>
                <w:rStyle w:val="Hyperlink"/>
                <w:noProof/>
              </w:rPr>
              <w:t>10.</w:t>
            </w:r>
            <w:r>
              <w:rPr>
                <w:rFonts w:asciiTheme="minorHAnsi" w:hAnsiTheme="minorHAnsi"/>
                <w:noProof/>
                <w:sz w:val="24"/>
              </w:rPr>
              <w:tab/>
            </w:r>
            <w:r w:rsidRPr="00604263">
              <w:rPr>
                <w:rStyle w:val="Hyperlink"/>
                <w:noProof/>
              </w:rPr>
              <w:t>Crisis Management and Emergency Recall</w:t>
            </w:r>
            <w:r>
              <w:rPr>
                <w:noProof/>
                <w:webHidden/>
              </w:rPr>
              <w:tab/>
            </w:r>
            <w:r>
              <w:rPr>
                <w:noProof/>
                <w:webHidden/>
              </w:rPr>
              <w:fldChar w:fldCharType="begin"/>
            </w:r>
            <w:r>
              <w:rPr>
                <w:noProof/>
                <w:webHidden/>
              </w:rPr>
              <w:instrText xml:space="preserve"> PAGEREF _Toc231625472 \h </w:instrText>
            </w:r>
            <w:r>
              <w:rPr>
                <w:noProof/>
                <w:webHidden/>
              </w:rPr>
            </w:r>
            <w:r>
              <w:rPr>
                <w:noProof/>
                <w:webHidden/>
              </w:rPr>
              <w:fldChar w:fldCharType="separate"/>
            </w:r>
            <w:r>
              <w:rPr>
                <w:noProof/>
                <w:webHidden/>
              </w:rPr>
              <w:t>65</w:t>
            </w:r>
            <w:r>
              <w:rPr>
                <w:noProof/>
                <w:webHidden/>
              </w:rPr>
              <w:fldChar w:fldCharType="end"/>
            </w:r>
          </w:hyperlink>
        </w:p>
        <w:p w:rsidR="00144555" w:rsidRDefault="00144555" w14:paraId="79AE0E28" w14:textId="7B3B462D">
          <w:pPr>
            <w:pStyle w:val="TOC2"/>
            <w:tabs>
              <w:tab w:val="left" w:pos="960"/>
              <w:tab w:val="right" w:leader="dot" w:pos="9016"/>
            </w:tabs>
            <w:rPr>
              <w:rFonts w:asciiTheme="minorHAnsi" w:hAnsiTheme="minorHAnsi"/>
              <w:noProof/>
              <w:sz w:val="24"/>
            </w:rPr>
          </w:pPr>
          <w:hyperlink w:history="1" w:anchor="_Toc231625473">
            <w:r w:rsidRPr="00604263">
              <w:rPr>
                <w:rStyle w:val="Hyperlink"/>
                <w:noProof/>
              </w:rPr>
              <w:t>10.1</w:t>
            </w:r>
            <w:r>
              <w:rPr>
                <w:rFonts w:asciiTheme="minorHAnsi" w:hAnsiTheme="minorHAnsi"/>
                <w:noProof/>
                <w:sz w:val="24"/>
              </w:rPr>
              <w:tab/>
            </w:r>
            <w:r w:rsidRPr="00604263">
              <w:rPr>
                <w:rStyle w:val="Hyperlink"/>
                <w:noProof/>
              </w:rPr>
              <w:t>Crisis Level Classification and Routing</w:t>
            </w:r>
            <w:r>
              <w:rPr>
                <w:noProof/>
                <w:webHidden/>
              </w:rPr>
              <w:tab/>
            </w:r>
            <w:r>
              <w:rPr>
                <w:noProof/>
                <w:webHidden/>
              </w:rPr>
              <w:fldChar w:fldCharType="begin"/>
            </w:r>
            <w:r>
              <w:rPr>
                <w:noProof/>
                <w:webHidden/>
              </w:rPr>
              <w:instrText xml:space="preserve"> PAGEREF _Toc231625473 \h </w:instrText>
            </w:r>
            <w:r>
              <w:rPr>
                <w:noProof/>
                <w:webHidden/>
              </w:rPr>
            </w:r>
            <w:r>
              <w:rPr>
                <w:noProof/>
                <w:webHidden/>
              </w:rPr>
              <w:fldChar w:fldCharType="separate"/>
            </w:r>
            <w:r>
              <w:rPr>
                <w:noProof/>
                <w:webHidden/>
              </w:rPr>
              <w:t>65</w:t>
            </w:r>
            <w:r>
              <w:rPr>
                <w:noProof/>
                <w:webHidden/>
              </w:rPr>
              <w:fldChar w:fldCharType="end"/>
            </w:r>
          </w:hyperlink>
        </w:p>
        <w:p w:rsidR="00144555" w:rsidRDefault="00144555" w14:paraId="25621E7A" w14:textId="1A83D3F6">
          <w:pPr>
            <w:pStyle w:val="TOC2"/>
            <w:tabs>
              <w:tab w:val="left" w:pos="960"/>
              <w:tab w:val="right" w:leader="dot" w:pos="9016"/>
            </w:tabs>
            <w:rPr>
              <w:rFonts w:asciiTheme="minorHAnsi" w:hAnsiTheme="minorHAnsi"/>
              <w:noProof/>
              <w:sz w:val="24"/>
            </w:rPr>
          </w:pPr>
          <w:hyperlink w:history="1" w:anchor="_Toc231625474">
            <w:r w:rsidRPr="00604263">
              <w:rPr>
                <w:rStyle w:val="Hyperlink"/>
                <w:noProof/>
              </w:rPr>
              <w:t>10.2</w:t>
            </w:r>
            <w:r>
              <w:rPr>
                <w:rFonts w:asciiTheme="minorHAnsi" w:hAnsiTheme="minorHAnsi"/>
                <w:noProof/>
                <w:sz w:val="24"/>
              </w:rPr>
              <w:tab/>
            </w:r>
            <w:r w:rsidRPr="00604263">
              <w:rPr>
                <w:rStyle w:val="Hyperlink"/>
                <w:noProof/>
              </w:rPr>
              <w:t>Crisis Recall</w:t>
            </w:r>
            <w:r>
              <w:rPr>
                <w:noProof/>
                <w:webHidden/>
              </w:rPr>
              <w:tab/>
            </w:r>
            <w:r>
              <w:rPr>
                <w:noProof/>
                <w:webHidden/>
              </w:rPr>
              <w:fldChar w:fldCharType="begin"/>
            </w:r>
            <w:r>
              <w:rPr>
                <w:noProof/>
                <w:webHidden/>
              </w:rPr>
              <w:instrText xml:space="preserve"> PAGEREF _Toc231625474 \h </w:instrText>
            </w:r>
            <w:r>
              <w:rPr>
                <w:noProof/>
                <w:webHidden/>
              </w:rPr>
            </w:r>
            <w:r>
              <w:rPr>
                <w:noProof/>
                <w:webHidden/>
              </w:rPr>
              <w:fldChar w:fldCharType="separate"/>
            </w:r>
            <w:r>
              <w:rPr>
                <w:noProof/>
                <w:webHidden/>
              </w:rPr>
              <w:t>65</w:t>
            </w:r>
            <w:r>
              <w:rPr>
                <w:noProof/>
                <w:webHidden/>
              </w:rPr>
              <w:fldChar w:fldCharType="end"/>
            </w:r>
          </w:hyperlink>
        </w:p>
        <w:p w:rsidR="00144555" w:rsidRDefault="00144555" w14:paraId="4037F13B" w14:textId="68381240">
          <w:pPr>
            <w:pStyle w:val="TOC2"/>
            <w:tabs>
              <w:tab w:val="left" w:pos="960"/>
              <w:tab w:val="right" w:leader="dot" w:pos="9016"/>
            </w:tabs>
            <w:rPr>
              <w:rFonts w:asciiTheme="minorHAnsi" w:hAnsiTheme="minorHAnsi"/>
              <w:noProof/>
              <w:sz w:val="24"/>
            </w:rPr>
          </w:pPr>
          <w:hyperlink w:history="1" w:anchor="_Toc231625475">
            <w:r w:rsidRPr="00604263">
              <w:rPr>
                <w:rStyle w:val="Hyperlink"/>
                <w:noProof/>
              </w:rPr>
              <w:t>10.3</w:t>
            </w:r>
            <w:r>
              <w:rPr>
                <w:rFonts w:asciiTheme="minorHAnsi" w:hAnsiTheme="minorHAnsi"/>
                <w:noProof/>
                <w:sz w:val="24"/>
              </w:rPr>
              <w:tab/>
            </w:r>
            <w:r w:rsidRPr="00604263">
              <w:rPr>
                <w:rStyle w:val="Hyperlink"/>
                <w:noProof/>
              </w:rPr>
              <w:t>Delivery Channels</w:t>
            </w:r>
            <w:r>
              <w:rPr>
                <w:noProof/>
                <w:webHidden/>
              </w:rPr>
              <w:tab/>
            </w:r>
            <w:r>
              <w:rPr>
                <w:noProof/>
                <w:webHidden/>
              </w:rPr>
              <w:fldChar w:fldCharType="begin"/>
            </w:r>
            <w:r>
              <w:rPr>
                <w:noProof/>
                <w:webHidden/>
              </w:rPr>
              <w:instrText xml:space="preserve"> PAGEREF _Toc231625475 \h </w:instrText>
            </w:r>
            <w:r>
              <w:rPr>
                <w:noProof/>
                <w:webHidden/>
              </w:rPr>
            </w:r>
            <w:r>
              <w:rPr>
                <w:noProof/>
                <w:webHidden/>
              </w:rPr>
              <w:fldChar w:fldCharType="separate"/>
            </w:r>
            <w:r>
              <w:rPr>
                <w:noProof/>
                <w:webHidden/>
              </w:rPr>
              <w:t>66</w:t>
            </w:r>
            <w:r>
              <w:rPr>
                <w:noProof/>
                <w:webHidden/>
              </w:rPr>
              <w:fldChar w:fldCharType="end"/>
            </w:r>
          </w:hyperlink>
        </w:p>
        <w:p w:rsidR="00144555" w:rsidRDefault="00144555" w14:paraId="3D2E4624" w14:textId="7374D7AA">
          <w:pPr>
            <w:pStyle w:val="TOC2"/>
            <w:tabs>
              <w:tab w:val="left" w:pos="960"/>
              <w:tab w:val="right" w:leader="dot" w:pos="9016"/>
            </w:tabs>
            <w:rPr>
              <w:rFonts w:asciiTheme="minorHAnsi" w:hAnsiTheme="minorHAnsi"/>
              <w:noProof/>
              <w:sz w:val="24"/>
            </w:rPr>
          </w:pPr>
          <w:hyperlink w:history="1" w:anchor="_Toc231625476">
            <w:r w:rsidRPr="00604263">
              <w:rPr>
                <w:rStyle w:val="Hyperlink"/>
                <w:noProof/>
              </w:rPr>
              <w:t>10.4</w:t>
            </w:r>
            <w:r>
              <w:rPr>
                <w:rFonts w:asciiTheme="minorHAnsi" w:hAnsiTheme="minorHAnsi"/>
                <w:noProof/>
                <w:sz w:val="24"/>
              </w:rPr>
              <w:tab/>
            </w:r>
            <w:r w:rsidRPr="00604263">
              <w:rPr>
                <w:rStyle w:val="Hyperlink"/>
                <w:noProof/>
              </w:rPr>
              <w:t>SMS Recall Workflow</w:t>
            </w:r>
            <w:r>
              <w:rPr>
                <w:noProof/>
                <w:webHidden/>
              </w:rPr>
              <w:tab/>
            </w:r>
            <w:r>
              <w:rPr>
                <w:noProof/>
                <w:webHidden/>
              </w:rPr>
              <w:fldChar w:fldCharType="begin"/>
            </w:r>
            <w:r>
              <w:rPr>
                <w:noProof/>
                <w:webHidden/>
              </w:rPr>
              <w:instrText xml:space="preserve"> PAGEREF _Toc231625476 \h </w:instrText>
            </w:r>
            <w:r>
              <w:rPr>
                <w:noProof/>
                <w:webHidden/>
              </w:rPr>
            </w:r>
            <w:r>
              <w:rPr>
                <w:noProof/>
                <w:webHidden/>
              </w:rPr>
              <w:fldChar w:fldCharType="separate"/>
            </w:r>
            <w:r>
              <w:rPr>
                <w:noProof/>
                <w:webHidden/>
              </w:rPr>
              <w:t>66</w:t>
            </w:r>
            <w:r>
              <w:rPr>
                <w:noProof/>
                <w:webHidden/>
              </w:rPr>
              <w:fldChar w:fldCharType="end"/>
            </w:r>
          </w:hyperlink>
        </w:p>
        <w:p w:rsidR="00144555" w:rsidRDefault="00144555" w14:paraId="3345A786" w14:textId="7EC4E81E">
          <w:pPr>
            <w:pStyle w:val="TOC1"/>
            <w:tabs>
              <w:tab w:val="left" w:pos="720"/>
              <w:tab w:val="right" w:leader="dot" w:pos="9016"/>
            </w:tabs>
            <w:rPr>
              <w:rFonts w:asciiTheme="minorHAnsi" w:hAnsiTheme="minorHAnsi"/>
              <w:noProof/>
              <w:sz w:val="24"/>
            </w:rPr>
          </w:pPr>
          <w:hyperlink w:history="1" w:anchor="_Toc231625477">
            <w:r w:rsidRPr="00604263">
              <w:rPr>
                <w:rStyle w:val="Hyperlink"/>
                <w:noProof/>
              </w:rPr>
              <w:t>11.</w:t>
            </w:r>
            <w:r>
              <w:rPr>
                <w:rFonts w:asciiTheme="minorHAnsi" w:hAnsiTheme="minorHAnsi"/>
                <w:noProof/>
                <w:sz w:val="24"/>
              </w:rPr>
              <w:tab/>
            </w:r>
            <w:r w:rsidRPr="00604263">
              <w:rPr>
                <w:rStyle w:val="Hyperlink"/>
                <w:noProof/>
              </w:rPr>
              <w:t>Reporting and Data Export</w:t>
            </w:r>
            <w:r>
              <w:rPr>
                <w:noProof/>
                <w:webHidden/>
              </w:rPr>
              <w:tab/>
            </w:r>
            <w:r>
              <w:rPr>
                <w:noProof/>
                <w:webHidden/>
              </w:rPr>
              <w:fldChar w:fldCharType="begin"/>
            </w:r>
            <w:r>
              <w:rPr>
                <w:noProof/>
                <w:webHidden/>
              </w:rPr>
              <w:instrText xml:space="preserve"> PAGEREF _Toc231625477 \h </w:instrText>
            </w:r>
            <w:r>
              <w:rPr>
                <w:noProof/>
                <w:webHidden/>
              </w:rPr>
            </w:r>
            <w:r>
              <w:rPr>
                <w:noProof/>
                <w:webHidden/>
              </w:rPr>
              <w:fldChar w:fldCharType="separate"/>
            </w:r>
            <w:r>
              <w:rPr>
                <w:noProof/>
                <w:webHidden/>
              </w:rPr>
              <w:t>67</w:t>
            </w:r>
            <w:r>
              <w:rPr>
                <w:noProof/>
                <w:webHidden/>
              </w:rPr>
              <w:fldChar w:fldCharType="end"/>
            </w:r>
          </w:hyperlink>
        </w:p>
        <w:p w:rsidR="00144555" w:rsidRDefault="00144555" w14:paraId="12388E5C" w14:textId="06454382">
          <w:pPr>
            <w:pStyle w:val="TOC2"/>
            <w:tabs>
              <w:tab w:val="left" w:pos="960"/>
              <w:tab w:val="right" w:leader="dot" w:pos="9016"/>
            </w:tabs>
            <w:rPr>
              <w:rFonts w:asciiTheme="minorHAnsi" w:hAnsiTheme="minorHAnsi"/>
              <w:noProof/>
              <w:sz w:val="24"/>
            </w:rPr>
          </w:pPr>
          <w:hyperlink w:history="1" w:anchor="_Toc231625478">
            <w:r w:rsidRPr="00604263">
              <w:rPr>
                <w:rStyle w:val="Hyperlink"/>
                <w:noProof/>
              </w:rPr>
              <w:t>11.1</w:t>
            </w:r>
            <w:r>
              <w:rPr>
                <w:rFonts w:asciiTheme="minorHAnsi" w:hAnsiTheme="minorHAnsi"/>
                <w:noProof/>
                <w:sz w:val="24"/>
              </w:rPr>
              <w:tab/>
            </w:r>
            <w:r w:rsidRPr="00604263">
              <w:rPr>
                <w:rStyle w:val="Hyperlink"/>
                <w:noProof/>
              </w:rPr>
              <w:t>Operational Statistics Module</w:t>
            </w:r>
            <w:r>
              <w:rPr>
                <w:noProof/>
                <w:webHidden/>
              </w:rPr>
              <w:tab/>
            </w:r>
            <w:r>
              <w:rPr>
                <w:noProof/>
                <w:webHidden/>
              </w:rPr>
              <w:fldChar w:fldCharType="begin"/>
            </w:r>
            <w:r>
              <w:rPr>
                <w:noProof/>
                <w:webHidden/>
              </w:rPr>
              <w:instrText xml:space="preserve"> PAGEREF _Toc231625478 \h </w:instrText>
            </w:r>
            <w:r>
              <w:rPr>
                <w:noProof/>
                <w:webHidden/>
              </w:rPr>
            </w:r>
            <w:r>
              <w:rPr>
                <w:noProof/>
                <w:webHidden/>
              </w:rPr>
              <w:fldChar w:fldCharType="separate"/>
            </w:r>
            <w:r>
              <w:rPr>
                <w:noProof/>
                <w:webHidden/>
              </w:rPr>
              <w:t>67</w:t>
            </w:r>
            <w:r>
              <w:rPr>
                <w:noProof/>
                <w:webHidden/>
              </w:rPr>
              <w:fldChar w:fldCharType="end"/>
            </w:r>
          </w:hyperlink>
        </w:p>
        <w:p w:rsidR="00144555" w:rsidRDefault="00144555" w14:paraId="1EBA0843" w14:textId="4848BEC7">
          <w:pPr>
            <w:pStyle w:val="TOC2"/>
            <w:tabs>
              <w:tab w:val="left" w:pos="960"/>
              <w:tab w:val="right" w:leader="dot" w:pos="9016"/>
            </w:tabs>
            <w:rPr>
              <w:rFonts w:asciiTheme="minorHAnsi" w:hAnsiTheme="minorHAnsi"/>
              <w:noProof/>
              <w:sz w:val="24"/>
            </w:rPr>
          </w:pPr>
          <w:hyperlink w:history="1" w:anchor="_Toc231625479">
            <w:r w:rsidRPr="00604263">
              <w:rPr>
                <w:rStyle w:val="Hyperlink"/>
                <w:noProof/>
              </w:rPr>
              <w:t>11.2</w:t>
            </w:r>
            <w:r>
              <w:rPr>
                <w:rFonts w:asciiTheme="minorHAnsi" w:hAnsiTheme="minorHAnsi"/>
                <w:noProof/>
                <w:sz w:val="24"/>
              </w:rPr>
              <w:tab/>
            </w:r>
            <w:r w:rsidRPr="00604263">
              <w:rPr>
                <w:rStyle w:val="Hyperlink"/>
                <w:noProof/>
              </w:rPr>
              <w:t>Incident Report Export</w:t>
            </w:r>
            <w:r>
              <w:rPr>
                <w:noProof/>
                <w:webHidden/>
              </w:rPr>
              <w:tab/>
            </w:r>
            <w:r>
              <w:rPr>
                <w:noProof/>
                <w:webHidden/>
              </w:rPr>
              <w:fldChar w:fldCharType="begin"/>
            </w:r>
            <w:r>
              <w:rPr>
                <w:noProof/>
                <w:webHidden/>
              </w:rPr>
              <w:instrText xml:space="preserve"> PAGEREF _Toc231625479 \h </w:instrText>
            </w:r>
            <w:r>
              <w:rPr>
                <w:noProof/>
                <w:webHidden/>
              </w:rPr>
            </w:r>
            <w:r>
              <w:rPr>
                <w:noProof/>
                <w:webHidden/>
              </w:rPr>
              <w:fldChar w:fldCharType="separate"/>
            </w:r>
            <w:r>
              <w:rPr>
                <w:noProof/>
                <w:webHidden/>
              </w:rPr>
              <w:t>67</w:t>
            </w:r>
            <w:r>
              <w:rPr>
                <w:noProof/>
                <w:webHidden/>
              </w:rPr>
              <w:fldChar w:fldCharType="end"/>
            </w:r>
          </w:hyperlink>
        </w:p>
        <w:p w:rsidR="00144555" w:rsidRDefault="00144555" w14:paraId="61DBA597" w14:textId="07E4E3DD">
          <w:pPr>
            <w:pStyle w:val="TOC2"/>
            <w:tabs>
              <w:tab w:val="left" w:pos="960"/>
              <w:tab w:val="right" w:leader="dot" w:pos="9016"/>
            </w:tabs>
            <w:rPr>
              <w:rFonts w:asciiTheme="minorHAnsi" w:hAnsiTheme="minorHAnsi"/>
              <w:noProof/>
              <w:sz w:val="24"/>
            </w:rPr>
          </w:pPr>
          <w:hyperlink w:history="1" w:anchor="_Toc231625480">
            <w:r w:rsidRPr="00604263">
              <w:rPr>
                <w:rStyle w:val="Hyperlink"/>
                <w:noProof/>
              </w:rPr>
              <w:t>11.3</w:t>
            </w:r>
            <w:r>
              <w:rPr>
                <w:rFonts w:asciiTheme="minorHAnsi" w:hAnsiTheme="minorHAnsi"/>
                <w:noProof/>
                <w:sz w:val="24"/>
              </w:rPr>
              <w:tab/>
            </w:r>
            <w:r w:rsidRPr="00604263">
              <w:rPr>
                <w:rStyle w:val="Hyperlink"/>
                <w:noProof/>
              </w:rPr>
              <w:t>Case Summary Export</w:t>
            </w:r>
            <w:r>
              <w:rPr>
                <w:noProof/>
                <w:webHidden/>
              </w:rPr>
              <w:tab/>
            </w:r>
            <w:r>
              <w:rPr>
                <w:noProof/>
                <w:webHidden/>
              </w:rPr>
              <w:fldChar w:fldCharType="begin"/>
            </w:r>
            <w:r>
              <w:rPr>
                <w:noProof/>
                <w:webHidden/>
              </w:rPr>
              <w:instrText xml:space="preserve"> PAGEREF _Toc231625480 \h </w:instrText>
            </w:r>
            <w:r>
              <w:rPr>
                <w:noProof/>
                <w:webHidden/>
              </w:rPr>
            </w:r>
            <w:r>
              <w:rPr>
                <w:noProof/>
                <w:webHidden/>
              </w:rPr>
              <w:fldChar w:fldCharType="separate"/>
            </w:r>
            <w:r>
              <w:rPr>
                <w:noProof/>
                <w:webHidden/>
              </w:rPr>
              <w:t>68</w:t>
            </w:r>
            <w:r>
              <w:rPr>
                <w:noProof/>
                <w:webHidden/>
              </w:rPr>
              <w:fldChar w:fldCharType="end"/>
            </w:r>
          </w:hyperlink>
        </w:p>
        <w:p w:rsidR="00144555" w:rsidRDefault="00144555" w14:paraId="426C74FC" w14:textId="509B6F9C">
          <w:pPr>
            <w:pStyle w:val="TOC2"/>
            <w:tabs>
              <w:tab w:val="left" w:pos="960"/>
              <w:tab w:val="right" w:leader="dot" w:pos="9016"/>
            </w:tabs>
            <w:rPr>
              <w:rFonts w:asciiTheme="minorHAnsi" w:hAnsiTheme="minorHAnsi"/>
              <w:noProof/>
              <w:sz w:val="24"/>
            </w:rPr>
          </w:pPr>
          <w:hyperlink w:history="1" w:anchor="_Toc231625481">
            <w:r w:rsidRPr="00604263">
              <w:rPr>
                <w:rStyle w:val="Hyperlink"/>
                <w:noProof/>
              </w:rPr>
              <w:t>11.4</w:t>
            </w:r>
            <w:r>
              <w:rPr>
                <w:rFonts w:asciiTheme="minorHAnsi" w:hAnsiTheme="minorHAnsi"/>
                <w:noProof/>
                <w:sz w:val="24"/>
              </w:rPr>
              <w:tab/>
            </w:r>
            <w:r w:rsidRPr="00604263">
              <w:rPr>
                <w:rStyle w:val="Hyperlink"/>
                <w:noProof/>
              </w:rPr>
              <w:t>Data Export for Analytics</w:t>
            </w:r>
            <w:r>
              <w:rPr>
                <w:noProof/>
                <w:webHidden/>
              </w:rPr>
              <w:tab/>
            </w:r>
            <w:r>
              <w:rPr>
                <w:noProof/>
                <w:webHidden/>
              </w:rPr>
              <w:fldChar w:fldCharType="begin"/>
            </w:r>
            <w:r>
              <w:rPr>
                <w:noProof/>
                <w:webHidden/>
              </w:rPr>
              <w:instrText xml:space="preserve"> PAGEREF _Toc231625481 \h </w:instrText>
            </w:r>
            <w:r>
              <w:rPr>
                <w:noProof/>
                <w:webHidden/>
              </w:rPr>
            </w:r>
            <w:r>
              <w:rPr>
                <w:noProof/>
                <w:webHidden/>
              </w:rPr>
              <w:fldChar w:fldCharType="separate"/>
            </w:r>
            <w:r>
              <w:rPr>
                <w:noProof/>
                <w:webHidden/>
              </w:rPr>
              <w:t>68</w:t>
            </w:r>
            <w:r>
              <w:rPr>
                <w:noProof/>
                <w:webHidden/>
              </w:rPr>
              <w:fldChar w:fldCharType="end"/>
            </w:r>
          </w:hyperlink>
        </w:p>
        <w:p w:rsidR="00144555" w:rsidRDefault="00144555" w14:paraId="55D0CD4C" w14:textId="34CE61A8">
          <w:pPr>
            <w:pStyle w:val="TOC1"/>
            <w:tabs>
              <w:tab w:val="left" w:pos="720"/>
              <w:tab w:val="right" w:leader="dot" w:pos="9016"/>
            </w:tabs>
            <w:rPr>
              <w:rFonts w:asciiTheme="minorHAnsi" w:hAnsiTheme="minorHAnsi"/>
              <w:noProof/>
              <w:sz w:val="24"/>
            </w:rPr>
          </w:pPr>
          <w:hyperlink w:history="1" w:anchor="_Toc231625482">
            <w:r w:rsidRPr="00604263">
              <w:rPr>
                <w:rStyle w:val="Hyperlink"/>
                <w:noProof/>
              </w:rPr>
              <w:t>12.</w:t>
            </w:r>
            <w:r>
              <w:rPr>
                <w:rFonts w:asciiTheme="minorHAnsi" w:hAnsiTheme="minorHAnsi"/>
                <w:noProof/>
                <w:sz w:val="24"/>
              </w:rPr>
              <w:tab/>
            </w:r>
            <w:r w:rsidRPr="00604263">
              <w:rPr>
                <w:rStyle w:val="Hyperlink"/>
                <w:noProof/>
              </w:rPr>
              <w:t>System Configuration and Administration</w:t>
            </w:r>
            <w:r>
              <w:rPr>
                <w:noProof/>
                <w:webHidden/>
              </w:rPr>
              <w:tab/>
            </w:r>
            <w:r>
              <w:rPr>
                <w:noProof/>
                <w:webHidden/>
              </w:rPr>
              <w:fldChar w:fldCharType="begin"/>
            </w:r>
            <w:r>
              <w:rPr>
                <w:noProof/>
                <w:webHidden/>
              </w:rPr>
              <w:instrText xml:space="preserve"> PAGEREF _Toc231625482 \h </w:instrText>
            </w:r>
            <w:r>
              <w:rPr>
                <w:noProof/>
                <w:webHidden/>
              </w:rPr>
            </w:r>
            <w:r>
              <w:rPr>
                <w:noProof/>
                <w:webHidden/>
              </w:rPr>
              <w:fldChar w:fldCharType="separate"/>
            </w:r>
            <w:r>
              <w:rPr>
                <w:noProof/>
                <w:webHidden/>
              </w:rPr>
              <w:t>69</w:t>
            </w:r>
            <w:r>
              <w:rPr>
                <w:noProof/>
                <w:webHidden/>
              </w:rPr>
              <w:fldChar w:fldCharType="end"/>
            </w:r>
          </w:hyperlink>
        </w:p>
        <w:p w:rsidR="00144555" w:rsidRDefault="00144555" w14:paraId="4660D013" w14:textId="509207C9">
          <w:pPr>
            <w:pStyle w:val="TOC2"/>
            <w:tabs>
              <w:tab w:val="left" w:pos="960"/>
              <w:tab w:val="right" w:leader="dot" w:pos="9016"/>
            </w:tabs>
            <w:rPr>
              <w:rFonts w:asciiTheme="minorHAnsi" w:hAnsiTheme="minorHAnsi"/>
              <w:noProof/>
              <w:sz w:val="24"/>
            </w:rPr>
          </w:pPr>
          <w:hyperlink w:history="1" w:anchor="_Toc231625483">
            <w:r w:rsidRPr="00604263">
              <w:rPr>
                <w:rStyle w:val="Hyperlink"/>
                <w:noProof/>
              </w:rPr>
              <w:t>12.1</w:t>
            </w:r>
            <w:r>
              <w:rPr>
                <w:rFonts w:asciiTheme="minorHAnsi" w:hAnsiTheme="minorHAnsi"/>
                <w:noProof/>
                <w:sz w:val="24"/>
              </w:rPr>
              <w:tab/>
            </w:r>
            <w:r w:rsidRPr="00604263">
              <w:rPr>
                <w:rStyle w:val="Hyperlink"/>
                <w:noProof/>
              </w:rPr>
              <w:t>User and Role Management</w:t>
            </w:r>
            <w:r>
              <w:rPr>
                <w:noProof/>
                <w:webHidden/>
              </w:rPr>
              <w:tab/>
            </w:r>
            <w:r>
              <w:rPr>
                <w:noProof/>
                <w:webHidden/>
              </w:rPr>
              <w:fldChar w:fldCharType="begin"/>
            </w:r>
            <w:r>
              <w:rPr>
                <w:noProof/>
                <w:webHidden/>
              </w:rPr>
              <w:instrText xml:space="preserve"> PAGEREF _Toc231625483 \h </w:instrText>
            </w:r>
            <w:r>
              <w:rPr>
                <w:noProof/>
                <w:webHidden/>
              </w:rPr>
            </w:r>
            <w:r>
              <w:rPr>
                <w:noProof/>
                <w:webHidden/>
              </w:rPr>
              <w:fldChar w:fldCharType="separate"/>
            </w:r>
            <w:r>
              <w:rPr>
                <w:noProof/>
                <w:webHidden/>
              </w:rPr>
              <w:t>69</w:t>
            </w:r>
            <w:r>
              <w:rPr>
                <w:noProof/>
                <w:webHidden/>
              </w:rPr>
              <w:fldChar w:fldCharType="end"/>
            </w:r>
          </w:hyperlink>
        </w:p>
        <w:p w:rsidR="00144555" w:rsidRDefault="00144555" w14:paraId="0B1B3F39" w14:textId="260D595A">
          <w:pPr>
            <w:pStyle w:val="TOC2"/>
            <w:tabs>
              <w:tab w:val="left" w:pos="960"/>
              <w:tab w:val="right" w:leader="dot" w:pos="9016"/>
            </w:tabs>
            <w:rPr>
              <w:rFonts w:asciiTheme="minorHAnsi" w:hAnsiTheme="minorHAnsi"/>
              <w:noProof/>
              <w:sz w:val="24"/>
            </w:rPr>
          </w:pPr>
          <w:hyperlink w:history="1" w:anchor="_Toc231625484">
            <w:r w:rsidRPr="00604263">
              <w:rPr>
                <w:rStyle w:val="Hyperlink"/>
                <w:noProof/>
              </w:rPr>
              <w:t>12.2</w:t>
            </w:r>
            <w:r>
              <w:rPr>
                <w:rFonts w:asciiTheme="minorHAnsi" w:hAnsiTheme="minorHAnsi"/>
                <w:noProof/>
                <w:sz w:val="24"/>
              </w:rPr>
              <w:tab/>
            </w:r>
            <w:r w:rsidRPr="00604263">
              <w:rPr>
                <w:rStyle w:val="Hyperlink"/>
                <w:noProof/>
              </w:rPr>
              <w:t>System Reference Data Configuration</w:t>
            </w:r>
            <w:r>
              <w:rPr>
                <w:noProof/>
                <w:webHidden/>
              </w:rPr>
              <w:tab/>
            </w:r>
            <w:r>
              <w:rPr>
                <w:noProof/>
                <w:webHidden/>
              </w:rPr>
              <w:fldChar w:fldCharType="begin"/>
            </w:r>
            <w:r>
              <w:rPr>
                <w:noProof/>
                <w:webHidden/>
              </w:rPr>
              <w:instrText xml:space="preserve"> PAGEREF _Toc231625484 \h </w:instrText>
            </w:r>
            <w:r>
              <w:rPr>
                <w:noProof/>
                <w:webHidden/>
              </w:rPr>
            </w:r>
            <w:r>
              <w:rPr>
                <w:noProof/>
                <w:webHidden/>
              </w:rPr>
              <w:fldChar w:fldCharType="separate"/>
            </w:r>
            <w:r>
              <w:rPr>
                <w:noProof/>
                <w:webHidden/>
              </w:rPr>
              <w:t>69</w:t>
            </w:r>
            <w:r>
              <w:rPr>
                <w:noProof/>
                <w:webHidden/>
              </w:rPr>
              <w:fldChar w:fldCharType="end"/>
            </w:r>
          </w:hyperlink>
        </w:p>
        <w:p w:rsidR="00144555" w:rsidRDefault="00144555" w14:paraId="2F552AC6" w14:textId="7E7E3A40">
          <w:pPr>
            <w:pStyle w:val="TOC2"/>
            <w:tabs>
              <w:tab w:val="left" w:pos="960"/>
              <w:tab w:val="right" w:leader="dot" w:pos="9016"/>
            </w:tabs>
            <w:rPr>
              <w:rFonts w:asciiTheme="minorHAnsi" w:hAnsiTheme="minorHAnsi"/>
              <w:noProof/>
              <w:sz w:val="24"/>
            </w:rPr>
          </w:pPr>
          <w:hyperlink w:history="1" w:anchor="_Toc231625485">
            <w:r w:rsidRPr="00604263">
              <w:rPr>
                <w:rStyle w:val="Hyperlink"/>
                <w:noProof/>
              </w:rPr>
              <w:t>12.3</w:t>
            </w:r>
            <w:r>
              <w:rPr>
                <w:rFonts w:asciiTheme="minorHAnsi" w:hAnsiTheme="minorHAnsi"/>
                <w:noProof/>
                <w:sz w:val="24"/>
              </w:rPr>
              <w:tab/>
            </w:r>
            <w:r w:rsidRPr="00604263">
              <w:rPr>
                <w:rStyle w:val="Hyperlink"/>
                <w:noProof/>
              </w:rPr>
              <w:t>Broadcast Configuration</w:t>
            </w:r>
            <w:r>
              <w:rPr>
                <w:noProof/>
                <w:webHidden/>
              </w:rPr>
              <w:tab/>
            </w:r>
            <w:r>
              <w:rPr>
                <w:noProof/>
                <w:webHidden/>
              </w:rPr>
              <w:fldChar w:fldCharType="begin"/>
            </w:r>
            <w:r>
              <w:rPr>
                <w:noProof/>
                <w:webHidden/>
              </w:rPr>
              <w:instrText xml:space="preserve"> PAGEREF _Toc231625485 \h </w:instrText>
            </w:r>
            <w:r>
              <w:rPr>
                <w:noProof/>
                <w:webHidden/>
              </w:rPr>
            </w:r>
            <w:r>
              <w:rPr>
                <w:noProof/>
                <w:webHidden/>
              </w:rPr>
              <w:fldChar w:fldCharType="separate"/>
            </w:r>
            <w:r>
              <w:rPr>
                <w:noProof/>
                <w:webHidden/>
              </w:rPr>
              <w:t>70</w:t>
            </w:r>
            <w:r>
              <w:rPr>
                <w:noProof/>
                <w:webHidden/>
              </w:rPr>
              <w:fldChar w:fldCharType="end"/>
            </w:r>
          </w:hyperlink>
        </w:p>
        <w:p w:rsidR="00144555" w:rsidRDefault="00144555" w14:paraId="7156C931" w14:textId="11BF3A84">
          <w:pPr>
            <w:pStyle w:val="TOC2"/>
            <w:tabs>
              <w:tab w:val="left" w:pos="960"/>
              <w:tab w:val="right" w:leader="dot" w:pos="9016"/>
            </w:tabs>
            <w:rPr>
              <w:rFonts w:asciiTheme="minorHAnsi" w:hAnsiTheme="minorHAnsi"/>
              <w:noProof/>
              <w:sz w:val="24"/>
            </w:rPr>
          </w:pPr>
          <w:hyperlink w:history="1" w:anchor="_Toc231625486">
            <w:r w:rsidRPr="00604263">
              <w:rPr>
                <w:rStyle w:val="Hyperlink"/>
                <w:noProof/>
              </w:rPr>
              <w:t>12.4</w:t>
            </w:r>
            <w:r>
              <w:rPr>
                <w:rFonts w:asciiTheme="minorHAnsi" w:hAnsiTheme="minorHAnsi"/>
                <w:noProof/>
                <w:sz w:val="24"/>
              </w:rPr>
              <w:tab/>
            </w:r>
            <w:r w:rsidRPr="00604263">
              <w:rPr>
                <w:rStyle w:val="Hyperlink"/>
                <w:noProof/>
              </w:rPr>
              <w:t>Audit Log</w:t>
            </w:r>
            <w:r>
              <w:rPr>
                <w:noProof/>
                <w:webHidden/>
              </w:rPr>
              <w:tab/>
            </w:r>
            <w:r>
              <w:rPr>
                <w:noProof/>
                <w:webHidden/>
              </w:rPr>
              <w:fldChar w:fldCharType="begin"/>
            </w:r>
            <w:r>
              <w:rPr>
                <w:noProof/>
                <w:webHidden/>
              </w:rPr>
              <w:instrText xml:space="preserve"> PAGEREF _Toc231625486 \h </w:instrText>
            </w:r>
            <w:r>
              <w:rPr>
                <w:noProof/>
                <w:webHidden/>
              </w:rPr>
            </w:r>
            <w:r>
              <w:rPr>
                <w:noProof/>
                <w:webHidden/>
              </w:rPr>
              <w:fldChar w:fldCharType="separate"/>
            </w:r>
            <w:r>
              <w:rPr>
                <w:noProof/>
                <w:webHidden/>
              </w:rPr>
              <w:t>70</w:t>
            </w:r>
            <w:r>
              <w:rPr>
                <w:noProof/>
                <w:webHidden/>
              </w:rPr>
              <w:fldChar w:fldCharType="end"/>
            </w:r>
          </w:hyperlink>
        </w:p>
        <w:p w:rsidR="00144555" w:rsidRDefault="00144555" w14:paraId="29713FC8" w14:textId="2BB5200A">
          <w:pPr>
            <w:pStyle w:val="TOC1"/>
            <w:tabs>
              <w:tab w:val="left" w:pos="720"/>
              <w:tab w:val="right" w:leader="dot" w:pos="9016"/>
            </w:tabs>
            <w:rPr>
              <w:rFonts w:asciiTheme="minorHAnsi" w:hAnsiTheme="minorHAnsi"/>
              <w:noProof/>
              <w:sz w:val="24"/>
            </w:rPr>
          </w:pPr>
          <w:hyperlink w:history="1" w:anchor="_Toc231625487">
            <w:r w:rsidRPr="00604263">
              <w:rPr>
                <w:rStyle w:val="Hyperlink"/>
                <w:noProof/>
              </w:rPr>
              <w:t>13.</w:t>
            </w:r>
            <w:r>
              <w:rPr>
                <w:rFonts w:asciiTheme="minorHAnsi" w:hAnsiTheme="minorHAnsi"/>
                <w:noProof/>
                <w:sz w:val="24"/>
              </w:rPr>
              <w:tab/>
            </w:r>
            <w:r w:rsidRPr="00604263">
              <w:rPr>
                <w:rStyle w:val="Hyperlink"/>
                <w:noProof/>
              </w:rPr>
              <w:t>Non-Functional Requirements</w:t>
            </w:r>
            <w:r>
              <w:rPr>
                <w:noProof/>
                <w:webHidden/>
              </w:rPr>
              <w:tab/>
            </w:r>
            <w:r>
              <w:rPr>
                <w:noProof/>
                <w:webHidden/>
              </w:rPr>
              <w:fldChar w:fldCharType="begin"/>
            </w:r>
            <w:r>
              <w:rPr>
                <w:noProof/>
                <w:webHidden/>
              </w:rPr>
              <w:instrText xml:space="preserve"> PAGEREF _Toc231625487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78A8B38B" w14:textId="7792C8F5">
          <w:pPr>
            <w:pStyle w:val="TOC2"/>
            <w:tabs>
              <w:tab w:val="left" w:pos="960"/>
              <w:tab w:val="right" w:leader="dot" w:pos="9016"/>
            </w:tabs>
            <w:rPr>
              <w:rFonts w:asciiTheme="minorHAnsi" w:hAnsiTheme="minorHAnsi"/>
              <w:noProof/>
              <w:sz w:val="24"/>
            </w:rPr>
          </w:pPr>
          <w:hyperlink w:history="1" w:anchor="_Toc231625488">
            <w:r w:rsidRPr="00604263">
              <w:rPr>
                <w:rStyle w:val="Hyperlink"/>
                <w:noProof/>
              </w:rPr>
              <w:t>13.1</w:t>
            </w:r>
            <w:r>
              <w:rPr>
                <w:rFonts w:asciiTheme="minorHAnsi" w:hAnsiTheme="minorHAnsi"/>
                <w:noProof/>
                <w:sz w:val="24"/>
              </w:rPr>
              <w:tab/>
            </w:r>
            <w:r w:rsidRPr="00604263">
              <w:rPr>
                <w:rStyle w:val="Hyperlink"/>
                <w:noProof/>
              </w:rPr>
              <w:t>Availability</w:t>
            </w:r>
            <w:r>
              <w:rPr>
                <w:noProof/>
                <w:webHidden/>
              </w:rPr>
              <w:tab/>
            </w:r>
            <w:r>
              <w:rPr>
                <w:noProof/>
                <w:webHidden/>
              </w:rPr>
              <w:fldChar w:fldCharType="begin"/>
            </w:r>
            <w:r>
              <w:rPr>
                <w:noProof/>
                <w:webHidden/>
              </w:rPr>
              <w:instrText xml:space="preserve"> PAGEREF _Toc231625488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7AFCDE2B" w14:textId="544F5059">
          <w:pPr>
            <w:pStyle w:val="TOC2"/>
            <w:tabs>
              <w:tab w:val="left" w:pos="960"/>
              <w:tab w:val="right" w:leader="dot" w:pos="9016"/>
            </w:tabs>
            <w:rPr>
              <w:rFonts w:asciiTheme="minorHAnsi" w:hAnsiTheme="minorHAnsi"/>
              <w:noProof/>
              <w:sz w:val="24"/>
            </w:rPr>
          </w:pPr>
          <w:hyperlink w:history="1" w:anchor="_Toc231625489">
            <w:r w:rsidRPr="00604263">
              <w:rPr>
                <w:rStyle w:val="Hyperlink"/>
                <w:noProof/>
              </w:rPr>
              <w:t>13.2</w:t>
            </w:r>
            <w:r>
              <w:rPr>
                <w:rFonts w:asciiTheme="minorHAnsi" w:hAnsiTheme="minorHAnsi"/>
                <w:noProof/>
                <w:sz w:val="24"/>
              </w:rPr>
              <w:tab/>
            </w:r>
            <w:r w:rsidRPr="00604263">
              <w:rPr>
                <w:rStyle w:val="Hyperlink"/>
                <w:noProof/>
              </w:rPr>
              <w:t>Performance</w:t>
            </w:r>
            <w:r>
              <w:rPr>
                <w:noProof/>
                <w:webHidden/>
              </w:rPr>
              <w:tab/>
            </w:r>
            <w:r>
              <w:rPr>
                <w:noProof/>
                <w:webHidden/>
              </w:rPr>
              <w:fldChar w:fldCharType="begin"/>
            </w:r>
            <w:r>
              <w:rPr>
                <w:noProof/>
                <w:webHidden/>
              </w:rPr>
              <w:instrText xml:space="preserve"> PAGEREF _Toc231625489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51E40F6E" w14:textId="45B0D94E">
          <w:pPr>
            <w:pStyle w:val="TOC2"/>
            <w:tabs>
              <w:tab w:val="left" w:pos="960"/>
              <w:tab w:val="right" w:leader="dot" w:pos="9016"/>
            </w:tabs>
            <w:rPr>
              <w:rFonts w:asciiTheme="minorHAnsi" w:hAnsiTheme="minorHAnsi"/>
              <w:noProof/>
              <w:sz w:val="24"/>
            </w:rPr>
          </w:pPr>
          <w:hyperlink w:history="1" w:anchor="_Toc231625490">
            <w:r w:rsidRPr="00604263">
              <w:rPr>
                <w:rStyle w:val="Hyperlink"/>
                <w:noProof/>
              </w:rPr>
              <w:t>13.3</w:t>
            </w:r>
            <w:r>
              <w:rPr>
                <w:rFonts w:asciiTheme="minorHAnsi" w:hAnsiTheme="minorHAnsi"/>
                <w:noProof/>
                <w:sz w:val="24"/>
              </w:rPr>
              <w:tab/>
            </w:r>
            <w:r w:rsidRPr="00604263">
              <w:rPr>
                <w:rStyle w:val="Hyperlink"/>
                <w:noProof/>
              </w:rPr>
              <w:t>Concurrent Users</w:t>
            </w:r>
            <w:r>
              <w:rPr>
                <w:noProof/>
                <w:webHidden/>
              </w:rPr>
              <w:tab/>
            </w:r>
            <w:r>
              <w:rPr>
                <w:noProof/>
                <w:webHidden/>
              </w:rPr>
              <w:fldChar w:fldCharType="begin"/>
            </w:r>
            <w:r>
              <w:rPr>
                <w:noProof/>
                <w:webHidden/>
              </w:rPr>
              <w:instrText xml:space="preserve"> PAGEREF _Toc231625490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3530D9E2" w14:textId="46750AED">
          <w:pPr>
            <w:pStyle w:val="TOC2"/>
            <w:tabs>
              <w:tab w:val="left" w:pos="960"/>
              <w:tab w:val="right" w:leader="dot" w:pos="9016"/>
            </w:tabs>
            <w:rPr>
              <w:rFonts w:asciiTheme="minorHAnsi" w:hAnsiTheme="minorHAnsi"/>
              <w:noProof/>
              <w:sz w:val="24"/>
            </w:rPr>
          </w:pPr>
          <w:hyperlink w:history="1" w:anchor="_Toc231625491">
            <w:r w:rsidRPr="00604263">
              <w:rPr>
                <w:rStyle w:val="Hyperlink"/>
                <w:noProof/>
              </w:rPr>
              <w:t>13.4</w:t>
            </w:r>
            <w:r>
              <w:rPr>
                <w:rFonts w:asciiTheme="minorHAnsi" w:hAnsiTheme="minorHAnsi"/>
                <w:noProof/>
                <w:sz w:val="24"/>
              </w:rPr>
              <w:tab/>
            </w:r>
            <w:r w:rsidRPr="00604263">
              <w:rPr>
                <w:rStyle w:val="Hyperlink"/>
                <w:noProof/>
              </w:rPr>
              <w:t>Security</w:t>
            </w:r>
            <w:r>
              <w:rPr>
                <w:noProof/>
                <w:webHidden/>
              </w:rPr>
              <w:tab/>
            </w:r>
            <w:r>
              <w:rPr>
                <w:noProof/>
                <w:webHidden/>
              </w:rPr>
              <w:fldChar w:fldCharType="begin"/>
            </w:r>
            <w:r>
              <w:rPr>
                <w:noProof/>
                <w:webHidden/>
              </w:rPr>
              <w:instrText xml:space="preserve"> PAGEREF _Toc231625491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2E2394A9" w14:textId="5CBD0A7E">
          <w:pPr>
            <w:pStyle w:val="TOC2"/>
            <w:tabs>
              <w:tab w:val="left" w:pos="960"/>
              <w:tab w:val="right" w:leader="dot" w:pos="9016"/>
            </w:tabs>
            <w:rPr>
              <w:rFonts w:asciiTheme="minorHAnsi" w:hAnsiTheme="minorHAnsi"/>
              <w:noProof/>
              <w:sz w:val="24"/>
            </w:rPr>
          </w:pPr>
          <w:hyperlink w:history="1" w:anchor="_Toc231625492">
            <w:r w:rsidRPr="00604263">
              <w:rPr>
                <w:rStyle w:val="Hyperlink"/>
                <w:noProof/>
              </w:rPr>
              <w:t>13.5</w:t>
            </w:r>
            <w:r>
              <w:rPr>
                <w:rFonts w:asciiTheme="minorHAnsi" w:hAnsiTheme="minorHAnsi"/>
                <w:noProof/>
                <w:sz w:val="24"/>
              </w:rPr>
              <w:tab/>
            </w:r>
            <w:r w:rsidRPr="00604263">
              <w:rPr>
                <w:rStyle w:val="Hyperlink"/>
                <w:noProof/>
              </w:rPr>
              <w:t>Session Management</w:t>
            </w:r>
            <w:r>
              <w:rPr>
                <w:noProof/>
                <w:webHidden/>
              </w:rPr>
              <w:tab/>
            </w:r>
            <w:r>
              <w:rPr>
                <w:noProof/>
                <w:webHidden/>
              </w:rPr>
              <w:fldChar w:fldCharType="begin"/>
            </w:r>
            <w:r>
              <w:rPr>
                <w:noProof/>
                <w:webHidden/>
              </w:rPr>
              <w:instrText xml:space="preserve"> PAGEREF _Toc231625492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260ADDE7" w14:textId="03CE8F9B">
          <w:pPr>
            <w:pStyle w:val="TOC2"/>
            <w:tabs>
              <w:tab w:val="left" w:pos="960"/>
              <w:tab w:val="right" w:leader="dot" w:pos="9016"/>
            </w:tabs>
            <w:rPr>
              <w:rFonts w:asciiTheme="minorHAnsi" w:hAnsiTheme="minorHAnsi"/>
              <w:noProof/>
              <w:sz w:val="24"/>
            </w:rPr>
          </w:pPr>
          <w:hyperlink w:history="1" w:anchor="_Toc231625493">
            <w:r w:rsidRPr="00604263">
              <w:rPr>
                <w:rStyle w:val="Hyperlink"/>
                <w:noProof/>
              </w:rPr>
              <w:t>13.6</w:t>
            </w:r>
            <w:r>
              <w:rPr>
                <w:rFonts w:asciiTheme="minorHAnsi" w:hAnsiTheme="minorHAnsi"/>
                <w:noProof/>
                <w:sz w:val="24"/>
              </w:rPr>
              <w:tab/>
            </w:r>
            <w:r w:rsidRPr="00604263">
              <w:rPr>
                <w:rStyle w:val="Hyperlink"/>
                <w:noProof/>
              </w:rPr>
              <w:t>Audit and Compliance</w:t>
            </w:r>
            <w:r>
              <w:rPr>
                <w:noProof/>
                <w:webHidden/>
              </w:rPr>
              <w:tab/>
            </w:r>
            <w:r>
              <w:rPr>
                <w:noProof/>
                <w:webHidden/>
              </w:rPr>
              <w:fldChar w:fldCharType="begin"/>
            </w:r>
            <w:r>
              <w:rPr>
                <w:noProof/>
                <w:webHidden/>
              </w:rPr>
              <w:instrText xml:space="preserve"> PAGEREF _Toc231625493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09EFBDD7" w14:textId="79DC940D">
          <w:pPr>
            <w:pStyle w:val="TOC2"/>
            <w:tabs>
              <w:tab w:val="left" w:pos="960"/>
              <w:tab w:val="right" w:leader="dot" w:pos="9016"/>
            </w:tabs>
            <w:rPr>
              <w:rFonts w:asciiTheme="minorHAnsi" w:hAnsiTheme="minorHAnsi"/>
              <w:noProof/>
              <w:sz w:val="24"/>
            </w:rPr>
          </w:pPr>
          <w:hyperlink w:history="1" w:anchor="_Toc231625494">
            <w:r w:rsidRPr="00604263">
              <w:rPr>
                <w:rStyle w:val="Hyperlink"/>
                <w:noProof/>
              </w:rPr>
              <w:t>13.7</w:t>
            </w:r>
            <w:r>
              <w:rPr>
                <w:rFonts w:asciiTheme="minorHAnsi" w:hAnsiTheme="minorHAnsi"/>
                <w:noProof/>
                <w:sz w:val="24"/>
              </w:rPr>
              <w:tab/>
            </w:r>
            <w:r w:rsidRPr="00604263">
              <w:rPr>
                <w:rStyle w:val="Hyperlink"/>
                <w:noProof/>
              </w:rPr>
              <w:t>Data Retentional and Archival</w:t>
            </w:r>
            <w:r>
              <w:rPr>
                <w:noProof/>
                <w:webHidden/>
              </w:rPr>
              <w:tab/>
            </w:r>
            <w:r>
              <w:rPr>
                <w:noProof/>
                <w:webHidden/>
              </w:rPr>
              <w:fldChar w:fldCharType="begin"/>
            </w:r>
            <w:r>
              <w:rPr>
                <w:noProof/>
                <w:webHidden/>
              </w:rPr>
              <w:instrText xml:space="preserve"> PAGEREF _Toc231625494 \h </w:instrText>
            </w:r>
            <w:r>
              <w:rPr>
                <w:noProof/>
                <w:webHidden/>
              </w:rPr>
            </w:r>
            <w:r>
              <w:rPr>
                <w:noProof/>
                <w:webHidden/>
              </w:rPr>
              <w:fldChar w:fldCharType="separate"/>
            </w:r>
            <w:r>
              <w:rPr>
                <w:noProof/>
                <w:webHidden/>
              </w:rPr>
              <w:t>71</w:t>
            </w:r>
            <w:r>
              <w:rPr>
                <w:noProof/>
                <w:webHidden/>
              </w:rPr>
              <w:fldChar w:fldCharType="end"/>
            </w:r>
          </w:hyperlink>
        </w:p>
        <w:p w:rsidR="00144555" w:rsidRDefault="00144555" w14:paraId="4D528931" w14:textId="19BC8255">
          <w:pPr>
            <w:pStyle w:val="TOC1"/>
            <w:tabs>
              <w:tab w:val="left" w:pos="720"/>
              <w:tab w:val="right" w:leader="dot" w:pos="9016"/>
            </w:tabs>
            <w:rPr>
              <w:rFonts w:asciiTheme="minorHAnsi" w:hAnsiTheme="minorHAnsi"/>
              <w:noProof/>
              <w:sz w:val="24"/>
            </w:rPr>
          </w:pPr>
          <w:hyperlink w:history="1" w:anchor="_Toc231625495">
            <w:r w:rsidRPr="00604263">
              <w:rPr>
                <w:rStyle w:val="Hyperlink"/>
                <w:noProof/>
              </w:rPr>
              <w:t>14.</w:t>
            </w:r>
            <w:r>
              <w:rPr>
                <w:rFonts w:asciiTheme="minorHAnsi" w:hAnsiTheme="minorHAnsi"/>
                <w:noProof/>
                <w:sz w:val="24"/>
              </w:rPr>
              <w:tab/>
            </w:r>
            <w:r w:rsidRPr="00604263">
              <w:rPr>
                <w:rStyle w:val="Hyperlink"/>
                <w:noProof/>
              </w:rPr>
              <w:t>Open Items</w:t>
            </w:r>
            <w:r>
              <w:rPr>
                <w:noProof/>
                <w:webHidden/>
              </w:rPr>
              <w:tab/>
            </w:r>
            <w:r>
              <w:rPr>
                <w:noProof/>
                <w:webHidden/>
              </w:rPr>
              <w:fldChar w:fldCharType="begin"/>
            </w:r>
            <w:r>
              <w:rPr>
                <w:noProof/>
                <w:webHidden/>
              </w:rPr>
              <w:instrText xml:space="preserve"> PAGEREF _Toc231625495 \h </w:instrText>
            </w:r>
            <w:r>
              <w:rPr>
                <w:noProof/>
                <w:webHidden/>
              </w:rPr>
            </w:r>
            <w:r>
              <w:rPr>
                <w:noProof/>
                <w:webHidden/>
              </w:rPr>
              <w:fldChar w:fldCharType="separate"/>
            </w:r>
            <w:r>
              <w:rPr>
                <w:noProof/>
                <w:webHidden/>
              </w:rPr>
              <w:t>72</w:t>
            </w:r>
            <w:r>
              <w:rPr>
                <w:noProof/>
                <w:webHidden/>
              </w:rPr>
              <w:fldChar w:fldCharType="end"/>
            </w:r>
          </w:hyperlink>
        </w:p>
        <w:p w:rsidR="00144555" w:rsidRDefault="00144555" w14:paraId="7265FD75" w14:textId="1A1C496A">
          <w:pPr>
            <w:pStyle w:val="TOC2"/>
            <w:tabs>
              <w:tab w:val="left" w:pos="960"/>
              <w:tab w:val="right" w:leader="dot" w:pos="9016"/>
            </w:tabs>
            <w:rPr>
              <w:rFonts w:asciiTheme="minorHAnsi" w:hAnsiTheme="minorHAnsi"/>
              <w:noProof/>
              <w:sz w:val="24"/>
            </w:rPr>
          </w:pPr>
          <w:hyperlink w:history="1" w:anchor="_Toc231625497">
            <w:r w:rsidRPr="00604263">
              <w:rPr>
                <w:rStyle w:val="Hyperlink"/>
                <w:noProof/>
              </w:rPr>
              <w:t>14.1</w:t>
            </w:r>
            <w:r>
              <w:rPr>
                <w:rFonts w:asciiTheme="minorHAnsi" w:hAnsiTheme="minorHAnsi"/>
                <w:noProof/>
                <w:sz w:val="24"/>
              </w:rPr>
              <w:tab/>
            </w:r>
            <w:r w:rsidRPr="00604263">
              <w:rPr>
                <w:rStyle w:val="Hyperlink"/>
                <w:noProof/>
              </w:rPr>
              <w:t>UCS</w:t>
            </w:r>
            <w:r>
              <w:rPr>
                <w:noProof/>
                <w:webHidden/>
              </w:rPr>
              <w:tab/>
            </w:r>
            <w:r>
              <w:rPr>
                <w:noProof/>
                <w:webHidden/>
              </w:rPr>
              <w:fldChar w:fldCharType="begin"/>
            </w:r>
            <w:r>
              <w:rPr>
                <w:noProof/>
                <w:webHidden/>
              </w:rPr>
              <w:instrText xml:space="preserve"> PAGEREF _Toc231625497 \h </w:instrText>
            </w:r>
            <w:r>
              <w:rPr>
                <w:noProof/>
                <w:webHidden/>
              </w:rPr>
            </w:r>
            <w:r>
              <w:rPr>
                <w:noProof/>
                <w:webHidden/>
              </w:rPr>
              <w:fldChar w:fldCharType="separate"/>
            </w:r>
            <w:r>
              <w:rPr>
                <w:noProof/>
                <w:webHidden/>
              </w:rPr>
              <w:t>72</w:t>
            </w:r>
            <w:r>
              <w:rPr>
                <w:noProof/>
                <w:webHidden/>
              </w:rPr>
              <w:fldChar w:fldCharType="end"/>
            </w:r>
          </w:hyperlink>
        </w:p>
        <w:p w:rsidR="00144555" w:rsidRDefault="00144555" w14:paraId="4DB9577B" w14:textId="0B5FCC23">
          <w:pPr>
            <w:pStyle w:val="TOC2"/>
            <w:tabs>
              <w:tab w:val="left" w:pos="960"/>
              <w:tab w:val="right" w:leader="dot" w:pos="9016"/>
            </w:tabs>
            <w:rPr>
              <w:rFonts w:asciiTheme="minorHAnsi" w:hAnsiTheme="minorHAnsi"/>
              <w:noProof/>
              <w:sz w:val="24"/>
            </w:rPr>
          </w:pPr>
          <w:hyperlink w:history="1" w:anchor="_Toc231625498">
            <w:r w:rsidRPr="00604263">
              <w:rPr>
                <w:rStyle w:val="Hyperlink"/>
                <w:noProof/>
              </w:rPr>
              <w:t>14.2</w:t>
            </w:r>
            <w:r>
              <w:rPr>
                <w:rFonts w:asciiTheme="minorHAnsi" w:hAnsiTheme="minorHAnsi"/>
                <w:noProof/>
                <w:sz w:val="24"/>
              </w:rPr>
              <w:tab/>
            </w:r>
            <w:r w:rsidRPr="00604263">
              <w:rPr>
                <w:rStyle w:val="Hyperlink"/>
                <w:noProof/>
              </w:rPr>
              <w:t>Incident</w:t>
            </w:r>
            <w:r>
              <w:rPr>
                <w:noProof/>
                <w:webHidden/>
              </w:rPr>
              <w:tab/>
            </w:r>
            <w:r>
              <w:rPr>
                <w:noProof/>
                <w:webHidden/>
              </w:rPr>
              <w:fldChar w:fldCharType="begin"/>
            </w:r>
            <w:r>
              <w:rPr>
                <w:noProof/>
                <w:webHidden/>
              </w:rPr>
              <w:instrText xml:space="preserve"> PAGEREF _Toc231625498 \h </w:instrText>
            </w:r>
            <w:r>
              <w:rPr>
                <w:noProof/>
                <w:webHidden/>
              </w:rPr>
            </w:r>
            <w:r>
              <w:rPr>
                <w:noProof/>
                <w:webHidden/>
              </w:rPr>
              <w:fldChar w:fldCharType="separate"/>
            </w:r>
            <w:r>
              <w:rPr>
                <w:noProof/>
                <w:webHidden/>
              </w:rPr>
              <w:t>72</w:t>
            </w:r>
            <w:r>
              <w:rPr>
                <w:noProof/>
                <w:webHidden/>
              </w:rPr>
              <w:fldChar w:fldCharType="end"/>
            </w:r>
          </w:hyperlink>
        </w:p>
        <w:p w:rsidR="00144555" w:rsidRDefault="00144555" w14:paraId="5A5DEBC3" w14:textId="76BFBAD0">
          <w:pPr>
            <w:pStyle w:val="TOC2"/>
            <w:tabs>
              <w:tab w:val="left" w:pos="960"/>
              <w:tab w:val="right" w:leader="dot" w:pos="9016"/>
            </w:tabs>
            <w:rPr>
              <w:rFonts w:asciiTheme="minorHAnsi" w:hAnsiTheme="minorHAnsi"/>
              <w:noProof/>
              <w:sz w:val="24"/>
            </w:rPr>
          </w:pPr>
          <w:hyperlink w:history="1" w:anchor="_Toc231625499">
            <w:r w:rsidRPr="00604263">
              <w:rPr>
                <w:rStyle w:val="Hyperlink"/>
                <w:noProof/>
              </w:rPr>
              <w:t>14.3</w:t>
            </w:r>
            <w:r>
              <w:rPr>
                <w:rFonts w:asciiTheme="minorHAnsi" w:hAnsiTheme="minorHAnsi"/>
                <w:noProof/>
                <w:sz w:val="24"/>
              </w:rPr>
              <w:tab/>
            </w:r>
            <w:r w:rsidRPr="00604263">
              <w:rPr>
                <w:rStyle w:val="Hyperlink"/>
                <w:noProof/>
              </w:rPr>
              <w:t>Broadcast</w:t>
            </w:r>
            <w:r>
              <w:rPr>
                <w:noProof/>
                <w:webHidden/>
              </w:rPr>
              <w:tab/>
            </w:r>
            <w:r>
              <w:rPr>
                <w:noProof/>
                <w:webHidden/>
              </w:rPr>
              <w:fldChar w:fldCharType="begin"/>
            </w:r>
            <w:r>
              <w:rPr>
                <w:noProof/>
                <w:webHidden/>
              </w:rPr>
              <w:instrText xml:space="preserve"> PAGEREF _Toc231625499 \h </w:instrText>
            </w:r>
            <w:r>
              <w:rPr>
                <w:noProof/>
                <w:webHidden/>
              </w:rPr>
            </w:r>
            <w:r>
              <w:rPr>
                <w:noProof/>
                <w:webHidden/>
              </w:rPr>
              <w:fldChar w:fldCharType="separate"/>
            </w:r>
            <w:r>
              <w:rPr>
                <w:noProof/>
                <w:webHidden/>
              </w:rPr>
              <w:t>72</w:t>
            </w:r>
            <w:r>
              <w:rPr>
                <w:noProof/>
                <w:webHidden/>
              </w:rPr>
              <w:fldChar w:fldCharType="end"/>
            </w:r>
          </w:hyperlink>
        </w:p>
        <w:p w:rsidR="00144555" w:rsidRDefault="00144555" w14:paraId="602A8F20" w14:textId="182AD1AD">
          <w:pPr>
            <w:pStyle w:val="TOC1"/>
            <w:tabs>
              <w:tab w:val="left" w:pos="720"/>
              <w:tab w:val="right" w:leader="dot" w:pos="9016"/>
            </w:tabs>
            <w:rPr>
              <w:rFonts w:asciiTheme="minorHAnsi" w:hAnsiTheme="minorHAnsi"/>
              <w:noProof/>
              <w:sz w:val="24"/>
            </w:rPr>
          </w:pPr>
          <w:hyperlink w:history="1" w:anchor="_Toc231625500">
            <w:r w:rsidRPr="00604263">
              <w:rPr>
                <w:rStyle w:val="Hyperlink"/>
                <w:noProof/>
              </w:rPr>
              <w:t>15.</w:t>
            </w:r>
            <w:r>
              <w:rPr>
                <w:rFonts w:asciiTheme="minorHAnsi" w:hAnsiTheme="minorHAnsi"/>
                <w:noProof/>
                <w:sz w:val="24"/>
              </w:rPr>
              <w:tab/>
            </w:r>
            <w:r w:rsidRPr="00604263">
              <w:rPr>
                <w:rStyle w:val="Hyperlink"/>
                <w:noProof/>
              </w:rPr>
              <w:t>Appendix</w:t>
            </w:r>
            <w:r>
              <w:rPr>
                <w:noProof/>
                <w:webHidden/>
              </w:rPr>
              <w:tab/>
            </w:r>
            <w:r>
              <w:rPr>
                <w:noProof/>
                <w:webHidden/>
              </w:rPr>
              <w:fldChar w:fldCharType="begin"/>
            </w:r>
            <w:r>
              <w:rPr>
                <w:noProof/>
                <w:webHidden/>
              </w:rPr>
              <w:instrText xml:space="preserve"> PAGEREF _Toc231625500 \h </w:instrText>
            </w:r>
            <w:r>
              <w:rPr>
                <w:noProof/>
                <w:webHidden/>
              </w:rPr>
            </w:r>
            <w:r>
              <w:rPr>
                <w:noProof/>
                <w:webHidden/>
              </w:rPr>
              <w:fldChar w:fldCharType="separate"/>
            </w:r>
            <w:r>
              <w:rPr>
                <w:noProof/>
                <w:webHidden/>
              </w:rPr>
              <w:t>73</w:t>
            </w:r>
            <w:r>
              <w:rPr>
                <w:noProof/>
                <w:webHidden/>
              </w:rPr>
              <w:fldChar w:fldCharType="end"/>
            </w:r>
          </w:hyperlink>
        </w:p>
        <w:p w:rsidRPr="00323C34" w:rsidR="001518DE" w:rsidRDefault="001518DE" w14:paraId="4F7D1835" w14:textId="5BC19F0E">
          <w:r w:rsidRPr="00323C34">
            <w:rPr>
              <w:b/>
              <w:bCs/>
            </w:rPr>
            <w:fldChar w:fldCharType="end"/>
          </w:r>
        </w:p>
      </w:sdtContent>
    </w:sdt>
    <w:p w:rsidRPr="00323C34" w:rsidR="001518DE" w:rsidRDefault="001518DE" w14:paraId="40334667" w14:textId="5B7AC91D">
      <w:pPr>
        <w:spacing w:line="278" w:lineRule="auto"/>
        <w:rPr>
          <w:b/>
          <w:sz w:val="32"/>
          <w:szCs w:val="36"/>
        </w:rPr>
      </w:pPr>
      <w:r w:rsidRPr="00323C34">
        <w:rPr>
          <w:b/>
          <w:sz w:val="32"/>
          <w:szCs w:val="36"/>
        </w:rPr>
        <w:br w:type="page"/>
      </w:r>
    </w:p>
    <w:p w:rsidRPr="00323C34" w:rsidR="009A4932" w:rsidP="00F4177B" w:rsidRDefault="009A4932" w14:paraId="0EF36015" w14:textId="6D83A16E">
      <w:pPr>
        <w:pStyle w:val="Heading1"/>
        <w:pBdr>
          <w:bottom w:val="single" w:color="auto" w:sz="4" w:space="1"/>
        </w:pBdr>
        <w:spacing w:line="240" w:lineRule="auto"/>
      </w:pPr>
      <w:bookmarkStart w:name="_Toc231625363" w:id="0"/>
      <w:r w:rsidRPr="00323C34">
        <w:t>Document Control</w:t>
      </w:r>
      <w:bookmarkEnd w:id="0"/>
    </w:p>
    <w:p w:rsidRPr="00323C34" w:rsidR="009A4932" w:rsidP="009A4932" w:rsidRDefault="009A4932" w14:paraId="196E2B39" w14:textId="7E90FF76"/>
    <w:p w:rsidRPr="00323C34" w:rsidR="009A4932" w:rsidP="006C258F" w:rsidRDefault="009A4932" w14:paraId="3164019D" w14:textId="56833AD0">
      <w:pPr>
        <w:pStyle w:val="Heading2"/>
      </w:pPr>
      <w:bookmarkStart w:name="_Toc231625364" w:id="1"/>
      <w:r w:rsidRPr="00323C34">
        <w:t>Version History</w:t>
      </w:r>
      <w:bookmarkEnd w:id="1"/>
    </w:p>
    <w:tbl>
      <w:tblPr>
        <w:tblStyle w:val="TableGrid"/>
        <w:tblW w:w="5000" w:type="pct"/>
        <w:tblLook w:val="04A0" w:firstRow="1" w:lastRow="0" w:firstColumn="1" w:lastColumn="0" w:noHBand="0" w:noVBand="1"/>
      </w:tblPr>
      <w:tblGrid>
        <w:gridCol w:w="1129"/>
        <w:gridCol w:w="1700"/>
        <w:gridCol w:w="6187"/>
      </w:tblGrid>
      <w:tr w:rsidRPr="00323C34" w:rsidR="00C62A87" w:rsidTr="00CD5CFB" w14:paraId="0DE20A4F" w14:textId="77777777">
        <w:trPr>
          <w:cantSplit/>
          <w:tblHeader/>
        </w:trPr>
        <w:tc>
          <w:tcPr>
            <w:tcW w:w="626" w:type="pct"/>
            <w:shd w:val="clear" w:color="auto" w:fill="0070C0"/>
            <w:vAlign w:val="center"/>
            <w:hideMark/>
          </w:tcPr>
          <w:p w:rsidRPr="00323C34" w:rsidR="002607B5" w:rsidP="002607B5" w:rsidRDefault="002607B5" w14:paraId="12623603" w14:textId="77777777">
            <w:pPr>
              <w:spacing w:after="160"/>
              <w:rPr>
                <w:b/>
                <w:bCs/>
                <w:color w:val="FFFFFF" w:themeColor="background1"/>
              </w:rPr>
            </w:pPr>
            <w:r w:rsidRPr="00323C34">
              <w:rPr>
                <w:b/>
                <w:bCs/>
                <w:color w:val="FFFFFF" w:themeColor="background1"/>
              </w:rPr>
              <w:t>Version</w:t>
            </w:r>
          </w:p>
        </w:tc>
        <w:tc>
          <w:tcPr>
            <w:tcW w:w="943" w:type="pct"/>
            <w:shd w:val="clear" w:color="auto" w:fill="0070C0"/>
            <w:vAlign w:val="center"/>
            <w:hideMark/>
          </w:tcPr>
          <w:p w:rsidRPr="00323C34" w:rsidR="002607B5" w:rsidP="002607B5" w:rsidRDefault="002607B5" w14:paraId="5CBEDC2B" w14:textId="77777777">
            <w:pPr>
              <w:spacing w:after="160"/>
              <w:rPr>
                <w:b/>
                <w:bCs/>
                <w:color w:val="FFFFFF" w:themeColor="background1"/>
              </w:rPr>
            </w:pPr>
            <w:r w:rsidRPr="00323C34">
              <w:rPr>
                <w:b/>
                <w:bCs/>
                <w:color w:val="FFFFFF" w:themeColor="background1"/>
              </w:rPr>
              <w:t>Date</w:t>
            </w:r>
          </w:p>
        </w:tc>
        <w:tc>
          <w:tcPr>
            <w:tcW w:w="3431" w:type="pct"/>
            <w:shd w:val="clear" w:color="auto" w:fill="0070C0"/>
            <w:vAlign w:val="center"/>
            <w:hideMark/>
          </w:tcPr>
          <w:p w:rsidRPr="00323C34" w:rsidR="002607B5" w:rsidP="002607B5" w:rsidRDefault="002607B5" w14:paraId="2111379D" w14:textId="77777777">
            <w:pPr>
              <w:spacing w:after="160"/>
              <w:rPr>
                <w:b/>
                <w:bCs/>
                <w:color w:val="FFFFFF" w:themeColor="background1"/>
              </w:rPr>
            </w:pPr>
            <w:r w:rsidRPr="00323C34">
              <w:rPr>
                <w:b/>
                <w:bCs/>
                <w:color w:val="FFFFFF" w:themeColor="background1"/>
              </w:rPr>
              <w:t>Description</w:t>
            </w:r>
          </w:p>
        </w:tc>
      </w:tr>
      <w:tr w:rsidRPr="00323C34" w:rsidR="00C62A87" w:rsidTr="00CD5CFB" w14:paraId="17967DEF" w14:textId="77777777">
        <w:trPr>
          <w:cantSplit/>
        </w:trPr>
        <w:tc>
          <w:tcPr>
            <w:tcW w:w="626" w:type="pct"/>
            <w:vAlign w:val="center"/>
            <w:hideMark/>
          </w:tcPr>
          <w:p w:rsidRPr="00323C34" w:rsidR="002607B5" w:rsidP="002607B5" w:rsidRDefault="002607B5" w14:paraId="33B22150" w14:textId="77777777">
            <w:pPr>
              <w:spacing w:after="160"/>
            </w:pPr>
            <w:r w:rsidRPr="00323C34">
              <w:t>0.1</w:t>
            </w:r>
          </w:p>
        </w:tc>
        <w:tc>
          <w:tcPr>
            <w:tcW w:w="943" w:type="pct"/>
            <w:vAlign w:val="center"/>
            <w:hideMark/>
          </w:tcPr>
          <w:p w:rsidRPr="00323C34" w:rsidR="002607B5" w:rsidP="002607B5" w:rsidRDefault="002607B5" w14:paraId="53B4BEC5" w14:textId="68C37C6B">
            <w:pPr>
              <w:spacing w:after="160"/>
            </w:pPr>
            <w:r w:rsidRPr="00323C34">
              <w:t>1</w:t>
            </w:r>
            <w:r w:rsidR="00212DB5">
              <w:rPr>
                <w:rFonts w:hint="eastAsia"/>
              </w:rPr>
              <w:t>8</w:t>
            </w:r>
            <w:r w:rsidRPr="00323C34">
              <w:t xml:space="preserve"> May 2026</w:t>
            </w:r>
          </w:p>
        </w:tc>
        <w:tc>
          <w:tcPr>
            <w:tcW w:w="3431" w:type="pct"/>
            <w:vAlign w:val="center"/>
            <w:hideMark/>
          </w:tcPr>
          <w:p w:rsidRPr="00323C34" w:rsidR="002607B5" w:rsidP="002607B5" w:rsidRDefault="002607B5" w14:paraId="58077B0F" w14:textId="5817B852">
            <w:pPr>
              <w:spacing w:after="160"/>
            </w:pPr>
            <w:r w:rsidRPr="00323C34">
              <w:t xml:space="preserve">Initial </w:t>
            </w:r>
            <w:r w:rsidR="00212DB5">
              <w:rPr>
                <w:rFonts w:hint="eastAsia"/>
              </w:rPr>
              <w:t>D</w:t>
            </w:r>
            <w:r w:rsidRPr="00323C34">
              <w:t>raft</w:t>
            </w:r>
          </w:p>
        </w:tc>
      </w:tr>
      <w:tr w:rsidRPr="00323C34" w:rsidR="008167CF" w:rsidTr="00CD5CFB" w14:paraId="412F8ED6" w14:textId="77777777">
        <w:trPr>
          <w:cantSplit/>
        </w:trPr>
        <w:tc>
          <w:tcPr>
            <w:tcW w:w="626" w:type="pct"/>
            <w:vAlign w:val="center"/>
          </w:tcPr>
          <w:p w:rsidRPr="00323C34" w:rsidR="008167CF" w:rsidP="002607B5" w:rsidRDefault="008167CF" w14:paraId="4364C755" w14:textId="46C96D99">
            <w:pPr>
              <w:spacing w:after="160"/>
            </w:pPr>
            <w:r>
              <w:t>0.2</w:t>
            </w:r>
          </w:p>
        </w:tc>
        <w:tc>
          <w:tcPr>
            <w:tcW w:w="943" w:type="pct"/>
            <w:vAlign w:val="center"/>
          </w:tcPr>
          <w:p w:rsidRPr="00323C34" w:rsidR="008167CF" w:rsidP="002607B5" w:rsidRDefault="00D67D4B" w14:paraId="0C3FE8E1" w14:textId="75AC09F3">
            <w:pPr>
              <w:spacing w:after="160"/>
            </w:pPr>
            <w:r>
              <w:rPr>
                <w:rFonts w:hint="eastAsia"/>
              </w:rPr>
              <w:t>5 June 2026</w:t>
            </w:r>
          </w:p>
        </w:tc>
        <w:tc>
          <w:tcPr>
            <w:tcW w:w="3431" w:type="pct"/>
            <w:vAlign w:val="center"/>
          </w:tcPr>
          <w:p w:rsidRPr="00323C34" w:rsidR="008167CF" w:rsidP="002607B5" w:rsidRDefault="00D67D4B" w14:paraId="0AD5A535" w14:textId="59F92C0D">
            <w:pPr>
              <w:spacing w:after="160"/>
            </w:pPr>
            <w:r>
              <w:rPr>
                <w:rFonts w:hint="eastAsia"/>
              </w:rPr>
              <w:t>Revised d</w:t>
            </w:r>
            <w:r w:rsidR="009E409A">
              <w:rPr>
                <w:rFonts w:hint="eastAsia"/>
              </w:rPr>
              <w:t>raft</w:t>
            </w:r>
            <w:r w:rsidR="00765459">
              <w:rPr>
                <w:rFonts w:hint="eastAsia"/>
              </w:rPr>
              <w:t xml:space="preserve"> updating</w:t>
            </w:r>
          </w:p>
        </w:tc>
      </w:tr>
    </w:tbl>
    <w:p w:rsidRPr="00323C34" w:rsidR="009A4932" w:rsidP="009A4932" w:rsidRDefault="009A4932" w14:paraId="18A1315C" w14:textId="77777777"/>
    <w:p w:rsidRPr="00323C34" w:rsidR="00E840B6" w:rsidP="006C258F" w:rsidRDefault="00E840B6" w14:paraId="08BD9822" w14:textId="6073B30F">
      <w:pPr>
        <w:pStyle w:val="Heading2"/>
      </w:pPr>
      <w:bookmarkStart w:name="_Toc231625365" w:id="2"/>
      <w:r w:rsidRPr="00323C34">
        <w:t>Definitions, Abbre</w:t>
      </w:r>
      <w:r w:rsidRPr="00323C34" w:rsidR="00A520A4">
        <w:t>viations, Acronyms</w:t>
      </w:r>
      <w:bookmarkEnd w:id="2"/>
    </w:p>
    <w:tbl>
      <w:tblPr>
        <w:tblStyle w:val="TableGrid"/>
        <w:tblW w:w="0" w:type="auto"/>
        <w:tblLook w:val="04A0" w:firstRow="1" w:lastRow="0" w:firstColumn="1" w:lastColumn="0" w:noHBand="0" w:noVBand="1"/>
      </w:tblPr>
      <w:tblGrid>
        <w:gridCol w:w="889"/>
        <w:gridCol w:w="8127"/>
      </w:tblGrid>
      <w:tr w:rsidRPr="00323C34" w:rsidR="00C62A87" w:rsidTr="00A520A4" w14:paraId="51A2634A" w14:textId="77777777">
        <w:trPr>
          <w:tblHeader/>
        </w:trPr>
        <w:tc>
          <w:tcPr>
            <w:tcW w:w="0" w:type="auto"/>
            <w:shd w:val="clear" w:color="auto" w:fill="0070C0"/>
            <w:hideMark/>
          </w:tcPr>
          <w:p w:rsidRPr="00323C34" w:rsidR="00A520A4" w:rsidP="00A520A4" w:rsidRDefault="00A520A4" w14:paraId="23D4606D" w14:textId="77777777">
            <w:pPr>
              <w:spacing w:after="160"/>
              <w:rPr>
                <w:b/>
                <w:bCs/>
                <w:color w:val="FFFFFF" w:themeColor="background1"/>
              </w:rPr>
            </w:pPr>
            <w:r w:rsidRPr="00323C34">
              <w:rPr>
                <w:b/>
                <w:bCs/>
                <w:color w:val="FFFFFF" w:themeColor="background1"/>
              </w:rPr>
              <w:t>Term</w:t>
            </w:r>
          </w:p>
        </w:tc>
        <w:tc>
          <w:tcPr>
            <w:tcW w:w="0" w:type="auto"/>
            <w:shd w:val="clear" w:color="auto" w:fill="0070C0"/>
            <w:hideMark/>
          </w:tcPr>
          <w:p w:rsidRPr="00323C34" w:rsidR="00A520A4" w:rsidP="00A520A4" w:rsidRDefault="00A520A4" w14:paraId="2583F032" w14:textId="77777777">
            <w:pPr>
              <w:spacing w:after="160"/>
              <w:rPr>
                <w:b/>
                <w:bCs/>
                <w:color w:val="FFFFFF" w:themeColor="background1"/>
              </w:rPr>
            </w:pPr>
            <w:r w:rsidRPr="00323C34">
              <w:rPr>
                <w:b/>
                <w:bCs/>
                <w:color w:val="FFFFFF" w:themeColor="background1"/>
              </w:rPr>
              <w:t>Definition</w:t>
            </w:r>
          </w:p>
        </w:tc>
      </w:tr>
      <w:tr w:rsidRPr="00323C34" w:rsidR="00C62A87" w:rsidTr="00A520A4" w14:paraId="3D5C2844" w14:textId="77777777">
        <w:tc>
          <w:tcPr>
            <w:tcW w:w="0" w:type="auto"/>
            <w:hideMark/>
          </w:tcPr>
          <w:p w:rsidRPr="00323C34" w:rsidR="00A520A4" w:rsidP="00A520A4" w:rsidRDefault="00A520A4" w14:paraId="5DC7DF67" w14:textId="77777777">
            <w:pPr>
              <w:spacing w:after="160"/>
            </w:pPr>
            <w:r w:rsidRPr="00323C34">
              <w:t>2FA</w:t>
            </w:r>
          </w:p>
        </w:tc>
        <w:tc>
          <w:tcPr>
            <w:tcW w:w="0" w:type="auto"/>
            <w:hideMark/>
          </w:tcPr>
          <w:p w:rsidRPr="00323C34" w:rsidR="00A520A4" w:rsidP="00A520A4" w:rsidRDefault="00A520A4" w14:paraId="57D2643C" w14:textId="77777777">
            <w:pPr>
              <w:spacing w:after="160"/>
            </w:pPr>
            <w:r w:rsidRPr="00323C34">
              <w:t>Two-Factor Authentication</w:t>
            </w:r>
          </w:p>
        </w:tc>
      </w:tr>
      <w:tr w:rsidRPr="00323C34" w:rsidR="00C62A87" w:rsidTr="00A520A4" w14:paraId="120054AA" w14:textId="77777777">
        <w:tc>
          <w:tcPr>
            <w:tcW w:w="0" w:type="auto"/>
            <w:hideMark/>
          </w:tcPr>
          <w:p w:rsidRPr="00323C34" w:rsidR="00A520A4" w:rsidP="00A520A4" w:rsidRDefault="00A520A4" w14:paraId="138183B6" w14:textId="77777777">
            <w:pPr>
              <w:spacing w:after="160"/>
            </w:pPr>
            <w:r w:rsidRPr="00323C34">
              <w:t>AD</w:t>
            </w:r>
          </w:p>
        </w:tc>
        <w:tc>
          <w:tcPr>
            <w:tcW w:w="0" w:type="auto"/>
            <w:hideMark/>
          </w:tcPr>
          <w:p w:rsidRPr="00323C34" w:rsidR="00A520A4" w:rsidP="00A520A4" w:rsidRDefault="00A520A4" w14:paraId="6AA689C6" w14:textId="77777777">
            <w:pPr>
              <w:spacing w:after="160"/>
            </w:pPr>
            <w:r w:rsidRPr="00323C34">
              <w:t>Active Directory</w:t>
            </w:r>
          </w:p>
        </w:tc>
      </w:tr>
      <w:tr w:rsidRPr="00323C34" w:rsidR="00C62A87" w:rsidTr="00A520A4" w14:paraId="7A50F436" w14:textId="77777777">
        <w:tc>
          <w:tcPr>
            <w:tcW w:w="0" w:type="auto"/>
            <w:hideMark/>
          </w:tcPr>
          <w:p w:rsidRPr="00323C34" w:rsidR="00A520A4" w:rsidP="00A520A4" w:rsidRDefault="00A520A4" w14:paraId="31BCA82B" w14:textId="77777777">
            <w:pPr>
              <w:spacing w:after="160"/>
            </w:pPr>
            <w:r w:rsidRPr="00323C34">
              <w:t>BWC</w:t>
            </w:r>
          </w:p>
        </w:tc>
        <w:tc>
          <w:tcPr>
            <w:tcW w:w="0" w:type="auto"/>
            <w:hideMark/>
          </w:tcPr>
          <w:p w:rsidRPr="00323C34" w:rsidR="00A520A4" w:rsidP="00A520A4" w:rsidRDefault="00A520A4" w14:paraId="2D8C4C1E" w14:textId="77777777">
            <w:pPr>
              <w:spacing w:after="160"/>
            </w:pPr>
            <w:r w:rsidRPr="00323C34">
              <w:t>Body Worn Camera</w:t>
            </w:r>
          </w:p>
        </w:tc>
      </w:tr>
      <w:tr w:rsidRPr="00323C34" w:rsidR="00C62A87" w:rsidTr="00A520A4" w14:paraId="75A959BD" w14:textId="77777777">
        <w:tc>
          <w:tcPr>
            <w:tcW w:w="0" w:type="auto"/>
            <w:hideMark/>
          </w:tcPr>
          <w:p w:rsidRPr="00323C34" w:rsidR="00A520A4" w:rsidP="00A520A4" w:rsidRDefault="00A520A4" w14:paraId="0EB5A93E" w14:textId="77777777">
            <w:pPr>
              <w:spacing w:after="160"/>
            </w:pPr>
            <w:r w:rsidRPr="00323C34">
              <w:t>CMS</w:t>
            </w:r>
          </w:p>
        </w:tc>
        <w:tc>
          <w:tcPr>
            <w:tcW w:w="0" w:type="auto"/>
            <w:hideMark/>
          </w:tcPr>
          <w:p w:rsidRPr="00323C34" w:rsidR="00A520A4" w:rsidP="00A520A4" w:rsidRDefault="00A520A4" w14:paraId="6A2A591B" w14:textId="77777777">
            <w:pPr>
              <w:spacing w:after="160"/>
            </w:pPr>
            <w:r w:rsidRPr="00323C34">
              <w:t>Case Management System</w:t>
            </w:r>
          </w:p>
        </w:tc>
      </w:tr>
      <w:tr w:rsidRPr="00323C34" w:rsidR="00C62A87" w:rsidTr="00A520A4" w14:paraId="4FD7F4EF" w14:textId="77777777">
        <w:tc>
          <w:tcPr>
            <w:tcW w:w="0" w:type="auto"/>
            <w:hideMark/>
          </w:tcPr>
          <w:p w:rsidRPr="00323C34" w:rsidR="00A520A4" w:rsidP="00A520A4" w:rsidRDefault="00A520A4" w14:paraId="7CE4AE4E" w14:textId="77777777">
            <w:pPr>
              <w:spacing w:after="160"/>
            </w:pPr>
            <w:r w:rsidRPr="00323C34">
              <w:t>CMMS</w:t>
            </w:r>
          </w:p>
        </w:tc>
        <w:tc>
          <w:tcPr>
            <w:tcW w:w="0" w:type="auto"/>
            <w:hideMark/>
          </w:tcPr>
          <w:p w:rsidRPr="00323C34" w:rsidR="00A520A4" w:rsidP="00A520A4" w:rsidRDefault="00A520A4" w14:paraId="6BFFCFE8" w14:textId="77777777">
            <w:pPr>
              <w:spacing w:after="160"/>
            </w:pPr>
            <w:r w:rsidRPr="00323C34">
              <w:t>Computerised Maintenance Management System</w:t>
            </w:r>
          </w:p>
        </w:tc>
      </w:tr>
      <w:tr w:rsidRPr="00323C34" w:rsidR="00C62A87" w:rsidTr="00A520A4" w14:paraId="6815B404" w14:textId="77777777">
        <w:tc>
          <w:tcPr>
            <w:tcW w:w="0" w:type="auto"/>
            <w:hideMark/>
          </w:tcPr>
          <w:p w:rsidRPr="00323C34" w:rsidR="00A520A4" w:rsidP="00A520A4" w:rsidRDefault="00A520A4" w14:paraId="2ADC6631" w14:textId="77777777">
            <w:pPr>
              <w:spacing w:after="160"/>
            </w:pPr>
            <w:r w:rsidRPr="00323C34">
              <w:t>DM</w:t>
            </w:r>
          </w:p>
        </w:tc>
        <w:tc>
          <w:tcPr>
            <w:tcW w:w="0" w:type="auto"/>
            <w:hideMark/>
          </w:tcPr>
          <w:p w:rsidRPr="00323C34" w:rsidR="00A520A4" w:rsidP="00A520A4" w:rsidRDefault="00A520A4" w14:paraId="644938D2" w14:textId="77777777">
            <w:pPr>
              <w:spacing w:after="160"/>
            </w:pPr>
            <w:r w:rsidRPr="00323C34">
              <w:t>Duty Manager</w:t>
            </w:r>
          </w:p>
        </w:tc>
      </w:tr>
      <w:tr w:rsidRPr="00323C34" w:rsidR="00C62A87" w:rsidTr="00A520A4" w14:paraId="440FB103" w14:textId="77777777">
        <w:tc>
          <w:tcPr>
            <w:tcW w:w="0" w:type="auto"/>
            <w:hideMark/>
          </w:tcPr>
          <w:p w:rsidRPr="00323C34" w:rsidR="00A520A4" w:rsidP="00A520A4" w:rsidRDefault="00A520A4" w14:paraId="23A7F497" w14:textId="77777777">
            <w:pPr>
              <w:spacing w:after="160"/>
            </w:pPr>
            <w:r w:rsidRPr="00323C34">
              <w:t>DO</w:t>
            </w:r>
          </w:p>
        </w:tc>
        <w:tc>
          <w:tcPr>
            <w:tcW w:w="0" w:type="auto"/>
            <w:hideMark/>
          </w:tcPr>
          <w:p w:rsidRPr="00323C34" w:rsidR="00A520A4" w:rsidP="00A520A4" w:rsidRDefault="00A520A4" w14:paraId="7D5F1759" w14:textId="77777777">
            <w:pPr>
              <w:spacing w:after="160"/>
            </w:pPr>
            <w:r w:rsidRPr="00323C34">
              <w:t>Duty Officer</w:t>
            </w:r>
          </w:p>
        </w:tc>
      </w:tr>
      <w:tr w:rsidRPr="00323C34" w:rsidR="00C62A87" w:rsidTr="00A520A4" w14:paraId="160389DC" w14:textId="77777777">
        <w:tc>
          <w:tcPr>
            <w:tcW w:w="0" w:type="auto"/>
            <w:hideMark/>
          </w:tcPr>
          <w:p w:rsidRPr="00323C34" w:rsidR="00A520A4" w:rsidP="00A520A4" w:rsidRDefault="00A520A4" w14:paraId="29068759" w14:textId="77777777">
            <w:pPr>
              <w:spacing w:after="160"/>
            </w:pPr>
            <w:r w:rsidRPr="00323C34">
              <w:t>FM</w:t>
            </w:r>
          </w:p>
        </w:tc>
        <w:tc>
          <w:tcPr>
            <w:tcW w:w="0" w:type="auto"/>
            <w:hideMark/>
          </w:tcPr>
          <w:p w:rsidRPr="00323C34" w:rsidR="00A520A4" w:rsidP="00A520A4" w:rsidRDefault="00A520A4" w14:paraId="7A833134" w14:textId="77777777">
            <w:pPr>
              <w:spacing w:after="160"/>
            </w:pPr>
            <w:r w:rsidRPr="00323C34">
              <w:t>Facilities Management</w:t>
            </w:r>
          </w:p>
        </w:tc>
      </w:tr>
      <w:tr w:rsidRPr="00323C34" w:rsidR="00C62A87" w:rsidTr="00A520A4" w14:paraId="0A7CD770" w14:textId="77777777">
        <w:tc>
          <w:tcPr>
            <w:tcW w:w="0" w:type="auto"/>
            <w:hideMark/>
          </w:tcPr>
          <w:p w:rsidRPr="00323C34" w:rsidR="00A520A4" w:rsidP="00A520A4" w:rsidRDefault="00A520A4" w14:paraId="20CC7B0A" w14:textId="77777777">
            <w:pPr>
              <w:spacing w:after="160"/>
            </w:pPr>
            <w:r w:rsidRPr="00323C34">
              <w:t>FRD</w:t>
            </w:r>
          </w:p>
        </w:tc>
        <w:tc>
          <w:tcPr>
            <w:tcW w:w="0" w:type="auto"/>
            <w:hideMark/>
          </w:tcPr>
          <w:p w:rsidRPr="00323C34" w:rsidR="00A520A4" w:rsidP="00A520A4" w:rsidRDefault="00A520A4" w14:paraId="5F98F85C" w14:textId="77777777">
            <w:pPr>
              <w:spacing w:after="160"/>
            </w:pPr>
            <w:r w:rsidRPr="00323C34">
              <w:t>Functional Requirements Document</w:t>
            </w:r>
          </w:p>
        </w:tc>
      </w:tr>
      <w:tr w:rsidRPr="00323C34" w:rsidR="00C62A87" w:rsidTr="00A520A4" w14:paraId="51380839" w14:textId="77777777">
        <w:tc>
          <w:tcPr>
            <w:tcW w:w="0" w:type="auto"/>
            <w:hideMark/>
          </w:tcPr>
          <w:p w:rsidRPr="00323C34" w:rsidR="00A520A4" w:rsidP="00A520A4" w:rsidRDefault="00A520A4" w14:paraId="72619A62" w14:textId="77777777">
            <w:pPr>
              <w:spacing w:after="160"/>
            </w:pPr>
            <w:r w:rsidRPr="00323C34">
              <w:t>HOTO</w:t>
            </w:r>
          </w:p>
        </w:tc>
        <w:tc>
          <w:tcPr>
            <w:tcW w:w="0" w:type="auto"/>
            <w:hideMark/>
          </w:tcPr>
          <w:p w:rsidRPr="00323C34" w:rsidR="00A520A4" w:rsidP="00A520A4" w:rsidRDefault="00A520A4" w14:paraId="256C925F" w14:textId="77777777">
            <w:pPr>
              <w:spacing w:after="160"/>
            </w:pPr>
            <w:r w:rsidRPr="00323C34">
              <w:t>Handover and Takeover</w:t>
            </w:r>
          </w:p>
        </w:tc>
      </w:tr>
      <w:tr w:rsidRPr="00323C34" w:rsidR="00C62A87" w:rsidTr="00A520A4" w14:paraId="01BD4C25" w14:textId="77777777">
        <w:tc>
          <w:tcPr>
            <w:tcW w:w="0" w:type="auto"/>
            <w:hideMark/>
          </w:tcPr>
          <w:p w:rsidRPr="00323C34" w:rsidR="00A520A4" w:rsidP="00A520A4" w:rsidRDefault="00A520A4" w14:paraId="6DA05802" w14:textId="77777777">
            <w:pPr>
              <w:spacing w:after="160"/>
            </w:pPr>
            <w:r w:rsidRPr="00323C34">
              <w:t>IFM</w:t>
            </w:r>
          </w:p>
        </w:tc>
        <w:tc>
          <w:tcPr>
            <w:tcW w:w="0" w:type="auto"/>
            <w:hideMark/>
          </w:tcPr>
          <w:p w:rsidRPr="00323C34" w:rsidR="00A520A4" w:rsidP="00A520A4" w:rsidRDefault="00A520A4" w14:paraId="3B5D34BF" w14:textId="77777777">
            <w:pPr>
              <w:spacing w:after="160"/>
            </w:pPr>
            <w:r w:rsidRPr="00323C34">
              <w:t>Integrated Facilities Management</w:t>
            </w:r>
          </w:p>
        </w:tc>
      </w:tr>
      <w:tr w:rsidRPr="00323C34" w:rsidR="00C62A87" w:rsidTr="00A520A4" w14:paraId="6E8C0681" w14:textId="77777777">
        <w:tc>
          <w:tcPr>
            <w:tcW w:w="0" w:type="auto"/>
            <w:hideMark/>
          </w:tcPr>
          <w:p w:rsidRPr="00323C34" w:rsidR="00A520A4" w:rsidP="00A520A4" w:rsidRDefault="00A520A4" w14:paraId="561EE93A" w14:textId="77777777">
            <w:pPr>
              <w:spacing w:after="160"/>
            </w:pPr>
            <w:r w:rsidRPr="00323C34">
              <w:t>IIOC</w:t>
            </w:r>
          </w:p>
        </w:tc>
        <w:tc>
          <w:tcPr>
            <w:tcW w:w="0" w:type="auto"/>
            <w:hideMark/>
          </w:tcPr>
          <w:p w:rsidRPr="00323C34" w:rsidR="00A520A4" w:rsidP="00A520A4" w:rsidRDefault="00A520A4" w14:paraId="7AE64257" w14:textId="77777777">
            <w:pPr>
              <w:spacing w:after="160"/>
            </w:pPr>
            <w:r w:rsidRPr="00323C34">
              <w:t>Island Integrated Operations Centre</w:t>
            </w:r>
          </w:p>
        </w:tc>
      </w:tr>
      <w:tr w:rsidRPr="00323C34" w:rsidR="00C62A87" w:rsidTr="00A520A4" w14:paraId="1E8497B5" w14:textId="77777777">
        <w:tc>
          <w:tcPr>
            <w:tcW w:w="0" w:type="auto"/>
            <w:hideMark/>
          </w:tcPr>
          <w:p w:rsidRPr="00323C34" w:rsidR="00A520A4" w:rsidP="00A520A4" w:rsidRDefault="00A520A4" w14:paraId="0CE2694B" w14:textId="77777777">
            <w:pPr>
              <w:spacing w:after="160"/>
            </w:pPr>
            <w:r w:rsidRPr="00323C34">
              <w:t>IOH</w:t>
            </w:r>
          </w:p>
        </w:tc>
        <w:tc>
          <w:tcPr>
            <w:tcW w:w="0" w:type="auto"/>
            <w:hideMark/>
          </w:tcPr>
          <w:p w:rsidRPr="00323C34" w:rsidR="00A520A4" w:rsidP="00A520A4" w:rsidRDefault="00A520A4" w14:paraId="64EE2169" w14:textId="77777777">
            <w:pPr>
              <w:spacing w:after="160"/>
            </w:pPr>
            <w:r w:rsidRPr="00323C34">
              <w:t>Integrated Operations Hub; used operationally to refer to the IIOC facility and its staff</w:t>
            </w:r>
          </w:p>
        </w:tc>
      </w:tr>
      <w:tr w:rsidRPr="00323C34" w:rsidR="00C62A87" w:rsidTr="00A520A4" w14:paraId="4714B74C" w14:textId="77777777">
        <w:tc>
          <w:tcPr>
            <w:tcW w:w="0" w:type="auto"/>
            <w:hideMark/>
          </w:tcPr>
          <w:p w:rsidRPr="00323C34" w:rsidR="00A520A4" w:rsidP="00A520A4" w:rsidRDefault="00A520A4" w14:paraId="5FBCB712" w14:textId="77777777">
            <w:pPr>
              <w:spacing w:after="160"/>
            </w:pPr>
            <w:r w:rsidRPr="00323C34">
              <w:t>LO</w:t>
            </w:r>
          </w:p>
        </w:tc>
        <w:tc>
          <w:tcPr>
            <w:tcW w:w="0" w:type="auto"/>
            <w:hideMark/>
          </w:tcPr>
          <w:p w:rsidRPr="00323C34" w:rsidR="00A520A4" w:rsidP="00A520A4" w:rsidRDefault="00A520A4" w14:paraId="65C80FD8" w14:textId="77777777">
            <w:pPr>
              <w:spacing w:after="160"/>
            </w:pPr>
            <w:r w:rsidRPr="00323C34">
              <w:t>Liaison Officer</w:t>
            </w:r>
          </w:p>
        </w:tc>
      </w:tr>
      <w:tr w:rsidRPr="00323C34" w:rsidR="00C62A87" w:rsidTr="00A520A4" w14:paraId="55396C96" w14:textId="77777777">
        <w:tc>
          <w:tcPr>
            <w:tcW w:w="0" w:type="auto"/>
            <w:hideMark/>
          </w:tcPr>
          <w:p w:rsidRPr="00323C34" w:rsidR="00A520A4" w:rsidP="00A520A4" w:rsidRDefault="00A520A4" w14:paraId="00C8B2AF" w14:textId="77777777">
            <w:pPr>
              <w:spacing w:after="160"/>
            </w:pPr>
            <w:r w:rsidRPr="00323C34">
              <w:t>MOS</w:t>
            </w:r>
          </w:p>
        </w:tc>
        <w:tc>
          <w:tcPr>
            <w:tcW w:w="0" w:type="auto"/>
            <w:hideMark/>
          </w:tcPr>
          <w:p w:rsidRPr="00323C34" w:rsidR="00A520A4" w:rsidP="00A520A4" w:rsidRDefault="00A520A4" w14:paraId="2E7B8F69" w14:textId="77777777">
            <w:pPr>
              <w:spacing w:after="160"/>
            </w:pPr>
            <w:r w:rsidRPr="00323C34">
              <w:t>Method of Statement</w:t>
            </w:r>
          </w:p>
        </w:tc>
      </w:tr>
      <w:tr w:rsidRPr="00323C34" w:rsidR="00C62A87" w:rsidTr="00A520A4" w14:paraId="1B369FD8" w14:textId="77777777">
        <w:tc>
          <w:tcPr>
            <w:tcW w:w="0" w:type="auto"/>
            <w:hideMark/>
          </w:tcPr>
          <w:p w:rsidRPr="00323C34" w:rsidR="00A520A4" w:rsidP="00A520A4" w:rsidRDefault="00A520A4" w14:paraId="43DD8562" w14:textId="77777777">
            <w:pPr>
              <w:spacing w:after="160"/>
            </w:pPr>
            <w:r w:rsidRPr="00323C34">
              <w:t>NOP</w:t>
            </w:r>
          </w:p>
        </w:tc>
        <w:tc>
          <w:tcPr>
            <w:tcW w:w="0" w:type="auto"/>
            <w:hideMark/>
          </w:tcPr>
          <w:p w:rsidRPr="00323C34" w:rsidR="00A520A4" w:rsidP="00A520A4" w:rsidRDefault="00A520A4" w14:paraId="2452E562" w14:textId="77777777">
            <w:pPr>
              <w:spacing w:after="160"/>
            </w:pPr>
            <w:r w:rsidRPr="00323C34">
              <w:t>No Objection Permit</w:t>
            </w:r>
          </w:p>
        </w:tc>
      </w:tr>
      <w:tr w:rsidRPr="00323C34" w:rsidR="00C62A87" w:rsidTr="00A520A4" w14:paraId="0436EFD4" w14:textId="77777777">
        <w:tc>
          <w:tcPr>
            <w:tcW w:w="0" w:type="auto"/>
            <w:hideMark/>
          </w:tcPr>
          <w:p w:rsidRPr="00323C34" w:rsidR="00A520A4" w:rsidP="00A520A4" w:rsidRDefault="00A520A4" w14:paraId="199EE0A3" w14:textId="77777777">
            <w:pPr>
              <w:spacing w:after="160"/>
            </w:pPr>
            <w:r w:rsidRPr="00323C34">
              <w:t>NCS</w:t>
            </w:r>
          </w:p>
        </w:tc>
        <w:tc>
          <w:tcPr>
            <w:tcW w:w="0" w:type="auto"/>
            <w:hideMark/>
          </w:tcPr>
          <w:p w:rsidRPr="00323C34" w:rsidR="00A520A4" w:rsidP="00A520A4" w:rsidRDefault="00A520A4" w14:paraId="7F1C8568" w14:textId="77777777">
            <w:pPr>
              <w:spacing w:after="160"/>
            </w:pPr>
            <w:r w:rsidRPr="00323C34">
              <w:t>NCS Pte Ltd</w:t>
            </w:r>
          </w:p>
        </w:tc>
      </w:tr>
      <w:tr w:rsidRPr="00323C34" w:rsidR="00C62A87" w:rsidTr="00A520A4" w14:paraId="74DC0056" w14:textId="77777777">
        <w:tc>
          <w:tcPr>
            <w:tcW w:w="0" w:type="auto"/>
            <w:hideMark/>
          </w:tcPr>
          <w:p w:rsidRPr="00323C34" w:rsidR="00A520A4" w:rsidP="00A520A4" w:rsidRDefault="00A520A4" w14:paraId="4A9B5408" w14:textId="77777777">
            <w:pPr>
              <w:spacing w:after="160"/>
            </w:pPr>
            <w:r w:rsidRPr="00323C34">
              <w:t>OR</w:t>
            </w:r>
          </w:p>
        </w:tc>
        <w:tc>
          <w:tcPr>
            <w:tcW w:w="0" w:type="auto"/>
            <w:hideMark/>
          </w:tcPr>
          <w:p w:rsidRPr="00323C34" w:rsidR="00A520A4" w:rsidP="00A520A4" w:rsidRDefault="00A520A4" w14:paraId="43F3A3B4" w14:textId="77777777">
            <w:pPr>
              <w:spacing w:after="160"/>
            </w:pPr>
            <w:r w:rsidRPr="00323C34">
              <w:t>Operational Resilience</w:t>
            </w:r>
          </w:p>
        </w:tc>
      </w:tr>
      <w:tr w:rsidRPr="00323C34" w:rsidR="00C62A87" w:rsidTr="00A520A4" w14:paraId="05C4EBBC" w14:textId="77777777">
        <w:tc>
          <w:tcPr>
            <w:tcW w:w="0" w:type="auto"/>
            <w:hideMark/>
          </w:tcPr>
          <w:p w:rsidRPr="00323C34" w:rsidR="00A520A4" w:rsidP="00A520A4" w:rsidRDefault="00A520A4" w14:paraId="3705DC2D" w14:textId="77777777">
            <w:pPr>
              <w:spacing w:after="160"/>
            </w:pPr>
            <w:r w:rsidRPr="00323C34">
              <w:t>PTZ</w:t>
            </w:r>
          </w:p>
        </w:tc>
        <w:tc>
          <w:tcPr>
            <w:tcW w:w="0" w:type="auto"/>
            <w:hideMark/>
          </w:tcPr>
          <w:p w:rsidRPr="00323C34" w:rsidR="00A520A4" w:rsidP="00A520A4" w:rsidRDefault="00A520A4" w14:paraId="76DC8AC7" w14:textId="77777777">
            <w:pPr>
              <w:spacing w:after="160"/>
            </w:pPr>
            <w:r w:rsidRPr="00323C34">
              <w:t>Pan-Tilt-Zoom</w:t>
            </w:r>
          </w:p>
        </w:tc>
      </w:tr>
      <w:tr w:rsidRPr="00323C34" w:rsidR="00C62A87" w:rsidTr="00A520A4" w14:paraId="2562664A" w14:textId="77777777">
        <w:tc>
          <w:tcPr>
            <w:tcW w:w="0" w:type="auto"/>
            <w:hideMark/>
          </w:tcPr>
          <w:p w:rsidRPr="00323C34" w:rsidR="00A520A4" w:rsidP="00A520A4" w:rsidRDefault="00A520A4" w14:paraId="6E942D16" w14:textId="77777777">
            <w:pPr>
              <w:spacing w:after="160"/>
            </w:pPr>
            <w:r w:rsidRPr="00323C34">
              <w:t>RA</w:t>
            </w:r>
          </w:p>
        </w:tc>
        <w:tc>
          <w:tcPr>
            <w:tcW w:w="0" w:type="auto"/>
            <w:hideMark/>
          </w:tcPr>
          <w:p w:rsidRPr="00323C34" w:rsidR="00A520A4" w:rsidP="00A520A4" w:rsidRDefault="00A520A4" w14:paraId="4592A21F" w14:textId="77777777">
            <w:pPr>
              <w:spacing w:after="160"/>
            </w:pPr>
            <w:r w:rsidRPr="00323C34">
              <w:t>Risk Assessment</w:t>
            </w:r>
          </w:p>
        </w:tc>
      </w:tr>
      <w:tr w:rsidRPr="00323C34" w:rsidR="00C62A87" w:rsidTr="00A520A4" w14:paraId="539A6CCB" w14:textId="77777777">
        <w:tc>
          <w:tcPr>
            <w:tcW w:w="0" w:type="auto"/>
            <w:hideMark/>
          </w:tcPr>
          <w:p w:rsidRPr="00323C34" w:rsidR="00A520A4" w:rsidP="00A520A4" w:rsidRDefault="00A520A4" w14:paraId="4AFAF55B" w14:textId="77777777">
            <w:pPr>
              <w:spacing w:after="160"/>
            </w:pPr>
            <w:r w:rsidRPr="00323C34">
              <w:t>RBAC</w:t>
            </w:r>
          </w:p>
        </w:tc>
        <w:tc>
          <w:tcPr>
            <w:tcW w:w="0" w:type="auto"/>
            <w:hideMark/>
          </w:tcPr>
          <w:p w:rsidRPr="00323C34" w:rsidR="00A520A4" w:rsidP="00A520A4" w:rsidRDefault="00A520A4" w14:paraId="18A3810C" w14:textId="77777777">
            <w:pPr>
              <w:spacing w:after="160"/>
            </w:pPr>
            <w:r w:rsidRPr="00323C34">
              <w:t>Role-Based Access Control</w:t>
            </w:r>
          </w:p>
        </w:tc>
      </w:tr>
      <w:tr w:rsidRPr="00323C34" w:rsidR="00C62A87" w:rsidTr="00A520A4" w14:paraId="5B98F6F8" w14:textId="77777777">
        <w:tc>
          <w:tcPr>
            <w:tcW w:w="0" w:type="auto"/>
            <w:hideMark/>
          </w:tcPr>
          <w:p w:rsidRPr="00323C34" w:rsidR="00A520A4" w:rsidP="00A520A4" w:rsidRDefault="00A520A4" w14:paraId="664C93DE" w14:textId="77777777">
            <w:pPr>
              <w:spacing w:after="160"/>
            </w:pPr>
            <w:r w:rsidRPr="00323C34">
              <w:t>SCDF</w:t>
            </w:r>
          </w:p>
        </w:tc>
        <w:tc>
          <w:tcPr>
            <w:tcW w:w="0" w:type="auto"/>
            <w:hideMark/>
          </w:tcPr>
          <w:p w:rsidRPr="00323C34" w:rsidR="00A520A4" w:rsidP="00A520A4" w:rsidRDefault="00A520A4" w14:paraId="22D1899C" w14:textId="77777777">
            <w:pPr>
              <w:spacing w:after="160"/>
            </w:pPr>
            <w:r w:rsidRPr="00323C34">
              <w:t>Singapore Civil Defence Force</w:t>
            </w:r>
          </w:p>
        </w:tc>
      </w:tr>
      <w:tr w:rsidRPr="00323C34" w:rsidR="00C62A87" w:rsidTr="00A520A4" w14:paraId="6CC5DA0A" w14:textId="77777777">
        <w:tc>
          <w:tcPr>
            <w:tcW w:w="0" w:type="auto"/>
            <w:hideMark/>
          </w:tcPr>
          <w:p w:rsidRPr="00323C34" w:rsidR="00A520A4" w:rsidP="00A520A4" w:rsidRDefault="00A520A4" w14:paraId="16476502" w14:textId="77777777">
            <w:pPr>
              <w:spacing w:after="160"/>
            </w:pPr>
            <w:r w:rsidRPr="00323C34">
              <w:t>SCOG</w:t>
            </w:r>
          </w:p>
        </w:tc>
        <w:tc>
          <w:tcPr>
            <w:tcW w:w="0" w:type="auto"/>
            <w:hideMark/>
          </w:tcPr>
          <w:p w:rsidRPr="00323C34" w:rsidR="00A520A4" w:rsidP="00A520A4" w:rsidRDefault="00A520A4" w14:paraId="4BFABA31" w14:textId="77777777">
            <w:pPr>
              <w:spacing w:after="160"/>
            </w:pPr>
            <w:r w:rsidRPr="00323C34">
              <w:t>Sentosa Crisis Operations Group</w:t>
            </w:r>
          </w:p>
        </w:tc>
      </w:tr>
      <w:tr w:rsidRPr="00323C34" w:rsidR="00C62A87" w:rsidTr="00A520A4" w14:paraId="106AE380" w14:textId="77777777">
        <w:tc>
          <w:tcPr>
            <w:tcW w:w="0" w:type="auto"/>
          </w:tcPr>
          <w:p w:rsidRPr="00323C34" w:rsidR="00413FA1" w:rsidP="00A520A4" w:rsidRDefault="00413FA1" w14:paraId="0C39297F" w14:textId="6C8F3C84">
            <w:pPr>
              <w:spacing w:after="160"/>
            </w:pPr>
            <w:r w:rsidRPr="00323C34">
              <w:t>SCMG</w:t>
            </w:r>
          </w:p>
        </w:tc>
        <w:tc>
          <w:tcPr>
            <w:tcW w:w="0" w:type="auto"/>
          </w:tcPr>
          <w:p w:rsidRPr="00323C34" w:rsidR="00413FA1" w:rsidP="00A520A4" w:rsidRDefault="00413FA1" w14:paraId="07F9ACE8" w14:textId="2FD9001B">
            <w:pPr>
              <w:spacing w:after="160"/>
            </w:pPr>
            <w:r w:rsidRPr="00323C34">
              <w:t>Sentosa Crisis Management Group</w:t>
            </w:r>
          </w:p>
        </w:tc>
      </w:tr>
      <w:tr w:rsidRPr="00323C34" w:rsidR="00C62A87" w:rsidTr="00A520A4" w14:paraId="4132BA60" w14:textId="77777777">
        <w:tc>
          <w:tcPr>
            <w:tcW w:w="0" w:type="auto"/>
            <w:hideMark/>
          </w:tcPr>
          <w:p w:rsidRPr="00323C34" w:rsidR="00A520A4" w:rsidP="00A520A4" w:rsidRDefault="00A520A4" w14:paraId="7D4AB594" w14:textId="77777777">
            <w:pPr>
              <w:spacing w:after="160"/>
            </w:pPr>
            <w:r w:rsidRPr="00323C34">
              <w:t>SDC</w:t>
            </w:r>
          </w:p>
        </w:tc>
        <w:tc>
          <w:tcPr>
            <w:tcW w:w="0" w:type="auto"/>
            <w:hideMark/>
          </w:tcPr>
          <w:p w:rsidRPr="00323C34" w:rsidR="00A520A4" w:rsidP="00A520A4" w:rsidRDefault="00A520A4" w14:paraId="3624EA06" w14:textId="77777777">
            <w:pPr>
              <w:spacing w:after="160"/>
            </w:pPr>
            <w:r w:rsidRPr="00323C34">
              <w:t>Sentosa Development Corporation</w:t>
            </w:r>
          </w:p>
        </w:tc>
      </w:tr>
      <w:tr w:rsidRPr="00323C34" w:rsidR="00C62A87" w:rsidTr="00A520A4" w14:paraId="1975F905" w14:textId="77777777">
        <w:tc>
          <w:tcPr>
            <w:tcW w:w="0" w:type="auto"/>
            <w:hideMark/>
          </w:tcPr>
          <w:p w:rsidRPr="00323C34" w:rsidR="00A520A4" w:rsidP="00A520A4" w:rsidRDefault="00A520A4" w14:paraId="5224D8AE" w14:textId="77777777">
            <w:pPr>
              <w:spacing w:after="160"/>
            </w:pPr>
            <w:r w:rsidRPr="00323C34">
              <w:t>SJ</w:t>
            </w:r>
          </w:p>
        </w:tc>
        <w:tc>
          <w:tcPr>
            <w:tcW w:w="0" w:type="auto"/>
            <w:hideMark/>
          </w:tcPr>
          <w:p w:rsidRPr="00323C34" w:rsidR="00A520A4" w:rsidP="00A520A4" w:rsidRDefault="00A520A4" w14:paraId="6A9962F3" w14:textId="77777777">
            <w:pPr>
              <w:spacing w:after="160"/>
            </w:pPr>
            <w:r w:rsidRPr="00323C34">
              <w:t>Surbana Jurong</w:t>
            </w:r>
          </w:p>
        </w:tc>
      </w:tr>
      <w:tr w:rsidRPr="00323C34" w:rsidR="00C62A87" w:rsidTr="00A520A4" w14:paraId="05C07AFC" w14:textId="77777777">
        <w:tc>
          <w:tcPr>
            <w:tcW w:w="0" w:type="auto"/>
            <w:hideMark/>
          </w:tcPr>
          <w:p w:rsidRPr="00323C34" w:rsidR="00A520A4" w:rsidP="00A520A4" w:rsidRDefault="00A520A4" w14:paraId="5DDEE824" w14:textId="77777777">
            <w:pPr>
              <w:spacing w:after="160"/>
            </w:pPr>
            <w:r w:rsidRPr="00323C34">
              <w:t>SPF</w:t>
            </w:r>
          </w:p>
        </w:tc>
        <w:tc>
          <w:tcPr>
            <w:tcW w:w="0" w:type="auto"/>
            <w:hideMark/>
          </w:tcPr>
          <w:p w:rsidRPr="00323C34" w:rsidR="00A520A4" w:rsidP="00A520A4" w:rsidRDefault="00A520A4" w14:paraId="4B7C972D" w14:textId="77777777">
            <w:pPr>
              <w:spacing w:after="160"/>
            </w:pPr>
            <w:r w:rsidRPr="00323C34">
              <w:t>Singapore Police Force</w:t>
            </w:r>
          </w:p>
        </w:tc>
      </w:tr>
      <w:tr w:rsidRPr="00323C34" w:rsidR="00C62A87" w:rsidTr="00A520A4" w14:paraId="547D90A0" w14:textId="77777777">
        <w:tc>
          <w:tcPr>
            <w:tcW w:w="0" w:type="auto"/>
            <w:hideMark/>
          </w:tcPr>
          <w:p w:rsidRPr="00323C34" w:rsidR="00A520A4" w:rsidP="00A520A4" w:rsidRDefault="00A520A4" w14:paraId="443ABCA9" w14:textId="77777777">
            <w:pPr>
              <w:spacing w:after="160"/>
            </w:pPr>
            <w:r w:rsidRPr="00323C34">
              <w:t>SSO</w:t>
            </w:r>
          </w:p>
        </w:tc>
        <w:tc>
          <w:tcPr>
            <w:tcW w:w="0" w:type="auto"/>
            <w:hideMark/>
          </w:tcPr>
          <w:p w:rsidRPr="00323C34" w:rsidR="00A520A4" w:rsidP="00A520A4" w:rsidRDefault="00A520A4" w14:paraId="1C647231" w14:textId="77777777">
            <w:pPr>
              <w:spacing w:after="160"/>
            </w:pPr>
            <w:r w:rsidRPr="00323C34">
              <w:t>Single Sign-On</w:t>
            </w:r>
          </w:p>
        </w:tc>
      </w:tr>
      <w:tr w:rsidRPr="00323C34" w:rsidR="00C62A87" w:rsidTr="00A520A4" w14:paraId="31935826" w14:textId="77777777">
        <w:tc>
          <w:tcPr>
            <w:tcW w:w="0" w:type="auto"/>
            <w:hideMark/>
          </w:tcPr>
          <w:p w:rsidRPr="00323C34" w:rsidR="00A520A4" w:rsidP="00A520A4" w:rsidRDefault="00A520A4" w14:paraId="70222742" w14:textId="77777777">
            <w:pPr>
              <w:spacing w:after="160"/>
            </w:pPr>
            <w:r w:rsidRPr="00323C34">
              <w:t>UCS</w:t>
            </w:r>
          </w:p>
        </w:tc>
        <w:tc>
          <w:tcPr>
            <w:tcW w:w="0" w:type="auto"/>
            <w:hideMark/>
          </w:tcPr>
          <w:p w:rsidRPr="00323C34" w:rsidR="00A520A4" w:rsidP="00A520A4" w:rsidRDefault="00A520A4" w14:paraId="694906B6" w14:textId="77777777">
            <w:pPr>
              <w:spacing w:after="160"/>
            </w:pPr>
            <w:r w:rsidRPr="00323C34">
              <w:t>Unified Command System</w:t>
            </w:r>
          </w:p>
        </w:tc>
      </w:tr>
      <w:tr w:rsidRPr="00323C34" w:rsidR="00C62A87" w:rsidTr="00A520A4" w14:paraId="606EC509" w14:textId="77777777">
        <w:tc>
          <w:tcPr>
            <w:tcW w:w="0" w:type="auto"/>
            <w:hideMark/>
          </w:tcPr>
          <w:p w:rsidRPr="00323C34" w:rsidR="00A520A4" w:rsidP="00A520A4" w:rsidRDefault="00A520A4" w14:paraId="7CA97016" w14:textId="77777777">
            <w:pPr>
              <w:spacing w:after="160"/>
            </w:pPr>
            <w:r w:rsidRPr="00323C34">
              <w:t>VA</w:t>
            </w:r>
          </w:p>
        </w:tc>
        <w:tc>
          <w:tcPr>
            <w:tcW w:w="0" w:type="auto"/>
            <w:hideMark/>
          </w:tcPr>
          <w:p w:rsidRPr="00323C34" w:rsidR="00A520A4" w:rsidP="00A520A4" w:rsidRDefault="00A520A4" w14:paraId="0B3DE45F" w14:textId="77777777">
            <w:pPr>
              <w:spacing w:after="160"/>
            </w:pPr>
            <w:r w:rsidRPr="00323C34">
              <w:t>Video Analytics</w:t>
            </w:r>
          </w:p>
        </w:tc>
      </w:tr>
      <w:tr w:rsidRPr="00323C34" w:rsidR="00C62A87" w:rsidTr="00A520A4" w14:paraId="55281A61" w14:textId="77777777">
        <w:tc>
          <w:tcPr>
            <w:tcW w:w="0" w:type="auto"/>
            <w:hideMark/>
          </w:tcPr>
          <w:p w:rsidRPr="00323C34" w:rsidR="00A520A4" w:rsidP="00A520A4" w:rsidRDefault="00A520A4" w14:paraId="1489D0C6" w14:textId="77777777">
            <w:pPr>
              <w:spacing w:after="160"/>
            </w:pPr>
            <w:r w:rsidRPr="00323C34">
              <w:t>VMS</w:t>
            </w:r>
          </w:p>
        </w:tc>
        <w:tc>
          <w:tcPr>
            <w:tcW w:w="0" w:type="auto"/>
            <w:hideMark/>
          </w:tcPr>
          <w:p w:rsidRPr="00323C34" w:rsidR="00A520A4" w:rsidP="00A520A4" w:rsidRDefault="00A520A4" w14:paraId="061B01FE" w14:textId="77777777">
            <w:pPr>
              <w:spacing w:after="160"/>
            </w:pPr>
            <w:r w:rsidRPr="00323C34">
              <w:t>Video Management System</w:t>
            </w:r>
          </w:p>
        </w:tc>
      </w:tr>
      <w:tr w:rsidRPr="00323C34" w:rsidR="00C62A87" w:rsidTr="00A520A4" w14:paraId="3F753E1E" w14:textId="77777777">
        <w:tc>
          <w:tcPr>
            <w:tcW w:w="0" w:type="auto"/>
            <w:hideMark/>
          </w:tcPr>
          <w:p w:rsidRPr="00323C34" w:rsidR="00A520A4" w:rsidP="00A520A4" w:rsidRDefault="00A520A4" w14:paraId="7E88E269" w14:textId="77777777">
            <w:pPr>
              <w:spacing w:after="160"/>
            </w:pPr>
            <w:r w:rsidRPr="00323C34">
              <w:t>WOG</w:t>
            </w:r>
          </w:p>
        </w:tc>
        <w:tc>
          <w:tcPr>
            <w:tcW w:w="0" w:type="auto"/>
            <w:hideMark/>
          </w:tcPr>
          <w:p w:rsidRPr="00323C34" w:rsidR="00A520A4" w:rsidP="00A520A4" w:rsidRDefault="00A520A4" w14:paraId="6462DAEA" w14:textId="77777777">
            <w:pPr>
              <w:spacing w:after="160"/>
            </w:pPr>
            <w:r w:rsidRPr="00323C34">
              <w:t>Whole-of-Government</w:t>
            </w:r>
          </w:p>
        </w:tc>
      </w:tr>
    </w:tbl>
    <w:p w:rsidRPr="00323C34" w:rsidR="00A520A4" w:rsidP="00A520A4" w:rsidRDefault="00A520A4" w14:paraId="36BC4BD0" w14:textId="77777777"/>
    <w:p w:rsidRPr="00323C34" w:rsidR="00012ED0" w:rsidRDefault="00012ED0" w14:paraId="394B335B" w14:textId="77777777">
      <w:pPr>
        <w:spacing w:line="278" w:lineRule="auto"/>
        <w:rPr>
          <w:rFonts w:eastAsiaTheme="majorEastAsia" w:cstheme="majorBidi"/>
          <w:b/>
          <w:bCs/>
          <w:color w:val="0F4761" w:themeColor="accent1" w:themeShade="BF"/>
          <w:sz w:val="32"/>
          <w:szCs w:val="28"/>
        </w:rPr>
      </w:pPr>
      <w:r w:rsidRPr="00323C34">
        <w:br w:type="page"/>
      </w:r>
    </w:p>
    <w:p w:rsidRPr="00323C34" w:rsidR="00D164BA" w:rsidP="00F4177B" w:rsidRDefault="00696276" w14:paraId="6B1DD889" w14:textId="1C476D16">
      <w:pPr>
        <w:pStyle w:val="Heading1"/>
        <w:pBdr>
          <w:bottom w:val="single" w:color="auto" w:sz="4" w:space="1"/>
        </w:pBdr>
        <w:spacing w:line="240" w:lineRule="auto"/>
      </w:pPr>
      <w:bookmarkStart w:name="_Toc231625366" w:id="3"/>
      <w:r w:rsidRPr="00323C34">
        <w:t>Overview</w:t>
      </w:r>
      <w:bookmarkEnd w:id="3"/>
    </w:p>
    <w:p w:rsidRPr="00323C34" w:rsidR="003C6381" w:rsidP="006C258F" w:rsidRDefault="003C6381" w14:paraId="12AFA7BE" w14:textId="1FD51520">
      <w:pPr>
        <w:pStyle w:val="Heading2"/>
      </w:pPr>
      <w:bookmarkStart w:name="_Toc231625367" w:id="4"/>
      <w:r w:rsidRPr="00323C34">
        <w:t>Purpose and Scope</w:t>
      </w:r>
      <w:bookmarkEnd w:id="4"/>
    </w:p>
    <w:p w:rsidRPr="00323C34" w:rsidR="005C4156" w:rsidP="003D24DE" w:rsidRDefault="00C96925" w14:paraId="558C1915" w14:textId="77777777">
      <w:r w:rsidRPr="00323C34">
        <w:t xml:space="preserve">This document specifies the functional requirements for the Case Management System (CMS) component of the SDC Island Integrated Operations Centre platform, covering </w:t>
      </w:r>
    </w:p>
    <w:p w:rsidRPr="00323C34" w:rsidR="005C4156" w:rsidP="005C4156" w:rsidRDefault="00C96925" w14:paraId="55F62581" w14:textId="77777777">
      <w:pPr>
        <w:pStyle w:val="ListBullet"/>
        <w:rPr>
          <w:b/>
        </w:rPr>
      </w:pPr>
      <w:commentRangeStart w:id="5"/>
      <w:commentRangeStart w:id="6"/>
      <w:r w:rsidRPr="00323C34">
        <w:t>Incident Management</w:t>
      </w:r>
    </w:p>
    <w:p w:rsidRPr="00323C34" w:rsidR="005C4156" w:rsidP="005C4156" w:rsidRDefault="00C96925" w14:paraId="1E53568B" w14:textId="77777777">
      <w:pPr>
        <w:pStyle w:val="ListBullet"/>
        <w:rPr>
          <w:b/>
        </w:rPr>
      </w:pPr>
      <w:r w:rsidRPr="00323C34">
        <w:t>Fault Reporting</w:t>
      </w:r>
    </w:p>
    <w:p w:rsidRPr="00382A5F" w:rsidR="008A0DA2" w:rsidP="005C4156" w:rsidRDefault="00C96925" w14:paraId="407DCE41" w14:textId="77777777">
      <w:pPr>
        <w:pStyle w:val="ListBullet"/>
        <w:rPr>
          <w:ins w:author="Shin Feng WONG" w:date="2026-06-02T17:27:00Z" w16du:dateUtc="2026-06-02T09:27:00Z" w:id="7"/>
          <w:bCs/>
        </w:rPr>
      </w:pPr>
      <w:r w:rsidRPr="00323C34">
        <w:t>Task Management</w:t>
      </w:r>
    </w:p>
    <w:p w:rsidRPr="00D17CA3" w:rsidR="0032037E" w:rsidP="005C4156" w:rsidRDefault="0032037E" w14:paraId="5F3A1F42" w14:textId="3D3ED1A5">
      <w:pPr>
        <w:pStyle w:val="ListBullet"/>
        <w:rPr>
          <w:b/>
        </w:rPr>
      </w:pPr>
      <w:ins w:author="Shin Feng WONG" w:date="2026-06-02T17:27:00Z" w16du:dateUtc="2026-06-02T09:27:00Z" w:id="8">
        <w:r>
          <w:rPr>
            <w:rFonts w:hint="eastAsia"/>
          </w:rPr>
          <w:t>No</w:t>
        </w:r>
      </w:ins>
      <w:ins w:author="Shin Feng WONG" w:date="2026-06-02T23:11:00Z" w16du:dateUtc="2026-06-02T15:11:00Z" w:id="9">
        <w:r w:rsidR="00894D68">
          <w:rPr>
            <w:rFonts w:hint="eastAsia"/>
          </w:rPr>
          <w:t>-</w:t>
        </w:r>
      </w:ins>
      <w:ins w:author="Shin Feng WONG" w:date="2026-06-02T17:27:00Z" w16du:dateUtc="2026-06-02T09:27:00Z" w:id="10">
        <w:r w:rsidR="00382A5F">
          <w:rPr>
            <w:rFonts w:hint="eastAsia"/>
          </w:rPr>
          <w:t>Objection Permit</w:t>
        </w:r>
      </w:ins>
    </w:p>
    <w:p w:rsidRPr="000E75CD" w:rsidR="00D17CA3" w:rsidP="005C4156" w:rsidRDefault="00D17CA3" w14:paraId="690C5E84" w14:textId="4B15544B">
      <w:pPr>
        <w:pStyle w:val="ListBullet"/>
        <w:rPr>
          <w:bCs/>
        </w:rPr>
      </w:pPr>
      <w:ins w:author="Shin Feng WONG" w:date="2026-06-04T14:14:00Z" w16du:dateUtc="2026-06-04T06:14:00Z" w:id="11">
        <w:r w:rsidRPr="000E75CD">
          <w:rPr>
            <w:bCs/>
          </w:rPr>
          <w:t>Events</w:t>
        </w:r>
        <w:r>
          <w:rPr>
            <w:bCs/>
          </w:rPr>
          <w:t xml:space="preserve"> Masterlist</w:t>
        </w:r>
      </w:ins>
    </w:p>
    <w:p w:rsidRPr="00323C34" w:rsidR="008A0DA2" w:rsidP="005C4156" w:rsidRDefault="00C96925" w14:paraId="6771ADE3" w14:textId="77777777">
      <w:pPr>
        <w:pStyle w:val="ListBullet"/>
        <w:rPr>
          <w:b/>
        </w:rPr>
      </w:pPr>
      <w:r w:rsidRPr="00323C34">
        <w:t>Broadcast and Notification</w:t>
      </w:r>
    </w:p>
    <w:p w:rsidRPr="00323C34" w:rsidR="008A0DA2" w:rsidP="005C4156" w:rsidRDefault="00C96925" w14:paraId="40C63B51" w14:textId="77777777">
      <w:pPr>
        <w:pStyle w:val="ListBullet"/>
        <w:rPr>
          <w:b/>
        </w:rPr>
      </w:pPr>
      <w:r w:rsidRPr="00323C34">
        <w:t>CMS Dashboard</w:t>
      </w:r>
    </w:p>
    <w:p w:rsidRPr="00323C34" w:rsidR="00C96925" w:rsidP="005C4156" w:rsidRDefault="00C96925" w14:paraId="54AD66EE" w14:textId="60376038">
      <w:pPr>
        <w:pStyle w:val="ListBullet"/>
        <w:rPr>
          <w:b/>
        </w:rPr>
      </w:pPr>
      <w:r w:rsidRPr="00323C34">
        <w:t>System Configuration and Administration</w:t>
      </w:r>
      <w:commentRangeEnd w:id="5"/>
      <w:r w:rsidRPr="00323C34" w:rsidR="00381E6D">
        <w:rPr>
          <w:rStyle w:val="CommentReference"/>
          <w:b/>
          <w:sz w:val="22"/>
          <w:szCs w:val="24"/>
        </w:rPr>
        <w:commentReference w:id="5"/>
      </w:r>
      <w:commentRangeEnd w:id="6"/>
      <w:r>
        <w:rPr>
          <w:rStyle w:val="CommentReference"/>
        </w:rPr>
        <w:commentReference w:id="6"/>
      </w:r>
    </w:p>
    <w:p w:rsidRPr="00323C34" w:rsidR="00D13450" w:rsidP="006C258F" w:rsidRDefault="0070395E" w14:paraId="7F921A00" w14:textId="02E5A3B9">
      <w:pPr>
        <w:pStyle w:val="Heading2"/>
      </w:pPr>
      <w:bookmarkStart w:name="_Toc231625368" w:id="12"/>
      <w:r w:rsidRPr="00323C34">
        <w:t>CMS Modules</w:t>
      </w:r>
      <w:bookmarkEnd w:id="12"/>
    </w:p>
    <w:p w:rsidR="003B604D" w:rsidP="00D13450" w:rsidRDefault="008050B6" w14:paraId="7B227697" w14:textId="4E61C7EC">
      <w:pPr>
        <w:rPr>
          <w:ins w:author="Shin Feng WONG" w:date="2026-06-04T07:17:00Z" w16du:dateUtc="2026-06-03T23:17:00Z" w:id="13"/>
        </w:rPr>
      </w:pPr>
      <w:commentRangeStart w:id="14"/>
      <w:del w:author="Shin Feng WONG" w:date="2026-06-04T07:17:00Z" w16du:dateUtc="2026-06-03T23:17:00Z" w:id="15">
        <w:r w:rsidRPr="00323C34" w:rsidDel="005178EF">
          <w:rPr>
            <w:noProof/>
          </w:rPr>
          <w:drawing>
            <wp:inline distT="0" distB="0" distL="0" distR="0" wp14:anchorId="7E235562" wp14:editId="183F9070">
              <wp:extent cx="5678805" cy="1532255"/>
              <wp:effectExtent l="0" t="0" r="0" b="0"/>
              <wp:docPr id="120075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8805" cy="1532255"/>
                      </a:xfrm>
                      <a:prstGeom prst="rect">
                        <a:avLst/>
                      </a:prstGeom>
                      <a:noFill/>
                      <a:ln>
                        <a:noFill/>
                      </a:ln>
                    </pic:spPr>
                  </pic:pic>
                </a:graphicData>
              </a:graphic>
            </wp:inline>
          </w:drawing>
        </w:r>
        <w:commentRangeEnd w:id="14"/>
        <w:r w:rsidDel="005178EF" w:rsidR="005178EF">
          <w:rPr>
            <w:rStyle w:val="CommentReference"/>
            <w:sz w:val="22"/>
            <w:szCs w:val="24"/>
          </w:rPr>
          <w:commentReference w:id="14"/>
        </w:r>
      </w:del>
    </w:p>
    <w:p w:rsidRPr="00323C34" w:rsidR="005178EF" w:rsidP="00D13450" w:rsidRDefault="005B1C46" w14:paraId="092BADCE" w14:textId="6799FE60">
      <w:ins w:author="Shin Feng WONG" w:date="2026-06-05T21:49:00Z" w16du:dateUtc="2026-06-05T13:49:00Z" w:id="16">
        <w:r>
          <w:rPr>
            <w:noProof/>
          </w:rPr>
          <w:drawing>
            <wp:inline distT="0" distB="0" distL="0" distR="0" wp14:anchorId="62E7AA0E" wp14:editId="6E69B036">
              <wp:extent cx="5729605" cy="3295650"/>
              <wp:effectExtent l="0" t="0" r="4445" b="0"/>
              <wp:docPr id="46352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3295650"/>
                      </a:xfrm>
                      <a:prstGeom prst="rect">
                        <a:avLst/>
                      </a:prstGeom>
                      <a:noFill/>
                      <a:ln>
                        <a:noFill/>
                      </a:ln>
                    </pic:spPr>
                  </pic:pic>
                </a:graphicData>
              </a:graphic>
            </wp:inline>
          </w:drawing>
        </w:r>
      </w:ins>
    </w:p>
    <w:p w:rsidRPr="00323C34" w:rsidR="006F304C" w:rsidP="00D13450" w:rsidRDefault="0070395E" w14:paraId="362D6054" w14:textId="22784602">
      <w:r w:rsidRPr="00323C34">
        <w:t>The CMS is a web browser-based platform. All modules are subject to role-based access control; the specific modules, tabs, and functions visible to a given user upon login are determined by their assigned role. The following modules are covered in this document.</w:t>
      </w:r>
    </w:p>
    <w:tbl>
      <w:tblPr>
        <w:tblStyle w:val="TableGrid"/>
        <w:tblW w:w="0" w:type="auto"/>
        <w:tblLook w:val="04A0" w:firstRow="1" w:lastRow="0" w:firstColumn="1" w:lastColumn="0" w:noHBand="0" w:noVBand="1"/>
      </w:tblPr>
      <w:tblGrid>
        <w:gridCol w:w="1882"/>
        <w:gridCol w:w="7134"/>
      </w:tblGrid>
      <w:tr w:rsidRPr="00323C34" w:rsidR="00611100" w:rsidTr="0070395E" w14:paraId="2841CD20" w14:textId="77777777">
        <w:trPr>
          <w:cantSplit/>
          <w:tblHeader/>
        </w:trPr>
        <w:tc>
          <w:tcPr>
            <w:tcW w:w="0" w:type="auto"/>
            <w:shd w:val="clear" w:color="auto" w:fill="0070C0"/>
            <w:hideMark/>
          </w:tcPr>
          <w:p w:rsidRPr="00323C34" w:rsidR="0070395E" w:rsidP="0070395E" w:rsidRDefault="0070395E" w14:paraId="02B4CE71" w14:textId="77777777">
            <w:pPr>
              <w:spacing w:after="160"/>
              <w:rPr>
                <w:b/>
                <w:bCs/>
                <w:color w:val="FFFFFF" w:themeColor="background1"/>
              </w:rPr>
            </w:pPr>
            <w:r w:rsidRPr="00323C34">
              <w:rPr>
                <w:b/>
                <w:bCs/>
                <w:color w:val="FFFFFF" w:themeColor="background1"/>
              </w:rPr>
              <w:t>Module</w:t>
            </w:r>
          </w:p>
        </w:tc>
        <w:tc>
          <w:tcPr>
            <w:tcW w:w="0" w:type="auto"/>
            <w:shd w:val="clear" w:color="auto" w:fill="0070C0"/>
            <w:hideMark/>
          </w:tcPr>
          <w:p w:rsidRPr="00323C34" w:rsidR="0070395E" w:rsidP="0070395E" w:rsidRDefault="0070395E" w14:paraId="6D6073A7" w14:textId="77777777">
            <w:pPr>
              <w:spacing w:after="160"/>
              <w:rPr>
                <w:b/>
                <w:bCs/>
                <w:color w:val="FFFFFF" w:themeColor="background1"/>
              </w:rPr>
            </w:pPr>
            <w:r w:rsidRPr="00323C34">
              <w:rPr>
                <w:b/>
                <w:bCs/>
                <w:color w:val="FFFFFF" w:themeColor="background1"/>
              </w:rPr>
              <w:t>Description</w:t>
            </w:r>
          </w:p>
        </w:tc>
      </w:tr>
      <w:tr w:rsidRPr="00323C34" w:rsidR="00611100" w:rsidTr="0070395E" w14:paraId="488F5383" w14:textId="77777777">
        <w:trPr>
          <w:cantSplit/>
        </w:trPr>
        <w:tc>
          <w:tcPr>
            <w:tcW w:w="0" w:type="auto"/>
            <w:hideMark/>
          </w:tcPr>
          <w:p w:rsidRPr="00323C34" w:rsidR="0070395E" w:rsidP="0070395E" w:rsidRDefault="0070395E" w14:paraId="7F670DFA" w14:textId="77777777">
            <w:pPr>
              <w:spacing w:after="160"/>
            </w:pPr>
            <w:r w:rsidRPr="00323C34">
              <w:t>Incident Management</w:t>
            </w:r>
          </w:p>
        </w:tc>
        <w:tc>
          <w:tcPr>
            <w:tcW w:w="0" w:type="auto"/>
            <w:hideMark/>
          </w:tcPr>
          <w:p w:rsidRPr="00323C34" w:rsidR="0070395E" w:rsidP="0070395E" w:rsidRDefault="0070395E" w14:paraId="2F90295B" w14:textId="77777777">
            <w:pPr>
              <w:spacing w:after="160"/>
            </w:pPr>
            <w:r w:rsidRPr="00323C34">
              <w:t>Creation, assignment, tracking, and closure of incident records from all reporting sources across the island</w:t>
            </w:r>
          </w:p>
        </w:tc>
      </w:tr>
      <w:tr w:rsidRPr="00323C34" w:rsidR="00611100" w:rsidTr="0070395E" w14:paraId="44CBAE29" w14:textId="77777777">
        <w:trPr>
          <w:cantSplit/>
        </w:trPr>
        <w:tc>
          <w:tcPr>
            <w:tcW w:w="0" w:type="auto"/>
            <w:hideMark/>
          </w:tcPr>
          <w:p w:rsidRPr="00323C34" w:rsidR="0070395E" w:rsidP="0070395E" w:rsidRDefault="0070395E" w14:paraId="3D839F0F" w14:textId="77777777">
            <w:pPr>
              <w:spacing w:after="160"/>
            </w:pPr>
            <w:r w:rsidRPr="00323C34">
              <w:t>Fault Reporting</w:t>
            </w:r>
          </w:p>
        </w:tc>
        <w:tc>
          <w:tcPr>
            <w:tcW w:w="0" w:type="auto"/>
            <w:hideMark/>
          </w:tcPr>
          <w:p w:rsidR="0070395E" w:rsidP="0070395E" w:rsidRDefault="00156475" w14:paraId="34E24927" w14:textId="77777777">
            <w:pPr>
              <w:spacing w:after="160"/>
              <w:rPr>
                <w:ins w:author="Shin Feng WONG" w:date="2026-06-04T10:40:00Z" w16du:dateUtc="2026-06-04T02:40:00Z" w:id="17"/>
              </w:rPr>
            </w:pPr>
            <w:r w:rsidRPr="00323C34">
              <w:t xml:space="preserve">Creation, automatic triage, routing, and </w:t>
            </w:r>
            <w:commentRangeStart w:id="18"/>
            <w:commentRangeStart w:id="19"/>
            <w:r w:rsidRPr="00323C34">
              <w:t xml:space="preserve">closure of </w:t>
            </w:r>
            <w:del w:author="Shin Feng WONG" w:date="2026-06-02T17:32:00Z" w16du:dateUtc="2026-06-02T09:32:00Z" w:id="20">
              <w:r w:rsidRPr="00E53416" w:rsidDel="009817E1">
                <w:rPr>
                  <w:strike/>
                </w:rPr>
                <w:delText>infrastructure</w:delText>
              </w:r>
              <w:r w:rsidRPr="00323C34" w:rsidDel="009817E1">
                <w:delText xml:space="preserve"> </w:delText>
              </w:r>
            </w:del>
            <w:r w:rsidRPr="00323C34">
              <w:t>fault records</w:t>
            </w:r>
            <w:commentRangeEnd w:id="18"/>
            <w:r w:rsidRPr="00323C34" w:rsidR="000E5F93">
              <w:rPr>
                <w:rStyle w:val="CommentReference"/>
                <w:sz w:val="22"/>
                <w:szCs w:val="24"/>
              </w:rPr>
              <w:commentReference w:id="18"/>
            </w:r>
            <w:commentRangeEnd w:id="19"/>
            <w:r>
              <w:rPr>
                <w:rStyle w:val="CommentReference"/>
              </w:rPr>
              <w:commentReference w:id="19"/>
            </w:r>
            <w:r w:rsidRPr="00323C34">
              <w:t xml:space="preserve">, with </w:t>
            </w:r>
            <w:commentRangeStart w:id="21"/>
            <w:r w:rsidRPr="00323C34">
              <w:t xml:space="preserve">rule-based assignment to the </w:t>
            </w:r>
            <w:del w:author="Shin Feng WONG" w:date="2026-06-02T17:41:00Z" w16du:dateUtc="2026-06-02T09:41:00Z" w:id="22">
              <w:r w:rsidRPr="00323C34" w:rsidDel="00FA2D92">
                <w:delText xml:space="preserve">appropriate </w:delText>
              </w:r>
            </w:del>
            <w:r w:rsidRPr="00323C34">
              <w:t>IFM cont</w:t>
            </w:r>
            <w:commentRangeEnd w:id="21"/>
            <w:r w:rsidRPr="00323C34" w:rsidR="000E5F93">
              <w:rPr>
                <w:rStyle w:val="CommentReference"/>
                <w:sz w:val="22"/>
                <w:szCs w:val="24"/>
              </w:rPr>
              <w:commentReference w:id="21"/>
            </w:r>
            <w:r w:rsidRPr="00323C34">
              <w:t>ractor and CMMS ticket creation via API where required</w:t>
            </w:r>
          </w:p>
          <w:p w:rsidRPr="00323C34" w:rsidR="000E5F93" w:rsidP="0070395E" w:rsidRDefault="00481B7C" w14:paraId="7D79CD73" w14:textId="61E1DC3E">
            <w:pPr>
              <w:spacing w:after="160"/>
            </w:pPr>
            <w:ins w:author="Shin Feng WONG" w:date="2026-06-04T10:41:00Z" w16du:dateUtc="2026-06-04T02:41:00Z" w:id="23">
              <w:r>
                <w:t xml:space="preserve">Creation, tracking and closure of fault records. </w:t>
              </w:r>
            </w:ins>
            <w:ins w:author="Shin Feng WONG" w:date="2026-06-04T10:40:00Z" w16du:dateUtc="2026-06-04T02:40:00Z" w:id="24">
              <w:r w:rsidR="000E5F93">
                <w:t>Creation of CMMS tickets via API</w:t>
              </w:r>
            </w:ins>
            <w:ins w:author="Shin Feng WONG" w:date="2026-06-04T10:41:00Z" w16du:dateUtc="2026-06-04T02:41:00Z" w:id="25">
              <w:r w:rsidR="002E2A0E">
                <w:t>.</w:t>
              </w:r>
            </w:ins>
          </w:p>
        </w:tc>
      </w:tr>
      <w:tr w:rsidRPr="00323C34" w:rsidR="00611100" w:rsidTr="0070395E" w14:paraId="164C5A0E" w14:textId="77777777">
        <w:trPr>
          <w:cantSplit/>
        </w:trPr>
        <w:tc>
          <w:tcPr>
            <w:tcW w:w="0" w:type="auto"/>
            <w:hideMark/>
          </w:tcPr>
          <w:p w:rsidRPr="00323C34" w:rsidR="0070395E" w:rsidP="0070395E" w:rsidRDefault="0070395E" w14:paraId="54E53EA0" w14:textId="14EFF751">
            <w:pPr>
              <w:spacing w:after="160"/>
            </w:pPr>
            <w:r w:rsidRPr="002A6E61">
              <w:t xml:space="preserve">Task </w:t>
            </w:r>
            <w:r w:rsidRPr="00323C34">
              <w:t>Management</w:t>
            </w:r>
          </w:p>
        </w:tc>
        <w:tc>
          <w:tcPr>
            <w:tcW w:w="0" w:type="auto"/>
            <w:hideMark/>
          </w:tcPr>
          <w:p w:rsidR="0070395E" w:rsidP="0070395E" w:rsidRDefault="0071580C" w14:paraId="3AD62C52" w14:textId="6E30D836">
            <w:pPr>
              <w:spacing w:after="160"/>
              <w:rPr>
                <w:ins w:author="Shin Feng WONG" w:date="2026-06-02T20:30:00Z" w16du:dateUtc="2026-06-02T12:30:00Z" w:id="26"/>
              </w:rPr>
            </w:pPr>
            <w:ins w:author="Shin Feng WONG" w:date="2026-06-03T01:38:00Z" w16du:dateUtc="2026-06-02T17:38:00Z" w:id="27">
              <w:r>
                <w:t xml:space="preserve">Creation, </w:t>
              </w:r>
            </w:ins>
            <w:commentRangeStart w:id="28"/>
            <w:commentRangeStart w:id="29"/>
            <w:del w:author="Shin Feng WONG" w:date="2026-06-03T01:38:00Z" w16du:dateUtc="2026-06-02T17:38:00Z" w:id="30">
              <w:r w:rsidRPr="00323C34" w:rsidDel="0071580C" w:rsidR="0070395E">
                <w:delText>A</w:delText>
              </w:r>
            </w:del>
            <w:ins w:author="Shin Feng WONG" w:date="2026-06-03T01:38:00Z" w16du:dateUtc="2026-06-02T17:38:00Z" w:id="31">
              <w:r>
                <w:t>a</w:t>
              </w:r>
            </w:ins>
            <w:r w:rsidRPr="00323C34" w:rsidR="0070395E">
              <w:t xml:space="preserve">ssignment and tracking </w:t>
            </w:r>
            <w:commentRangeEnd w:id="28"/>
            <w:r w:rsidRPr="00323C34" w:rsidR="00E564ED">
              <w:rPr>
                <w:rStyle w:val="CommentReference"/>
                <w:sz w:val="22"/>
                <w:szCs w:val="24"/>
              </w:rPr>
              <w:commentReference w:id="28"/>
            </w:r>
            <w:commentRangeEnd w:id="29"/>
            <w:r>
              <w:rPr>
                <w:rStyle w:val="CommentReference"/>
              </w:rPr>
              <w:commentReference w:id="29"/>
            </w:r>
            <w:r w:rsidRPr="00323C34" w:rsidR="0070395E">
              <w:t>of operational tasks directed to Rangers or SDC staff</w:t>
            </w:r>
            <w:ins w:author="Shin Feng WONG" w:date="2026-06-03T01:38:00Z" w16du:dateUtc="2026-06-02T17:38:00Z" w:id="32">
              <w:r>
                <w:t xml:space="preserve"> within</w:t>
              </w:r>
            </w:ins>
            <w:del w:author="Shin Feng WONG" w:date="2026-06-03T01:38:00Z" w16du:dateUtc="2026-06-02T17:38:00Z" w:id="33">
              <w:r w:rsidRPr="00323C34" w:rsidDel="0071580C" w:rsidR="0070395E">
                <w:delText>, linked to</w:delText>
              </w:r>
            </w:del>
            <w:r w:rsidRPr="00323C34" w:rsidR="0070395E">
              <w:t xml:space="preserve"> a </w:t>
            </w:r>
            <w:del w:author="Shin Feng WONG" w:date="2026-06-03T01:38:00Z" w16du:dateUtc="2026-06-02T17:38:00Z" w:id="34">
              <w:r w:rsidRPr="00323C34" w:rsidDel="0071580C" w:rsidR="0070395E">
                <w:delText xml:space="preserve">parent </w:delText>
              </w:r>
            </w:del>
            <w:r w:rsidRPr="00323C34" w:rsidR="0070395E">
              <w:t>Case</w:t>
            </w:r>
          </w:p>
          <w:p w:rsidRPr="00323C34" w:rsidR="00B507CD" w:rsidP="00B507CD" w:rsidRDefault="00B507CD" w14:paraId="79A050E5" w14:textId="1223CE5C">
            <w:pPr>
              <w:spacing w:after="160"/>
            </w:pPr>
            <w:ins w:author="Shin Feng WONG" w:date="2026-06-02T20:30:00Z" w16du:dateUtc="2026-06-02T12:30:00Z" w:id="35">
              <w:r>
                <w:t xml:space="preserve">Examples: welfare check, escort, item collection, access </w:t>
              </w:r>
            </w:ins>
            <w:ins w:author="Shin Feng WONG" w:date="2026-06-03T01:55:00Z" w16du:dateUtc="2026-06-02T17:55:00Z" w:id="36">
              <w:r w:rsidR="003E3274">
                <w:t>arrangements</w:t>
              </w:r>
            </w:ins>
          </w:p>
        </w:tc>
      </w:tr>
      <w:tr w:rsidRPr="00323C34" w:rsidR="00611100" w:rsidTr="0070395E" w14:paraId="28584EE1" w14:textId="77777777">
        <w:trPr>
          <w:cantSplit/>
        </w:trPr>
        <w:tc>
          <w:tcPr>
            <w:tcW w:w="0" w:type="auto"/>
            <w:hideMark/>
          </w:tcPr>
          <w:p w:rsidRPr="00323C34" w:rsidR="0070395E" w:rsidP="0070395E" w:rsidRDefault="0070395E" w14:paraId="60B95332" w14:textId="77777777">
            <w:pPr>
              <w:spacing w:after="160"/>
            </w:pPr>
            <w:r w:rsidRPr="00323C34">
              <w:t>Broadcast and Notification</w:t>
            </w:r>
          </w:p>
        </w:tc>
        <w:tc>
          <w:tcPr>
            <w:tcW w:w="0" w:type="auto"/>
            <w:hideMark/>
          </w:tcPr>
          <w:p w:rsidRPr="00323C34" w:rsidR="0070395E" w:rsidP="0070395E" w:rsidRDefault="0070395E" w14:paraId="40B9860C" w14:textId="77777777">
            <w:pPr>
              <w:spacing w:after="160"/>
            </w:pPr>
            <w:commentRangeStart w:id="37"/>
            <w:r w:rsidRPr="00323C34">
              <w:t>Structured framework for disseminating incident information to defined distribution groups, with crisis-level classification governing escalation and recall behaviour</w:t>
            </w:r>
            <w:commentRangeEnd w:id="37"/>
            <w:r w:rsidRPr="00323C34" w:rsidR="00E564ED">
              <w:rPr>
                <w:rStyle w:val="CommentReference"/>
                <w:sz w:val="22"/>
                <w:szCs w:val="24"/>
              </w:rPr>
              <w:commentReference w:id="37"/>
            </w:r>
          </w:p>
        </w:tc>
      </w:tr>
      <w:tr w:rsidRPr="00323C34" w:rsidR="00611100" w:rsidTr="0070395E" w14:paraId="0CA58396" w14:textId="77777777">
        <w:trPr>
          <w:cantSplit/>
        </w:trPr>
        <w:tc>
          <w:tcPr>
            <w:tcW w:w="0" w:type="auto"/>
            <w:hideMark/>
          </w:tcPr>
          <w:p w:rsidRPr="00323C34" w:rsidR="0070395E" w:rsidP="0070395E" w:rsidRDefault="0070395E" w14:paraId="495BE08D" w14:textId="77777777">
            <w:pPr>
              <w:spacing w:after="160"/>
            </w:pPr>
            <w:r w:rsidRPr="00323C34">
              <w:t>CMS Dashboard</w:t>
            </w:r>
          </w:p>
        </w:tc>
        <w:tc>
          <w:tcPr>
            <w:tcW w:w="0" w:type="auto"/>
            <w:hideMark/>
          </w:tcPr>
          <w:p w:rsidRPr="00323C34" w:rsidR="0070395E" w:rsidP="0070395E" w:rsidRDefault="0070395E" w14:paraId="64C24A33" w14:textId="2ADDDBCE">
            <w:pPr>
              <w:spacing w:after="160"/>
            </w:pPr>
            <w:r w:rsidRPr="00323C34">
              <w:t>Consolidated operational</w:t>
            </w:r>
            <w:ins w:author="Shin Feng WONG" w:date="2026-06-03T01:11:00Z" w16du:dateUtc="2026-06-02T17:11:00Z" w:id="38">
              <w:r w:rsidR="00FC6E50">
                <w:t xml:space="preserve"> and calendar event</w:t>
              </w:r>
            </w:ins>
            <w:r w:rsidRPr="00323C34">
              <w:t xml:space="preserve"> </w:t>
            </w:r>
            <w:commentRangeStart w:id="39"/>
            <w:r w:rsidRPr="00323C34">
              <w:t>view</w:t>
            </w:r>
            <w:commentRangeEnd w:id="39"/>
            <w:r w:rsidRPr="00323C34" w:rsidR="00E564ED">
              <w:rPr>
                <w:rStyle w:val="CommentReference"/>
                <w:sz w:val="22"/>
                <w:szCs w:val="24"/>
              </w:rPr>
              <w:commentReference w:id="39"/>
            </w:r>
            <w:r w:rsidRPr="00323C34">
              <w:t xml:space="preserve"> of active cases, incidents, faults, and tasks, with a filterable 2D map of island-wide activity</w:t>
            </w:r>
          </w:p>
        </w:tc>
      </w:tr>
      <w:tr w:rsidRPr="00323C34" w:rsidR="00611100" w:rsidTr="0070395E" w14:paraId="2C46CCBD" w14:textId="77777777">
        <w:trPr>
          <w:cantSplit/>
        </w:trPr>
        <w:tc>
          <w:tcPr>
            <w:tcW w:w="0" w:type="auto"/>
            <w:hideMark/>
          </w:tcPr>
          <w:p w:rsidRPr="00323C34" w:rsidR="0070395E" w:rsidP="0070395E" w:rsidRDefault="0070395E" w14:paraId="44B5CB0A" w14:textId="77777777">
            <w:pPr>
              <w:spacing w:after="160"/>
            </w:pPr>
            <w:r w:rsidRPr="00323C34">
              <w:t>System Configuration</w:t>
            </w:r>
          </w:p>
        </w:tc>
        <w:tc>
          <w:tcPr>
            <w:tcW w:w="0" w:type="auto"/>
            <w:hideMark/>
          </w:tcPr>
          <w:p w:rsidRPr="00323C34" w:rsidR="0070395E" w:rsidP="0070395E" w:rsidRDefault="0070395E" w14:paraId="0D3B054B" w14:textId="77777777">
            <w:pPr>
              <w:spacing w:after="160"/>
            </w:pPr>
            <w:r w:rsidRPr="00323C34">
              <w:t>Administration of user accounts, role assignments, classification taxonomies, routing matrices, distribution groups, and audit settings</w:t>
            </w:r>
          </w:p>
        </w:tc>
      </w:tr>
    </w:tbl>
    <w:p w:rsidRPr="00323C34" w:rsidR="00504CE6" w:rsidP="006C258F" w:rsidRDefault="00504CE6" w14:paraId="15AF9172" w14:textId="77777777">
      <w:pPr>
        <w:pStyle w:val="Heading2"/>
      </w:pPr>
      <w:bookmarkStart w:name="_Toc231625369" w:id="40"/>
      <w:r w:rsidRPr="00323C34">
        <w:t>Authentication and Access Control</w:t>
      </w:r>
      <w:bookmarkEnd w:id="40"/>
    </w:p>
    <w:p w:rsidRPr="00323C34" w:rsidR="0070483E" w:rsidP="006C258F" w:rsidRDefault="0070483E" w14:paraId="5787956B" w14:textId="77777777">
      <w:pPr>
        <w:pStyle w:val="Heading3"/>
      </w:pPr>
      <w:bookmarkStart w:name="_Toc231625370" w:id="41"/>
      <w:r w:rsidRPr="00323C34">
        <w:t>Authentication Method</w:t>
      </w:r>
      <w:bookmarkEnd w:id="41"/>
    </w:p>
    <w:p w:rsidR="008B4688" w:rsidP="00483F08" w:rsidRDefault="00483F08" w14:paraId="3485EB52" w14:textId="77777777">
      <w:pPr>
        <w:rPr>
          <w:ins w:author="Shin Feng WONG" w:date="2026-06-03T01:11:00Z" w16du:dateUtc="2026-06-02T17:11:00Z" w:id="42"/>
        </w:rPr>
      </w:pPr>
      <w:commentRangeStart w:id="43"/>
      <w:r w:rsidRPr="00323C34">
        <w:t xml:space="preserve">Users authenticate to the CMS via Whole-of-Government Single Sign-On (WOG SSO). </w:t>
      </w:r>
      <w:commentRangeEnd w:id="43"/>
      <w:r w:rsidRPr="00323C34" w:rsidR="001A072C">
        <w:rPr>
          <w:rStyle w:val="CommentReference"/>
          <w:sz w:val="22"/>
          <w:szCs w:val="24"/>
        </w:rPr>
        <w:commentReference w:id="43"/>
      </w:r>
      <w:r w:rsidRPr="00323C34">
        <w:t>Two-Factor Authentication (2FA) is enforced for all user accounts. Access granted via WOG SSO may assign users a default role with minimal permissions, such as fault submission and status tracking, without requiring a separately provisioned CMS account</w:t>
      </w:r>
    </w:p>
    <w:p w:rsidRPr="00323C34" w:rsidR="00FC6E50" w:rsidP="00483F08" w:rsidRDefault="00C77748" w14:paraId="43950F07" w14:textId="0B59FD48">
      <w:ins w:author="Shin Feng WONG" w:date="2026-06-03T02:42:00Z" w16du:dateUtc="2026-06-02T18:42:00Z" w:id="44">
        <w:r>
          <w:t xml:space="preserve">Non-SDC </w:t>
        </w:r>
      </w:ins>
      <w:ins w:author="Shin Feng WONG" w:date="2026-06-03T01:11:00Z" w16du:dateUtc="2026-06-02T17:11:00Z" w:id="45">
        <w:r w:rsidR="00FC6E50">
          <w:t>users</w:t>
        </w:r>
      </w:ins>
      <w:ins w:author="Shin Feng WONG" w:date="2026-06-03T02:42:00Z" w16du:dateUtc="2026-06-02T18:42:00Z" w:id="46">
        <w:r>
          <w:t xml:space="preserve">, such </w:t>
        </w:r>
      </w:ins>
      <w:ins w:author="Shin Feng WONG" w:date="2026-06-03T02:43:00Z" w16du:dateUtc="2026-06-02T18:43:00Z" w:id="47">
        <w:r>
          <w:t>as term</w:t>
        </w:r>
      </w:ins>
      <w:ins w:author="Shin Feng WONG" w:date="2026-06-03T02:42:00Z" w16du:dateUtc="2026-06-02T18:42:00Z" w:id="48">
        <w:r>
          <w:t>-contractors,</w:t>
        </w:r>
      </w:ins>
      <w:ins w:author="Shin Feng WONG" w:date="2026-06-03T02:43:00Z" w16du:dateUtc="2026-06-02T18:43:00Z" w:id="49">
        <w:r>
          <w:t xml:space="preserve"> are not eligible for WOG SSO authentication. A separate authentication mechanism will be required for these users, where access is scoped to the NOP module only.</w:t>
        </w:r>
      </w:ins>
    </w:p>
    <w:p w:rsidRPr="00323C34" w:rsidR="00EA4084" w:rsidP="006C258F" w:rsidRDefault="00EA4084" w14:paraId="7CE4686C" w14:textId="77777777">
      <w:pPr>
        <w:pStyle w:val="Heading2"/>
      </w:pPr>
      <w:bookmarkStart w:name="_Toc231625371" w:id="50"/>
      <w:r w:rsidRPr="00323C34">
        <w:t>CMS Dashboard</w:t>
      </w:r>
      <w:bookmarkEnd w:id="50"/>
    </w:p>
    <w:p w:rsidRPr="00323C34" w:rsidR="008B4688" w:rsidP="00966F5F" w:rsidRDefault="00966F5F" w14:paraId="4D25E986" w14:textId="77777777">
      <w:r w:rsidRPr="00323C34">
        <w:t xml:space="preserve">The CMS Dashboard </w:t>
      </w:r>
      <w:r w:rsidRPr="00323C34" w:rsidR="00871DE0">
        <w:rPr>
          <w:rFonts w:hint="eastAsia"/>
        </w:rPr>
        <w:t xml:space="preserve">shall </w:t>
      </w:r>
      <w:r w:rsidRPr="00323C34" w:rsidR="00871DE0">
        <w:t>provide</w:t>
      </w:r>
      <w:r w:rsidRPr="00323C34">
        <w:t xml:space="preserve"> a consolidated operational view for Controllers, Duty Officers, and Duty Managers.</w:t>
      </w:r>
    </w:p>
    <w:p w:rsidRPr="00323C34" w:rsidR="00CA7D1E" w:rsidP="00966F5F" w:rsidRDefault="00966F5F" w14:paraId="46B24D93" w14:textId="65FD9ABB">
      <w:r w:rsidRPr="00323C34">
        <w:t>It is distinct from the UCS Dashboard in scope and purpose: the UCS Dashboard presents live-state summary counts and high-level situational awareness, while the CMS Dashboard provides access to both current and historical records with line-item detail views.</w:t>
      </w:r>
    </w:p>
    <w:p w:rsidRPr="00323C34" w:rsidR="00CA7D1E" w:rsidP="00CA7D1E" w:rsidRDefault="00CA7D1E" w14:paraId="3C94C779" w14:textId="778B7B17">
      <w:pPr>
        <w:pStyle w:val="Heading3"/>
      </w:pPr>
      <w:bookmarkStart w:name="_Toc231625372" w:id="51"/>
      <w:r w:rsidRPr="00323C34">
        <w:rPr>
          <w:rFonts w:hint="eastAsia"/>
        </w:rPr>
        <w:t>Landing Page and Navigation</w:t>
      </w:r>
      <w:bookmarkEnd w:id="51"/>
    </w:p>
    <w:p w:rsidRPr="00323C34" w:rsidR="00966F5F" w:rsidP="00966F5F" w:rsidRDefault="00CA7D1E" w14:paraId="2F4613C5" w14:textId="059C6BD1">
      <w:r w:rsidRPr="00323C34">
        <w:t xml:space="preserve">Upon successful authentication, users are presented with the CMS landing page. </w:t>
      </w:r>
      <w:commentRangeStart w:id="52"/>
      <w:r w:rsidRPr="00323C34">
        <w:t>Navigation</w:t>
      </w:r>
      <w:commentRangeEnd w:id="52"/>
      <w:r w:rsidRPr="00323C34" w:rsidR="00E1021D">
        <w:rPr>
          <w:rStyle w:val="CommentReference"/>
          <w:sz w:val="22"/>
          <w:szCs w:val="24"/>
        </w:rPr>
        <w:commentReference w:id="52"/>
      </w:r>
      <w:r w:rsidRPr="00323C34">
        <w:t xml:space="preserve"> items visible to a given user are filtered by their assigned role.</w:t>
      </w:r>
    </w:p>
    <w:tbl>
      <w:tblPr>
        <w:tblStyle w:val="TableGrid"/>
        <w:tblW w:w="0" w:type="auto"/>
        <w:tblLook w:val="04A0" w:firstRow="1" w:lastRow="0" w:firstColumn="1" w:lastColumn="0" w:noHBand="0" w:noVBand="1"/>
      </w:tblPr>
      <w:tblGrid>
        <w:gridCol w:w="2628"/>
        <w:gridCol w:w="6388"/>
      </w:tblGrid>
      <w:tr w:rsidRPr="00323C34" w:rsidR="00611100" w14:paraId="08EE14B9" w14:textId="77777777">
        <w:trPr>
          <w:cantSplit/>
          <w:tblHeader/>
        </w:trPr>
        <w:tc>
          <w:tcPr>
            <w:tcW w:w="0" w:type="auto"/>
            <w:shd w:val="clear" w:color="auto" w:fill="0070C0"/>
            <w:hideMark/>
          </w:tcPr>
          <w:p w:rsidRPr="00323C34" w:rsidR="00CA7D1E" w:rsidRDefault="00CA7D1E" w14:paraId="0F1FCE07" w14:textId="77777777">
            <w:pPr>
              <w:spacing w:after="160"/>
              <w:rPr>
                <w:b/>
                <w:bCs/>
                <w:color w:val="FFFFFF" w:themeColor="background1"/>
              </w:rPr>
            </w:pPr>
            <w:r w:rsidRPr="00323C34">
              <w:rPr>
                <w:b/>
                <w:bCs/>
                <w:color w:val="FFFFFF" w:themeColor="background1"/>
              </w:rPr>
              <w:t>Navigation Item</w:t>
            </w:r>
          </w:p>
        </w:tc>
        <w:tc>
          <w:tcPr>
            <w:tcW w:w="0" w:type="auto"/>
            <w:shd w:val="clear" w:color="auto" w:fill="0070C0"/>
            <w:hideMark/>
          </w:tcPr>
          <w:p w:rsidRPr="00323C34" w:rsidR="00CA7D1E" w:rsidRDefault="00CA7D1E" w14:paraId="522FA587" w14:textId="77777777">
            <w:pPr>
              <w:spacing w:after="160"/>
              <w:rPr>
                <w:b/>
                <w:bCs/>
                <w:color w:val="FFFFFF" w:themeColor="background1"/>
              </w:rPr>
            </w:pPr>
            <w:r w:rsidRPr="00323C34">
              <w:rPr>
                <w:b/>
                <w:bCs/>
                <w:color w:val="FFFFFF" w:themeColor="background1"/>
              </w:rPr>
              <w:t>Description</w:t>
            </w:r>
          </w:p>
        </w:tc>
      </w:tr>
      <w:tr w:rsidRPr="00323C34" w:rsidR="00611100" w14:paraId="75B7F129" w14:textId="77777777">
        <w:trPr>
          <w:cantSplit/>
        </w:trPr>
        <w:tc>
          <w:tcPr>
            <w:tcW w:w="0" w:type="auto"/>
            <w:hideMark/>
          </w:tcPr>
          <w:p w:rsidRPr="00323C34" w:rsidR="00CA7D1E" w:rsidRDefault="00CA7D1E" w14:paraId="309DA72B" w14:textId="77777777">
            <w:pPr>
              <w:spacing w:after="160"/>
            </w:pPr>
            <w:r w:rsidRPr="00323C34">
              <w:t>Dashboard</w:t>
            </w:r>
          </w:p>
        </w:tc>
        <w:tc>
          <w:tcPr>
            <w:tcW w:w="0" w:type="auto"/>
            <w:hideMark/>
          </w:tcPr>
          <w:p w:rsidRPr="00323C34" w:rsidR="00CA7D1E" w:rsidRDefault="00CA7D1E" w14:paraId="2B22EBAC" w14:textId="56D3C621">
            <w:pPr>
              <w:spacing w:after="160"/>
            </w:pPr>
            <w:r w:rsidRPr="00323C34">
              <w:t xml:space="preserve">Consolidated operational view of active cases, incidents, faults, tasks, </w:t>
            </w:r>
            <w:ins w:author="Shin Feng WONG" w:date="2026-06-03T01:35:00Z" w16du:dateUtc="2026-06-02T17:35:00Z" w:id="53">
              <w:r w:rsidR="0071580C">
                <w:t xml:space="preserve">events, no-objection permits, </w:t>
              </w:r>
            </w:ins>
            <w:r w:rsidRPr="00323C34">
              <w:t>and 2D island map</w:t>
            </w:r>
          </w:p>
        </w:tc>
      </w:tr>
      <w:tr w:rsidRPr="00323C34" w:rsidR="00C77748" w14:paraId="38CCC6E7" w14:textId="77777777">
        <w:trPr>
          <w:cantSplit/>
          <w:ins w:author="Shin Feng WONG" w:date="2026-06-03T02:45:00Z" w:id="54"/>
        </w:trPr>
        <w:tc>
          <w:tcPr>
            <w:tcW w:w="0" w:type="auto"/>
          </w:tcPr>
          <w:p w:rsidRPr="00323C34" w:rsidR="00C77748" w:rsidRDefault="00C77748" w14:paraId="2E035FC4" w14:textId="195A9478">
            <w:pPr>
              <w:spacing w:after="160"/>
              <w:rPr>
                <w:ins w:author="Shin Feng WONG" w:date="2026-06-03T02:45:00Z" w16du:dateUtc="2026-06-02T18:45:00Z" w:id="55"/>
              </w:rPr>
            </w:pPr>
            <w:ins w:author="Shin Feng WONG" w:date="2026-06-03T02:45:00Z" w16du:dateUtc="2026-06-02T18:45:00Z" w:id="56">
              <w:r>
                <w:t>Case Management</w:t>
              </w:r>
            </w:ins>
          </w:p>
        </w:tc>
        <w:tc>
          <w:tcPr>
            <w:tcW w:w="0" w:type="auto"/>
          </w:tcPr>
          <w:p w:rsidRPr="00323C34" w:rsidR="00C77748" w:rsidRDefault="00C77748" w14:paraId="527DA26B" w14:textId="76F6E494">
            <w:pPr>
              <w:spacing w:after="160"/>
              <w:rPr>
                <w:ins w:author="Shin Feng WONG" w:date="2026-06-03T02:45:00Z" w16du:dateUtc="2026-06-02T18:45:00Z" w:id="57"/>
              </w:rPr>
            </w:pPr>
            <w:ins w:author="Shin Feng WONG" w:date="2026-06-03T02:45:00Z" w16du:dateUtc="2026-06-02T18:45:00Z" w:id="58">
              <w:r>
                <w:t>Case log list view and case detail view, with ac</w:t>
              </w:r>
            </w:ins>
            <w:ins w:author="Shin Feng WONG" w:date="2026-06-03T02:46:00Z" w16du:dateUtc="2026-06-02T18:46:00Z" w:id="59">
              <w:r>
                <w:t>cess to linked incidents, faults, tasks and e-diary entries</w:t>
              </w:r>
            </w:ins>
          </w:p>
        </w:tc>
      </w:tr>
      <w:tr w:rsidRPr="00323C34" w:rsidR="00611100" w14:paraId="4852B9C5" w14:textId="77777777">
        <w:trPr>
          <w:cantSplit/>
        </w:trPr>
        <w:tc>
          <w:tcPr>
            <w:tcW w:w="0" w:type="auto"/>
            <w:hideMark/>
          </w:tcPr>
          <w:p w:rsidRPr="00323C34" w:rsidR="00CA7D1E" w:rsidRDefault="00CA7D1E" w14:paraId="2CAB9D45" w14:textId="77777777">
            <w:pPr>
              <w:spacing w:after="160"/>
            </w:pPr>
            <w:r w:rsidRPr="00323C34">
              <w:t>Incident Management</w:t>
            </w:r>
          </w:p>
        </w:tc>
        <w:tc>
          <w:tcPr>
            <w:tcW w:w="0" w:type="auto"/>
            <w:hideMark/>
          </w:tcPr>
          <w:p w:rsidRPr="00323C34" w:rsidR="00CA7D1E" w:rsidRDefault="00CA7D1E" w14:paraId="4EBD1EC8" w14:textId="7DBDB85D">
            <w:pPr>
              <w:spacing w:after="160"/>
            </w:pPr>
            <w:r w:rsidRPr="00323C34">
              <w:t>Incident log list view,</w:t>
            </w:r>
            <w:del w:author="Shin Feng WONG" w:date="2026-06-03T02:53:00Z" w16du:dateUtc="2026-06-02T18:53:00Z" w:id="60">
              <w:r w:rsidRPr="00323C34" w:rsidDel="00B07CF0">
                <w:delText xml:space="preserve"> case creation,</w:delText>
              </w:r>
            </w:del>
            <w:r w:rsidRPr="00323C34">
              <w:t xml:space="preserve"> </w:t>
            </w:r>
            <w:ins w:author="Shin Feng WONG" w:date="2026-06-03T02:53:00Z" w16du:dateUtc="2026-06-02T18:53:00Z" w:id="61">
              <w:r w:rsidR="00B07CF0">
                <w:t xml:space="preserve">incident creation and management, </w:t>
              </w:r>
            </w:ins>
            <w:r w:rsidRPr="00323C34">
              <w:t>and incident detail view</w:t>
            </w:r>
          </w:p>
        </w:tc>
      </w:tr>
      <w:tr w:rsidRPr="00323C34" w:rsidR="00611100" w14:paraId="1CAC6188" w14:textId="77777777">
        <w:trPr>
          <w:cantSplit/>
        </w:trPr>
        <w:tc>
          <w:tcPr>
            <w:tcW w:w="0" w:type="auto"/>
            <w:hideMark/>
          </w:tcPr>
          <w:p w:rsidRPr="00323C34" w:rsidR="00CA7D1E" w:rsidRDefault="00CA7D1E" w14:paraId="28AD8F9D" w14:textId="77777777">
            <w:pPr>
              <w:spacing w:after="160"/>
            </w:pPr>
            <w:r w:rsidRPr="00323C34">
              <w:t>Fault Reporting</w:t>
            </w:r>
          </w:p>
        </w:tc>
        <w:tc>
          <w:tcPr>
            <w:tcW w:w="0" w:type="auto"/>
            <w:hideMark/>
          </w:tcPr>
          <w:p w:rsidRPr="00323C34" w:rsidR="00CA7D1E" w:rsidRDefault="00CA7D1E" w14:paraId="256B33BB" w14:textId="582F1034">
            <w:pPr>
              <w:spacing w:after="160"/>
            </w:pPr>
            <w:r w:rsidRPr="00323C34">
              <w:t xml:space="preserve">Fault log list view, </w:t>
            </w:r>
            <w:ins w:author="Shin Feng WONG" w:date="2026-06-03T02:52:00Z" w16du:dateUtc="2026-06-02T18:52:00Z" w:id="62">
              <w:r w:rsidR="00B07CF0">
                <w:t>fault creation and management</w:t>
              </w:r>
            </w:ins>
            <w:del w:author="Shin Feng WONG" w:date="2026-06-03T02:52:00Z" w16du:dateUtc="2026-06-02T18:52:00Z" w:id="63">
              <w:r w:rsidRPr="00323C34" w:rsidDel="00B07CF0">
                <w:delText>case creation</w:delText>
              </w:r>
            </w:del>
            <w:r w:rsidRPr="00323C34">
              <w:t>, and fault detail view</w:t>
            </w:r>
          </w:p>
        </w:tc>
      </w:tr>
      <w:tr w:rsidRPr="00323C34" w:rsidR="00B07CF0" w14:paraId="77EB7C97" w14:textId="77777777">
        <w:trPr>
          <w:cantSplit/>
          <w:ins w:author="Shin Feng WONG" w:date="2026-06-03T02:52:00Z" w:id="64"/>
        </w:trPr>
        <w:tc>
          <w:tcPr>
            <w:tcW w:w="0" w:type="auto"/>
          </w:tcPr>
          <w:p w:rsidRPr="00323C34" w:rsidR="00B07CF0" w:rsidRDefault="00B07CF0" w14:paraId="794B8006" w14:textId="46FDA4D8">
            <w:pPr>
              <w:spacing w:after="160"/>
              <w:rPr>
                <w:ins w:author="Shin Feng WONG" w:date="2026-06-03T02:52:00Z" w16du:dateUtc="2026-06-02T18:52:00Z" w:id="65"/>
              </w:rPr>
            </w:pPr>
            <w:ins w:author="Shin Feng WONG" w:date="2026-06-03T02:52:00Z" w16du:dateUtc="2026-06-02T18:52:00Z" w:id="66">
              <w:r>
                <w:t>Task Management</w:t>
              </w:r>
            </w:ins>
          </w:p>
        </w:tc>
        <w:tc>
          <w:tcPr>
            <w:tcW w:w="0" w:type="auto"/>
          </w:tcPr>
          <w:p w:rsidRPr="00323C34" w:rsidR="00B07CF0" w:rsidRDefault="00B07CF0" w14:paraId="607B5EAA" w14:textId="51BED9B9">
            <w:pPr>
              <w:spacing w:after="160"/>
              <w:rPr>
                <w:ins w:author="Shin Feng WONG" w:date="2026-06-03T02:52:00Z" w16du:dateUtc="2026-06-02T18:52:00Z" w:id="67"/>
              </w:rPr>
            </w:pPr>
            <w:ins w:author="Shin Feng WONG" w:date="2026-06-03T02:52:00Z" w16du:dateUtc="2026-06-02T18:52:00Z" w:id="68">
              <w:r>
                <w:t>Task log list view, task creation and assignment, and task default view</w:t>
              </w:r>
            </w:ins>
          </w:p>
        </w:tc>
      </w:tr>
      <w:tr w:rsidRPr="00323C34" w:rsidR="00B07CF0" w14:paraId="0D3BB09A" w14:textId="77777777">
        <w:trPr>
          <w:cantSplit/>
          <w:ins w:author="Shin Feng WONG" w:date="2026-06-03T02:48:00Z" w:id="69"/>
        </w:trPr>
        <w:tc>
          <w:tcPr>
            <w:tcW w:w="0" w:type="auto"/>
          </w:tcPr>
          <w:p w:rsidRPr="00323C34" w:rsidR="00B07CF0" w:rsidP="00B07CF0" w:rsidRDefault="00B07CF0" w14:paraId="10CD6D19" w14:textId="4153B9DE">
            <w:pPr>
              <w:spacing w:after="160"/>
              <w:rPr>
                <w:ins w:author="Shin Feng WONG" w:date="2026-06-03T02:48:00Z" w16du:dateUtc="2026-06-02T18:48:00Z" w:id="70"/>
              </w:rPr>
            </w:pPr>
            <w:ins w:author="Shin Feng WONG" w:date="2026-06-03T02:48:00Z" w16du:dateUtc="2026-06-02T18:48:00Z" w:id="71">
              <w:r>
                <w:t>Events Masterlist</w:t>
              </w:r>
            </w:ins>
          </w:p>
        </w:tc>
        <w:tc>
          <w:tcPr>
            <w:tcW w:w="0" w:type="auto"/>
          </w:tcPr>
          <w:p w:rsidR="00B07CF0" w:rsidP="00B07CF0" w:rsidRDefault="00B07CF0" w14:paraId="33DF0125" w14:textId="1E2561E1">
            <w:pPr>
              <w:spacing w:after="160"/>
              <w:rPr>
                <w:ins w:author="Shin Feng WONG" w:date="2026-06-03T02:48:00Z" w16du:dateUtc="2026-06-02T18:48:00Z" w:id="72"/>
              </w:rPr>
            </w:pPr>
            <w:ins w:author="Shin Feng WONG" w:date="2026-06-03T02:53:00Z" w16du:dateUtc="2026-06-02T18:53:00Z" w:id="73">
              <w:r>
                <w:t>Events list and calendar view, event creation and management, and event-case linking</w:t>
              </w:r>
            </w:ins>
          </w:p>
        </w:tc>
      </w:tr>
      <w:tr w:rsidRPr="00323C34" w:rsidR="00B07CF0" w14:paraId="3069DCE4" w14:textId="77777777">
        <w:trPr>
          <w:cantSplit/>
          <w:ins w:author="Shin Feng WONG" w:date="2026-06-03T02:48:00Z" w:id="74"/>
        </w:trPr>
        <w:tc>
          <w:tcPr>
            <w:tcW w:w="0" w:type="auto"/>
          </w:tcPr>
          <w:p w:rsidRPr="00323C34" w:rsidR="00B07CF0" w:rsidP="00B07CF0" w:rsidRDefault="00B07CF0" w14:paraId="07060377" w14:textId="62215E7E">
            <w:pPr>
              <w:spacing w:after="160"/>
              <w:rPr>
                <w:ins w:author="Shin Feng WONG" w:date="2026-06-03T02:48:00Z" w16du:dateUtc="2026-06-02T18:48:00Z" w:id="75"/>
              </w:rPr>
            </w:pPr>
            <w:ins w:author="Shin Feng WONG" w:date="2026-06-03T02:48:00Z" w16du:dateUtc="2026-06-02T18:48:00Z" w:id="76">
              <w:r>
                <w:t>No-Objection Permit</w:t>
              </w:r>
            </w:ins>
          </w:p>
        </w:tc>
        <w:tc>
          <w:tcPr>
            <w:tcW w:w="0" w:type="auto"/>
          </w:tcPr>
          <w:p w:rsidR="00B07CF0" w:rsidP="00B07CF0" w:rsidRDefault="00B07CF0" w14:paraId="0CBFAD59" w14:textId="11D98C46">
            <w:pPr>
              <w:spacing w:after="160"/>
              <w:rPr>
                <w:ins w:author="Shin Feng WONG" w:date="2026-06-03T02:48:00Z" w16du:dateUtc="2026-06-02T18:48:00Z" w:id="77"/>
              </w:rPr>
            </w:pPr>
            <w:ins w:author="Shin Feng WONG" w:date="2026-06-03T02:48:00Z" w16du:dateUtc="2026-06-02T18:48:00Z" w:id="78">
              <w:r>
                <w:t>NOP application log, permit submission</w:t>
              </w:r>
            </w:ins>
            <w:ins w:author="Shin Feng WONG" w:date="2026-06-03T02:54:00Z" w16du:dateUtc="2026-06-02T18:54:00Z" w:id="79">
              <w:r>
                <w:t>, review and approval workflow, and permit lifecycle management</w:t>
              </w:r>
            </w:ins>
          </w:p>
        </w:tc>
      </w:tr>
      <w:tr w:rsidRPr="00323C34" w:rsidR="00B07CF0" w14:paraId="2CDAB8C8" w14:textId="77777777">
        <w:trPr>
          <w:cantSplit/>
          <w:ins w:author="Shin Feng WONG" w:date="2026-06-03T02:48:00Z" w:id="80"/>
        </w:trPr>
        <w:tc>
          <w:tcPr>
            <w:tcW w:w="0" w:type="auto"/>
          </w:tcPr>
          <w:p w:rsidRPr="00323C34" w:rsidR="00B07CF0" w:rsidP="00B07CF0" w:rsidRDefault="00B07CF0" w14:paraId="64907CA4" w14:textId="7C4832BB">
            <w:pPr>
              <w:spacing w:after="160"/>
              <w:rPr>
                <w:ins w:author="Shin Feng WONG" w:date="2026-06-03T02:48:00Z" w16du:dateUtc="2026-06-02T18:48:00Z" w:id="81"/>
              </w:rPr>
            </w:pPr>
            <w:ins w:author="Shin Feng WONG" w:date="2026-06-03T02:48:00Z" w16du:dateUtc="2026-06-02T18:48:00Z" w:id="82">
              <w:r>
                <w:t>Broadcast and Notification</w:t>
              </w:r>
            </w:ins>
          </w:p>
        </w:tc>
        <w:tc>
          <w:tcPr>
            <w:tcW w:w="0" w:type="auto"/>
          </w:tcPr>
          <w:p w:rsidR="00B07CF0" w:rsidP="00B07CF0" w:rsidRDefault="00B07CF0" w14:paraId="160A869B" w14:textId="57D8F84C">
            <w:pPr>
              <w:spacing w:after="160"/>
              <w:rPr>
                <w:ins w:author="Shin Feng WONG" w:date="2026-06-03T02:48:00Z" w16du:dateUtc="2026-06-02T18:48:00Z" w:id="83"/>
              </w:rPr>
            </w:pPr>
            <w:ins w:author="Shin Feng WONG" w:date="2026-06-03T02:54:00Z" w16du:dateUtc="2026-06-02T18:54:00Z" w:id="84">
              <w:r>
                <w:t>Broadcast log, crisis broadcast composition and dispatch, and distribution group management</w:t>
              </w:r>
            </w:ins>
          </w:p>
        </w:tc>
      </w:tr>
      <w:tr w:rsidRPr="00323C34" w:rsidR="00B07CF0" w14:paraId="2C29FF46" w14:textId="77777777">
        <w:trPr>
          <w:cantSplit/>
        </w:trPr>
        <w:tc>
          <w:tcPr>
            <w:tcW w:w="0" w:type="auto"/>
            <w:hideMark/>
          </w:tcPr>
          <w:p w:rsidRPr="00323C34" w:rsidR="00B07CF0" w:rsidP="00B07CF0" w:rsidRDefault="00166702" w14:paraId="1C2654A8" w14:textId="1E9452DF">
            <w:pPr>
              <w:spacing w:after="160"/>
            </w:pPr>
            <w:ins w:author="Shin Feng WONG" w:date="2026-06-04T14:24:00Z" w16du:dateUtc="2026-06-04T06:24:00Z" w:id="85">
              <w:r>
                <w:t xml:space="preserve">Operational </w:t>
              </w:r>
            </w:ins>
            <w:commentRangeStart w:id="86"/>
            <w:commentRangeStart w:id="87"/>
            <w:r w:rsidRPr="00323C34" w:rsidR="00B07CF0">
              <w:t>Statistics</w:t>
            </w:r>
            <w:commentRangeEnd w:id="86"/>
            <w:r w:rsidRPr="00323C34">
              <w:rPr>
                <w:rStyle w:val="CommentReference"/>
                <w:sz w:val="22"/>
                <w:szCs w:val="24"/>
              </w:rPr>
              <w:commentReference w:id="86"/>
            </w:r>
            <w:commentRangeEnd w:id="87"/>
            <w:r>
              <w:rPr>
                <w:rStyle w:val="CommentReference"/>
              </w:rPr>
              <w:commentReference w:id="87"/>
            </w:r>
          </w:p>
        </w:tc>
        <w:tc>
          <w:tcPr>
            <w:tcW w:w="0" w:type="auto"/>
            <w:hideMark/>
          </w:tcPr>
          <w:p w:rsidR="00B07CF0" w:rsidP="00B07CF0" w:rsidRDefault="00B07CF0" w14:paraId="278ED299" w14:textId="18A1665F">
            <w:pPr>
              <w:spacing w:after="160"/>
              <w:rPr>
                <w:ins w:author="Shin Feng WONG" w:date="2026-06-03T02:15:00Z" w16du:dateUtc="2026-06-02T18:15:00Z" w:id="88"/>
              </w:rPr>
            </w:pPr>
            <w:ins w:author="Shin Feng WONG" w:date="2026-06-03T02:15:00Z" w16du:dateUtc="2026-06-02T18:15:00Z" w:id="89">
              <w:r>
                <w:t>Re</w:t>
              </w:r>
            </w:ins>
            <w:ins w:author="Shin Feng WONG" w:date="2026-06-03T02:16:00Z" w16du:dateUtc="2026-06-02T18:16:00Z" w:id="90">
              <w:r>
                <w:t>al-time operational analytics</w:t>
              </w:r>
            </w:ins>
            <w:ins w:author="Shin Feng WONG" w:date="2026-06-03T02:18:00Z" w16du:dateUtc="2026-06-02T18:18:00Z" w:id="91">
              <w:r>
                <w:t xml:space="preserve"> and data export of</w:t>
              </w:r>
            </w:ins>
            <w:ins w:author="Shin Feng WONG" w:date="2026-06-03T02:20:00Z" w16du:dateUtc="2026-06-02T18:20:00Z" w:id="92">
              <w:r>
                <w:t xml:space="preserve"> c</w:t>
              </w:r>
            </w:ins>
            <w:ins w:author="Shin Feng WONG" w:date="2026-06-03T02:18:00Z" w16du:dateUtc="2026-06-02T18:18:00Z" w:id="93">
              <w:r>
                <w:t>ases</w:t>
              </w:r>
            </w:ins>
            <w:ins w:author="Shin Feng WONG" w:date="2026-06-03T02:19:00Z" w16du:dateUtc="2026-06-02T18:19:00Z" w:id="94">
              <w:r>
                <w:t xml:space="preserve">, </w:t>
              </w:r>
            </w:ins>
            <w:ins w:author="Shin Feng WONG" w:date="2026-06-03T02:20:00Z" w16du:dateUtc="2026-06-02T18:20:00Z" w:id="95">
              <w:r>
                <w:t>i</w:t>
              </w:r>
            </w:ins>
            <w:ins w:author="Shin Feng WONG" w:date="2026-06-03T02:19:00Z" w16du:dateUtc="2026-06-02T18:19:00Z" w:id="96">
              <w:r>
                <w:t>ncidents</w:t>
              </w:r>
            </w:ins>
            <w:ins w:author="Shin Feng WONG" w:date="2026-06-03T02:20:00Z" w16du:dateUtc="2026-06-02T18:20:00Z" w:id="97">
              <w:r>
                <w:t>, faults, tasks, events</w:t>
              </w:r>
            </w:ins>
            <w:ins w:author="Shin Feng WONG" w:date="2026-06-03T02:18:00Z" w16du:dateUtc="2026-06-02T18:18:00Z" w:id="98">
              <w:r>
                <w:t xml:space="preserve"> and </w:t>
              </w:r>
            </w:ins>
            <w:ins w:author="Shin Feng WONG" w:date="2026-06-03T02:20:00Z" w16du:dateUtc="2026-06-02T18:20:00Z" w:id="99">
              <w:r>
                <w:t>no-objection permits</w:t>
              </w:r>
            </w:ins>
            <w:ins w:author="Shin Feng WONG" w:date="2026-06-03T02:18:00Z" w16du:dateUtc="2026-06-02T18:18:00Z" w:id="100">
              <w:r>
                <w:t xml:space="preserve"> volume trends</w:t>
              </w:r>
            </w:ins>
            <w:ins w:author="Shin Feng WONG" w:date="2026-06-03T02:23:00Z" w16du:dateUtc="2026-06-02T18:23:00Z" w:id="101">
              <w:r>
                <w:t>.</w:t>
              </w:r>
            </w:ins>
            <w:ins w:author="Shin Feng WONG" w:date="2026-06-03T02:18:00Z" w16du:dateUtc="2026-06-02T18:18:00Z" w:id="102">
              <w:r>
                <w:t xml:space="preserve"> </w:t>
              </w:r>
            </w:ins>
            <w:ins w:author="Shin Feng WONG" w:date="2026-06-03T02:23:00Z" w16du:dateUtc="2026-06-02T18:23:00Z" w:id="103">
              <w:r>
                <w:t>Includ</w:t>
              </w:r>
            </w:ins>
            <w:ins w:author="Shin Feng WONG" w:date="2026-06-03T02:24:00Z" w16du:dateUtc="2026-06-02T18:24:00Z" w:id="104">
              <w:r>
                <w:t>es breakdown by</w:t>
              </w:r>
            </w:ins>
            <w:ins w:author="Shin Feng WONG" w:date="2026-06-03T02:23:00Z" w16du:dateUtc="2026-06-02T18:23:00Z" w:id="105">
              <w:r>
                <w:t xml:space="preserve"> </w:t>
              </w:r>
            </w:ins>
            <w:ins w:author="Shin Feng WONG" w:date="2026-06-03T02:18:00Z" w16du:dateUtc="2026-06-02T18:18:00Z" w:id="106">
              <w:r>
                <w:t>status</w:t>
              </w:r>
            </w:ins>
            <w:ins w:author="Shin Feng WONG" w:date="2026-06-03T02:21:00Z" w16du:dateUtc="2026-06-02T18:21:00Z" w:id="107">
              <w:r>
                <w:t>,</w:t>
              </w:r>
            </w:ins>
            <w:ins w:author="Shin Feng WONG" w:date="2026-06-03T02:18:00Z" w16du:dateUtc="2026-06-02T18:18:00Z" w:id="108">
              <w:r>
                <w:t xml:space="preserve"> type</w:t>
              </w:r>
            </w:ins>
            <w:ins w:author="Shin Feng WONG" w:date="2026-06-03T02:23:00Z" w16du:dateUtc="2026-06-02T18:23:00Z" w:id="109">
              <w:r>
                <w:t>, location</w:t>
              </w:r>
            </w:ins>
            <w:ins w:author="Shin Feng WONG" w:date="2026-06-03T02:18:00Z" w16du:dateUtc="2026-06-02T18:18:00Z" w:id="110">
              <w:r>
                <w:t>,</w:t>
              </w:r>
            </w:ins>
            <w:ins w:author="Shin Feng WONG" w:date="2026-06-03T02:24:00Z" w16du:dateUtc="2026-06-02T18:24:00Z" w:id="111">
              <w:r>
                <w:t xml:space="preserve"> </w:t>
              </w:r>
            </w:ins>
            <w:ins w:author="Shin Feng WONG" w:date="2026-06-03T02:18:00Z" w16du:dateUtc="2026-06-02T18:18:00Z" w:id="112">
              <w:r>
                <w:t>processing time metrics</w:t>
              </w:r>
            </w:ins>
            <w:ins w:author="Shin Feng WONG" w:date="2026-06-03T02:24:00Z" w16du:dateUtc="2026-06-02T18:24:00Z" w:id="113">
              <w:r>
                <w:t>, and more</w:t>
              </w:r>
            </w:ins>
            <w:ins w:author="Shin Feng WONG" w:date="2026-06-03T02:18:00Z" w16du:dateUtc="2026-06-02T18:18:00Z" w:id="114">
              <w:r>
                <w:t>.</w:t>
              </w:r>
            </w:ins>
          </w:p>
          <w:p w:rsidRPr="00323C34" w:rsidR="00B07CF0" w:rsidP="00B07CF0" w:rsidRDefault="00B07CF0" w14:paraId="058A77FE" w14:textId="02F34DC6">
            <w:pPr>
              <w:spacing w:after="160"/>
            </w:pPr>
            <w:del w:author="Shin Feng WONG" w:date="2026-06-03T02:20:00Z" w16du:dateUtc="2026-06-02T18:20:00Z" w:id="115">
              <w:r w:rsidRPr="00323C34" w:rsidDel="00CF5BB2">
                <w:delText>Aggregated operational reporting and data export</w:delText>
              </w:r>
            </w:del>
          </w:p>
        </w:tc>
      </w:tr>
      <w:tr w:rsidRPr="00323C34" w:rsidR="00B07CF0" w14:paraId="115B66C6" w14:textId="77777777">
        <w:trPr>
          <w:cantSplit/>
        </w:trPr>
        <w:tc>
          <w:tcPr>
            <w:tcW w:w="0" w:type="auto"/>
            <w:hideMark/>
          </w:tcPr>
          <w:p w:rsidRPr="00323C34" w:rsidR="00B07CF0" w:rsidP="00B07CF0" w:rsidRDefault="00B07CF0" w14:paraId="6232FC84" w14:textId="77777777">
            <w:pPr>
              <w:spacing w:after="160"/>
            </w:pPr>
            <w:r w:rsidRPr="00323C34">
              <w:t>System Configuration</w:t>
            </w:r>
          </w:p>
        </w:tc>
        <w:tc>
          <w:tcPr>
            <w:tcW w:w="0" w:type="auto"/>
            <w:hideMark/>
          </w:tcPr>
          <w:p w:rsidRPr="00323C34" w:rsidR="00B07CF0" w:rsidP="00B07CF0" w:rsidRDefault="00B07CF0" w14:paraId="590E36DB" w14:textId="77777777">
            <w:pPr>
              <w:spacing w:after="160"/>
            </w:pPr>
            <w:r w:rsidRPr="00323C34">
              <w:t>Administrator-only module for account management and system settings</w:t>
            </w:r>
          </w:p>
        </w:tc>
      </w:tr>
    </w:tbl>
    <w:p w:rsidRPr="00323C34" w:rsidR="00CA7D1E" w:rsidP="00966F5F" w:rsidRDefault="00CA7D1E" w14:paraId="3504AAF8" w14:textId="77777777"/>
    <w:p w:rsidRPr="00323C34" w:rsidR="00966F5F" w:rsidP="006C258F" w:rsidRDefault="00966F5F" w14:paraId="5D3E50A3" w14:textId="3347659B">
      <w:pPr>
        <w:pStyle w:val="Heading3"/>
      </w:pPr>
      <w:bookmarkStart w:name="_Toc231625373" w:id="116"/>
      <w:r w:rsidRPr="00323C34">
        <w:t>Summary Metrics</w:t>
      </w:r>
      <w:bookmarkEnd w:id="116"/>
    </w:p>
    <w:p w:rsidRPr="00323C34" w:rsidR="00966F5F" w:rsidP="00966F5F" w:rsidRDefault="00966F5F" w14:paraId="108E6438" w14:textId="1E9F7407">
      <w:r w:rsidRPr="00323C34">
        <w:t xml:space="preserve">The Dashboard </w:t>
      </w:r>
      <w:r w:rsidRPr="00323C34" w:rsidR="00871DE0">
        <w:rPr>
          <w:rFonts w:hint="eastAsia"/>
        </w:rPr>
        <w:t>shall</w:t>
      </w:r>
      <w:r w:rsidRPr="00323C34" w:rsidR="00F82B3F">
        <w:rPr>
          <w:rFonts w:hint="eastAsia"/>
        </w:rPr>
        <w:t xml:space="preserve"> </w:t>
      </w:r>
      <w:r w:rsidRPr="00323C34">
        <w:t>display the following operational counters, each filterable by a date and time range selected by the user.</w:t>
      </w:r>
    </w:p>
    <w:tbl>
      <w:tblPr>
        <w:tblStyle w:val="TableGrid"/>
        <w:tblW w:w="5000" w:type="pct"/>
        <w:tblLook w:val="04A0" w:firstRow="1" w:lastRow="0" w:firstColumn="1" w:lastColumn="0" w:noHBand="0" w:noVBand="1"/>
      </w:tblPr>
      <w:tblGrid>
        <w:gridCol w:w="2411"/>
        <w:gridCol w:w="6605"/>
      </w:tblGrid>
      <w:tr w:rsidRPr="00323C34" w:rsidR="00C62A87" w:rsidTr="003B44A0" w14:paraId="6CF6DD01" w14:textId="77777777">
        <w:trPr>
          <w:cantSplit/>
          <w:tblHeader/>
        </w:trPr>
        <w:tc>
          <w:tcPr>
            <w:tcW w:w="1337" w:type="pct"/>
            <w:shd w:val="clear" w:color="auto" w:fill="0070C0"/>
            <w:hideMark/>
          </w:tcPr>
          <w:p w:rsidRPr="00323C34" w:rsidR="00966F5F" w:rsidP="00966F5F" w:rsidRDefault="00966F5F" w14:paraId="41A76D05" w14:textId="77777777">
            <w:pPr>
              <w:spacing w:after="160"/>
              <w:rPr>
                <w:b/>
                <w:bCs/>
                <w:color w:val="FFFFFF" w:themeColor="background1"/>
              </w:rPr>
            </w:pPr>
            <w:r w:rsidRPr="00323C34">
              <w:rPr>
                <w:b/>
                <w:bCs/>
                <w:color w:val="FFFFFF" w:themeColor="background1"/>
              </w:rPr>
              <w:t>Metric</w:t>
            </w:r>
          </w:p>
        </w:tc>
        <w:tc>
          <w:tcPr>
            <w:tcW w:w="3663" w:type="pct"/>
            <w:shd w:val="clear" w:color="auto" w:fill="0070C0"/>
            <w:hideMark/>
          </w:tcPr>
          <w:p w:rsidRPr="00323C34" w:rsidR="00966F5F" w:rsidP="00966F5F" w:rsidRDefault="00966F5F" w14:paraId="4F0E26E4" w14:textId="70AD8F38">
            <w:pPr>
              <w:spacing w:after="160"/>
              <w:rPr>
                <w:b/>
                <w:bCs/>
                <w:color w:val="FFFFFF" w:themeColor="background1"/>
              </w:rPr>
            </w:pPr>
            <w:r w:rsidRPr="00323C34">
              <w:rPr>
                <w:b/>
                <w:bCs/>
                <w:color w:val="FFFFFF" w:themeColor="background1"/>
              </w:rPr>
              <w:t>Description</w:t>
            </w:r>
          </w:p>
        </w:tc>
      </w:tr>
      <w:tr w:rsidRPr="00323C34" w:rsidR="00B07CF0" w:rsidTr="003B44A0" w14:paraId="7C81B9A8" w14:textId="77777777">
        <w:trPr>
          <w:cantSplit/>
          <w:ins w:author="Shin Feng WONG" w:date="2026-06-03T02:56:00Z" w:id="117"/>
        </w:trPr>
        <w:tc>
          <w:tcPr>
            <w:tcW w:w="1337" w:type="pct"/>
          </w:tcPr>
          <w:p w:rsidRPr="00323C34" w:rsidR="00B07CF0" w:rsidP="00966F5F" w:rsidRDefault="00B07CF0" w14:paraId="1F2A4959" w14:textId="2A19EC7C">
            <w:pPr>
              <w:spacing w:after="160"/>
              <w:rPr>
                <w:ins w:author="Shin Feng WONG" w:date="2026-06-03T02:56:00Z" w16du:dateUtc="2026-06-02T18:56:00Z" w:id="118"/>
              </w:rPr>
            </w:pPr>
            <w:ins w:author="Shin Feng WONG" w:date="2026-06-03T02:56:00Z" w16du:dateUtc="2026-06-02T18:56:00Z" w:id="119">
              <w:r>
                <w:t>Active Cases</w:t>
              </w:r>
            </w:ins>
          </w:p>
        </w:tc>
        <w:tc>
          <w:tcPr>
            <w:tcW w:w="3663" w:type="pct"/>
          </w:tcPr>
          <w:p w:rsidRPr="00323C34" w:rsidR="00B07CF0" w:rsidP="00966F5F" w:rsidRDefault="003B44A0" w14:paraId="344CAC7B" w14:textId="70081291">
            <w:pPr>
              <w:spacing w:after="160"/>
              <w:rPr>
                <w:ins w:author="Shin Feng WONG" w:date="2026-06-03T02:56:00Z" w16du:dateUtc="2026-06-02T18:56:00Z" w:id="120"/>
              </w:rPr>
            </w:pPr>
            <w:ins w:author="Shin Feng WONG" w:date="2026-06-03T02:57:00Z" w16du:dateUtc="2026-06-02T18:57:00Z" w:id="121">
              <w:r>
                <w:t>Count of case records currently in Active status</w:t>
              </w:r>
            </w:ins>
          </w:p>
        </w:tc>
      </w:tr>
      <w:tr w:rsidRPr="00323C34" w:rsidR="00C62A87" w:rsidTr="003B44A0" w14:paraId="39A92CEC" w14:textId="77777777">
        <w:trPr>
          <w:cantSplit/>
        </w:trPr>
        <w:tc>
          <w:tcPr>
            <w:tcW w:w="1337" w:type="pct"/>
            <w:hideMark/>
          </w:tcPr>
          <w:p w:rsidRPr="00323C34" w:rsidR="00966F5F" w:rsidP="00966F5F" w:rsidRDefault="00966F5F" w14:paraId="558969F2" w14:textId="77777777">
            <w:pPr>
              <w:spacing w:after="160"/>
            </w:pPr>
            <w:r w:rsidRPr="00323C34">
              <w:t>Incidents Reported</w:t>
            </w:r>
          </w:p>
        </w:tc>
        <w:tc>
          <w:tcPr>
            <w:tcW w:w="3663" w:type="pct"/>
            <w:hideMark/>
          </w:tcPr>
          <w:p w:rsidRPr="00323C34" w:rsidR="00966F5F" w:rsidP="00966F5F" w:rsidRDefault="00966F5F" w14:paraId="13B2490D" w14:textId="77777777">
            <w:pPr>
              <w:spacing w:after="160"/>
            </w:pPr>
            <w:r w:rsidRPr="00323C34">
              <w:t>Total count of incident records within the selected period</w:t>
            </w:r>
          </w:p>
        </w:tc>
      </w:tr>
      <w:tr w:rsidRPr="00323C34" w:rsidR="00C62A87" w:rsidTr="003B44A0" w14:paraId="6B1F2042" w14:textId="77777777">
        <w:trPr>
          <w:cantSplit/>
        </w:trPr>
        <w:tc>
          <w:tcPr>
            <w:tcW w:w="1337" w:type="pct"/>
            <w:hideMark/>
          </w:tcPr>
          <w:p w:rsidRPr="00323C34" w:rsidR="00966F5F" w:rsidP="00966F5F" w:rsidRDefault="00966F5F" w14:paraId="2A2D323A" w14:textId="77777777">
            <w:pPr>
              <w:spacing w:after="160"/>
            </w:pPr>
            <w:r w:rsidRPr="00323C34">
              <w:t>Unclosed Incidents</w:t>
            </w:r>
          </w:p>
        </w:tc>
        <w:tc>
          <w:tcPr>
            <w:tcW w:w="3663" w:type="pct"/>
            <w:hideMark/>
          </w:tcPr>
          <w:p w:rsidRPr="00323C34" w:rsidR="00966F5F" w:rsidP="00966F5F" w:rsidRDefault="00966F5F" w14:paraId="22ECA267" w14:textId="77777777">
            <w:pPr>
              <w:spacing w:after="160"/>
            </w:pPr>
            <w:r w:rsidRPr="00323C34">
              <w:t>Count of incident records not in Closed status</w:t>
            </w:r>
          </w:p>
        </w:tc>
      </w:tr>
      <w:tr w:rsidRPr="00323C34" w:rsidR="00C62A87" w:rsidTr="003B44A0" w14:paraId="64D3B385" w14:textId="77777777">
        <w:trPr>
          <w:cantSplit/>
        </w:trPr>
        <w:tc>
          <w:tcPr>
            <w:tcW w:w="1337" w:type="pct"/>
            <w:hideMark/>
          </w:tcPr>
          <w:p w:rsidRPr="00323C34" w:rsidR="00966F5F" w:rsidP="00966F5F" w:rsidRDefault="00966F5F" w14:paraId="242571D3" w14:textId="77777777">
            <w:pPr>
              <w:spacing w:after="160"/>
            </w:pPr>
            <w:r w:rsidRPr="00323C34">
              <w:t>Faults Reported</w:t>
            </w:r>
          </w:p>
        </w:tc>
        <w:tc>
          <w:tcPr>
            <w:tcW w:w="3663" w:type="pct"/>
            <w:hideMark/>
          </w:tcPr>
          <w:p w:rsidRPr="00323C34" w:rsidR="00966F5F" w:rsidP="00966F5F" w:rsidRDefault="00966F5F" w14:paraId="4B8C6A38" w14:textId="77777777">
            <w:pPr>
              <w:spacing w:after="160"/>
            </w:pPr>
            <w:r w:rsidRPr="00323C34">
              <w:t>Total count of fault records within the selected period</w:t>
            </w:r>
          </w:p>
        </w:tc>
      </w:tr>
      <w:tr w:rsidRPr="00323C34" w:rsidR="00C62A87" w:rsidTr="003B44A0" w14:paraId="29D0C241" w14:textId="77777777">
        <w:trPr>
          <w:cantSplit/>
        </w:trPr>
        <w:tc>
          <w:tcPr>
            <w:tcW w:w="1337" w:type="pct"/>
            <w:hideMark/>
          </w:tcPr>
          <w:p w:rsidRPr="00323C34" w:rsidR="00966F5F" w:rsidP="00966F5F" w:rsidRDefault="00966F5F" w14:paraId="289AD29B" w14:textId="77777777">
            <w:pPr>
              <w:spacing w:after="160"/>
            </w:pPr>
            <w:r w:rsidRPr="00323C34">
              <w:t>Unclosed Faults</w:t>
            </w:r>
          </w:p>
        </w:tc>
        <w:tc>
          <w:tcPr>
            <w:tcW w:w="3663" w:type="pct"/>
            <w:hideMark/>
          </w:tcPr>
          <w:p w:rsidRPr="00323C34" w:rsidR="00966F5F" w:rsidP="00966F5F" w:rsidRDefault="00966F5F" w14:paraId="568E3D41" w14:textId="77777777">
            <w:pPr>
              <w:spacing w:after="160"/>
            </w:pPr>
            <w:r w:rsidRPr="00323C34">
              <w:t>Count of fault records not in Closed status</w:t>
            </w:r>
          </w:p>
        </w:tc>
      </w:tr>
      <w:tr w:rsidRPr="00323C34" w:rsidR="00C62A87" w:rsidTr="003B44A0" w14:paraId="1C5F22BC" w14:textId="77777777">
        <w:trPr>
          <w:cantSplit/>
        </w:trPr>
        <w:tc>
          <w:tcPr>
            <w:tcW w:w="1337" w:type="pct"/>
            <w:hideMark/>
          </w:tcPr>
          <w:p w:rsidRPr="00323C34" w:rsidR="00966F5F" w:rsidP="00966F5F" w:rsidRDefault="00966F5F" w14:paraId="48B8F0B5" w14:textId="77777777">
            <w:pPr>
              <w:spacing w:after="160"/>
            </w:pPr>
            <w:r w:rsidRPr="00323C34">
              <w:t>Active Tasks</w:t>
            </w:r>
          </w:p>
        </w:tc>
        <w:tc>
          <w:tcPr>
            <w:tcW w:w="3663" w:type="pct"/>
            <w:hideMark/>
          </w:tcPr>
          <w:p w:rsidRPr="00323C34" w:rsidR="00966F5F" w:rsidP="00966F5F" w:rsidRDefault="00966F5F" w14:paraId="79F73953" w14:textId="77777777">
            <w:pPr>
              <w:spacing w:after="160"/>
            </w:pPr>
            <w:r w:rsidRPr="00323C34">
              <w:t>Count of task records currently in an active status</w:t>
            </w:r>
          </w:p>
        </w:tc>
      </w:tr>
      <w:tr w:rsidRPr="00323C34" w:rsidR="003B44A0" w:rsidTr="003B44A0" w14:paraId="4C2C7F9F" w14:textId="77777777">
        <w:trPr>
          <w:cantSplit/>
          <w:ins w:author="Shin Feng WONG" w:date="2026-06-03T02:57:00Z" w:id="122"/>
        </w:trPr>
        <w:tc>
          <w:tcPr>
            <w:tcW w:w="1337" w:type="pct"/>
          </w:tcPr>
          <w:p w:rsidRPr="00323C34" w:rsidR="003B44A0" w:rsidP="00966F5F" w:rsidRDefault="003B44A0" w14:paraId="3106848D" w14:textId="67538244">
            <w:pPr>
              <w:spacing w:after="160"/>
              <w:rPr>
                <w:ins w:author="Shin Feng WONG" w:date="2026-06-03T02:57:00Z" w16du:dateUtc="2026-06-02T18:57:00Z" w:id="123"/>
              </w:rPr>
            </w:pPr>
            <w:ins w:author="Shin Feng WONG" w:date="2026-06-03T02:58:00Z" w16du:dateUtc="2026-06-02T18:58:00Z" w:id="124">
              <w:r>
                <w:t>Overdue Tasks</w:t>
              </w:r>
            </w:ins>
          </w:p>
        </w:tc>
        <w:tc>
          <w:tcPr>
            <w:tcW w:w="3663" w:type="pct"/>
          </w:tcPr>
          <w:p w:rsidRPr="00323C34" w:rsidR="003B44A0" w:rsidP="00966F5F" w:rsidRDefault="003B44A0" w14:paraId="6217F55B" w14:textId="391F3A84">
            <w:pPr>
              <w:spacing w:after="160"/>
              <w:rPr>
                <w:ins w:author="Shin Feng WONG" w:date="2026-06-03T02:57:00Z" w16du:dateUtc="2026-06-02T18:57:00Z" w:id="125"/>
              </w:rPr>
            </w:pPr>
            <w:ins w:author="Shin Feng WONG" w:date="2026-06-03T02:58:00Z" w16du:dateUtc="2026-06-02T18:58:00Z" w:id="126">
              <w:r>
                <w:t>Count of task records that have passed their due date and are not in Closed status</w:t>
              </w:r>
            </w:ins>
          </w:p>
        </w:tc>
      </w:tr>
      <w:tr w:rsidRPr="00323C34" w:rsidR="003B44A0" w:rsidTr="003B44A0" w14:paraId="13F617FF" w14:textId="77777777">
        <w:trPr>
          <w:cantSplit/>
          <w:ins w:author="Shin Feng WONG" w:date="2026-06-03T02:57:00Z" w:id="127"/>
        </w:trPr>
        <w:tc>
          <w:tcPr>
            <w:tcW w:w="1337" w:type="pct"/>
          </w:tcPr>
          <w:p w:rsidRPr="00323C34" w:rsidR="003B44A0" w:rsidP="00966F5F" w:rsidRDefault="003B44A0" w14:paraId="1AD03D6D" w14:textId="43A1A0D1">
            <w:pPr>
              <w:spacing w:after="160"/>
              <w:rPr>
                <w:ins w:author="Shin Feng WONG" w:date="2026-06-03T02:57:00Z" w16du:dateUtc="2026-06-02T18:57:00Z" w:id="128"/>
              </w:rPr>
            </w:pPr>
            <w:ins w:author="Shin Feng WONG" w:date="2026-06-03T02:58:00Z" w16du:dateUtc="2026-06-02T18:58:00Z" w:id="129">
              <w:r>
                <w:t>Events Today</w:t>
              </w:r>
            </w:ins>
          </w:p>
        </w:tc>
        <w:tc>
          <w:tcPr>
            <w:tcW w:w="3663" w:type="pct"/>
          </w:tcPr>
          <w:p w:rsidRPr="00323C34" w:rsidR="003B44A0" w:rsidP="00966F5F" w:rsidRDefault="003B44A0" w14:paraId="41D142A2" w14:textId="73B3D286">
            <w:pPr>
              <w:spacing w:after="160"/>
              <w:rPr>
                <w:ins w:author="Shin Feng WONG" w:date="2026-06-03T02:57:00Z" w16du:dateUtc="2026-06-02T18:57:00Z" w:id="130"/>
              </w:rPr>
            </w:pPr>
            <w:ins w:author="Shin Feng WONG" w:date="2026-06-03T02:58:00Z" w16du:dateUtc="2026-06-02T18:58:00Z" w:id="131">
              <w:r>
                <w:t>Count of events from the Events Masterlist that are ongoing or scheduled on the current day</w:t>
              </w:r>
            </w:ins>
          </w:p>
        </w:tc>
      </w:tr>
      <w:tr w:rsidRPr="00323C34" w:rsidR="003B44A0" w:rsidTr="003B44A0" w14:paraId="4949EE0F" w14:textId="77777777">
        <w:trPr>
          <w:cantSplit/>
          <w:ins w:author="Shin Feng WONG" w:date="2026-06-03T02:58:00Z" w:id="132"/>
        </w:trPr>
        <w:tc>
          <w:tcPr>
            <w:tcW w:w="1337" w:type="pct"/>
          </w:tcPr>
          <w:p w:rsidR="003B44A0" w:rsidP="00966F5F" w:rsidRDefault="003B44A0" w14:paraId="4A904676" w14:textId="6683FDB2">
            <w:pPr>
              <w:spacing w:after="160"/>
              <w:rPr>
                <w:ins w:author="Shin Feng WONG" w:date="2026-06-03T02:58:00Z" w16du:dateUtc="2026-06-02T18:58:00Z" w:id="133"/>
              </w:rPr>
            </w:pPr>
            <w:ins w:author="Shin Feng WONG" w:date="2026-06-03T02:58:00Z" w16du:dateUtc="2026-06-02T18:58:00Z" w:id="134">
              <w:r>
                <w:t>Active NOPs</w:t>
              </w:r>
            </w:ins>
          </w:p>
        </w:tc>
        <w:tc>
          <w:tcPr>
            <w:tcW w:w="3663" w:type="pct"/>
          </w:tcPr>
          <w:p w:rsidR="003B44A0" w:rsidP="00966F5F" w:rsidRDefault="003B44A0" w14:paraId="1BEC0A0A" w14:textId="7B615F82">
            <w:pPr>
              <w:spacing w:after="160"/>
              <w:rPr>
                <w:ins w:author="Shin Feng WONG" w:date="2026-06-03T02:58:00Z" w16du:dateUtc="2026-06-02T18:58:00Z" w:id="135"/>
              </w:rPr>
            </w:pPr>
            <w:ins w:author="Shin Feng WONG" w:date="2026-06-03T02:59:00Z" w16du:dateUtc="2026-06-02T18:59:00Z" w:id="136">
              <w:r>
                <w:t>Count of NOP permits with Approved and Active Status on the current day</w:t>
              </w:r>
            </w:ins>
          </w:p>
        </w:tc>
      </w:tr>
    </w:tbl>
    <w:p w:rsidR="009C1218" w:rsidP="00966F5F" w:rsidRDefault="009C1218" w14:paraId="4C2D1A3F" w14:textId="431B16AD">
      <w:pPr>
        <w:rPr>
          <w:ins w:author="Shin Feng WONG" w:date="2026-06-06T07:29:00Z" w16du:dateUtc="2026-06-05T23:29:00Z" w:id="137"/>
        </w:rPr>
      </w:pPr>
    </w:p>
    <w:p w:rsidR="00BD4264" w:rsidP="00BD4264" w:rsidRDefault="00BD4264" w14:paraId="7F0CAF42" w14:textId="639FEBDA">
      <w:pPr>
        <w:pStyle w:val="Heading3"/>
        <w:rPr>
          <w:ins w:author="Shin Feng WONG" w:date="2026-06-06T07:30:00Z" w16du:dateUtc="2026-06-05T23:30:00Z" w:id="138"/>
        </w:rPr>
      </w:pPr>
      <w:bookmarkStart w:name="_Toc231625374" w:id="139"/>
      <w:ins w:author="Shin Feng WONG" w:date="2026-06-06T07:29:00Z" w16du:dateUtc="2026-06-05T23:29:00Z" w:id="140">
        <w:r>
          <w:rPr>
            <w:rFonts w:hint="eastAsia"/>
          </w:rPr>
          <w:t>Events Masterlist</w:t>
        </w:r>
      </w:ins>
      <w:bookmarkEnd w:id="139"/>
    </w:p>
    <w:p w:rsidR="00BD4264" w:rsidDel="00BD4264" w:rsidP="00BD4264" w:rsidRDefault="00BD4264" w14:paraId="414B3577" w14:textId="3A06115D">
      <w:pPr>
        <w:rPr>
          <w:del w:author="Shin Feng WONG" w:date="2026-06-06T07:30:00Z" w16du:dateUtc="2026-06-05T23:30:00Z" w:id="141"/>
        </w:rPr>
      </w:pPr>
      <w:ins w:author="Shin Feng WONG" w:date="2026-06-06T07:30:00Z" w16du:dateUtc="2026-06-05T23:30:00Z" w:id="142">
        <w:r>
          <w:t>The Events Masterlist is a module for managing planned events on Sentosa Island. It provides Controllers</w:t>
        </w:r>
        <w:r>
          <w:rPr>
            <w:rFonts w:hint="eastAsia"/>
          </w:rPr>
          <w:t xml:space="preserve"> </w:t>
        </w:r>
        <w:r>
          <w:t>with visibility of upcoming and active events alongside operational case records, supporting situational</w:t>
        </w:r>
        <w:r>
          <w:rPr>
            <w:rFonts w:hint="eastAsia"/>
          </w:rPr>
          <w:t xml:space="preserve"> </w:t>
        </w:r>
        <w:r>
          <w:t>awareness and operational deconfliction.</w:t>
        </w:r>
      </w:ins>
    </w:p>
    <w:p w:rsidR="00BD4264" w:rsidP="00BD4264" w:rsidRDefault="00BD4264" w14:paraId="24FC59AD" w14:textId="6BF1253C">
      <w:pPr>
        <w:pStyle w:val="Heading4"/>
        <w:rPr>
          <w:ins w:author="Shin Feng WONG" w:date="2026-06-06T07:31:00Z" w16du:dateUtc="2026-06-05T23:31:00Z" w:id="143"/>
        </w:rPr>
      </w:pPr>
      <w:ins w:author="Shin Feng WONG" w:date="2026-06-06T07:30:00Z" w16du:dateUtc="2026-06-05T23:30:00Z" w:id="144">
        <w:r>
          <w:rPr>
            <w:rFonts w:hint="eastAsia"/>
          </w:rPr>
          <w:t>Event Creation and Man</w:t>
        </w:r>
      </w:ins>
      <w:ins w:author="Shin Feng WONG" w:date="2026-06-06T07:31:00Z" w16du:dateUtc="2026-06-05T23:31:00Z" w:id="145">
        <w:r>
          <w:rPr>
            <w:rFonts w:hint="eastAsia"/>
          </w:rPr>
          <w:t>agement</w:t>
        </w:r>
      </w:ins>
    </w:p>
    <w:p w:rsidR="00BD4264" w:rsidP="00BD4264" w:rsidRDefault="00BD4264" w14:paraId="7B8D30ED" w14:textId="61ACAA7F">
      <w:pPr>
        <w:pStyle w:val="ListParagraph"/>
        <w:numPr>
          <w:ilvl w:val="0"/>
          <w:numId w:val="60"/>
        </w:numPr>
        <w:rPr>
          <w:ins w:author="Shin Feng WONG" w:date="2026-06-06T07:31:00Z" w16du:dateUtc="2026-06-05T23:31:00Z" w:id="146"/>
        </w:rPr>
      </w:pPr>
      <w:ins w:author="Shin Feng WONG" w:date="2026-06-06T07:31:00Z" w16du:dateUtc="2026-06-05T23:31:00Z" w:id="147">
        <w:r>
          <w:rPr>
            <w:rFonts w:hint="eastAsia"/>
          </w:rPr>
          <w:t>Authorised users shall be able to create, edit, and manage event records in the Events Masterlist.</w:t>
        </w:r>
      </w:ins>
    </w:p>
    <w:p w:rsidR="00BD4264" w:rsidP="00BD4264" w:rsidRDefault="00BD4264" w14:paraId="45404B0C" w14:textId="5C531831">
      <w:pPr>
        <w:pStyle w:val="ListParagraph"/>
        <w:numPr>
          <w:ilvl w:val="0"/>
          <w:numId w:val="60"/>
        </w:numPr>
        <w:rPr>
          <w:ins w:author="Shin Feng WONG" w:date="2026-06-06T07:31:00Z" w16du:dateUtc="2026-06-05T23:31:00Z" w:id="148"/>
        </w:rPr>
      </w:pPr>
      <w:ins w:author="Shin Feng WONG" w:date="2026-06-06T07:31:00Z" w16du:dateUtc="2026-06-05T23:31:00Z" w:id="149">
        <w:r>
          <w:rPr>
            <w:rFonts w:hint="eastAsia"/>
          </w:rPr>
          <w:t>Each event record shall include:</w:t>
        </w:r>
      </w:ins>
    </w:p>
    <w:tbl>
      <w:tblPr>
        <w:tblStyle w:val="SJ"/>
        <w:tblW w:w="5000" w:type="pct"/>
        <w:tblLook w:val="04A0" w:firstRow="1" w:lastRow="0" w:firstColumn="1" w:lastColumn="0" w:noHBand="0" w:noVBand="1"/>
      </w:tblPr>
      <w:tblGrid>
        <w:gridCol w:w="2546"/>
        <w:gridCol w:w="6470"/>
      </w:tblGrid>
      <w:tr w:rsidRPr="00323C34" w:rsidR="00BD4264" w:rsidTr="00BD4264" w14:paraId="539949C1" w14:textId="77777777">
        <w:trPr>
          <w:cnfStyle w:val="100000000000" w:firstRow="1" w:lastRow="0" w:firstColumn="0" w:lastColumn="0" w:oddVBand="0" w:evenVBand="0" w:oddHBand="0" w:evenHBand="0" w:firstRowFirstColumn="0" w:firstRowLastColumn="0" w:lastRowFirstColumn="0" w:lastRowLastColumn="0"/>
          <w:ins w:author="Shin Feng WONG" w:date="2026-06-06T07:31:00Z" w:id="150"/>
        </w:trPr>
        <w:tc>
          <w:tcPr>
            <w:tcW w:w="1412" w:type="pct"/>
            <w:hideMark/>
          </w:tcPr>
          <w:p w:rsidRPr="00323C34" w:rsidR="00BD4264" w:rsidP="007A3E83" w:rsidRDefault="00BD4264" w14:paraId="5B59A941" w14:textId="783DC11D">
            <w:pPr>
              <w:spacing w:after="160"/>
              <w:rPr>
                <w:ins w:author="Shin Feng WONG" w:date="2026-06-06T07:31:00Z" w16du:dateUtc="2026-06-05T23:31:00Z" w:id="151"/>
                <w:b w:val="0"/>
                <w:bCs/>
              </w:rPr>
            </w:pPr>
            <w:ins w:author="Shin Feng WONG" w:date="2026-06-06T07:31:00Z" w16du:dateUtc="2026-06-05T23:31:00Z" w:id="152">
              <w:r>
                <w:rPr>
                  <w:rFonts w:hint="eastAsia"/>
                  <w:bCs/>
                </w:rPr>
                <w:t>Field</w:t>
              </w:r>
            </w:ins>
          </w:p>
        </w:tc>
        <w:tc>
          <w:tcPr>
            <w:tcW w:w="3588" w:type="pct"/>
            <w:hideMark/>
          </w:tcPr>
          <w:p w:rsidRPr="00323C34" w:rsidR="00BD4264" w:rsidP="007A3E83" w:rsidRDefault="00BD4264" w14:paraId="19BF1BC6" w14:textId="3FE00228">
            <w:pPr>
              <w:spacing w:after="160"/>
              <w:rPr>
                <w:ins w:author="Shin Feng WONG" w:date="2026-06-06T07:31:00Z" w16du:dateUtc="2026-06-05T23:31:00Z" w:id="153"/>
                <w:b w:val="0"/>
                <w:bCs/>
              </w:rPr>
            </w:pPr>
            <w:ins w:author="Shin Feng WONG" w:date="2026-06-06T07:31:00Z" w16du:dateUtc="2026-06-05T23:31:00Z" w:id="154">
              <w:r>
                <w:rPr>
                  <w:rFonts w:hint="eastAsia"/>
                  <w:bCs/>
                </w:rPr>
                <w:t>Notes</w:t>
              </w:r>
            </w:ins>
          </w:p>
        </w:tc>
      </w:tr>
      <w:tr w:rsidRPr="00323C34" w:rsidR="00BD4264" w:rsidTr="00BD4264" w14:paraId="36621B5D" w14:textId="77777777">
        <w:trPr>
          <w:ins w:author="Shin Feng WONG" w:date="2026-06-06T07:31:00Z" w:id="155"/>
        </w:trPr>
        <w:tc>
          <w:tcPr>
            <w:tcW w:w="1412" w:type="pct"/>
          </w:tcPr>
          <w:p w:rsidRPr="00323C34" w:rsidR="00BD4264" w:rsidP="007A3E83" w:rsidRDefault="00BD4264" w14:paraId="3AAF4E40" w14:textId="5F191F0F">
            <w:pPr>
              <w:spacing w:after="160"/>
              <w:rPr>
                <w:ins w:author="Shin Feng WONG" w:date="2026-06-06T07:31:00Z" w16du:dateUtc="2026-06-05T23:31:00Z" w:id="156"/>
              </w:rPr>
            </w:pPr>
            <w:ins w:author="Shin Feng WONG" w:date="2026-06-06T07:32:00Z" w16du:dateUtc="2026-06-05T23:32:00Z" w:id="157">
              <w:r>
                <w:rPr>
                  <w:rFonts w:hint="eastAsia"/>
                </w:rPr>
                <w:t>Event Name</w:t>
              </w:r>
            </w:ins>
          </w:p>
        </w:tc>
        <w:tc>
          <w:tcPr>
            <w:tcW w:w="3588" w:type="pct"/>
          </w:tcPr>
          <w:p w:rsidRPr="00323C34" w:rsidR="00BD4264" w:rsidP="007A3E83" w:rsidRDefault="00BD4264" w14:paraId="77F2BDA3" w14:textId="008382D5">
            <w:pPr>
              <w:spacing w:after="160"/>
              <w:rPr>
                <w:ins w:author="Shin Feng WONG" w:date="2026-06-06T07:31:00Z" w16du:dateUtc="2026-06-05T23:31:00Z" w:id="158"/>
              </w:rPr>
            </w:pPr>
            <w:ins w:author="Shin Feng WONG" w:date="2026-06-06T07:33:00Z" w16du:dateUtc="2026-06-05T23:33:00Z" w:id="159">
              <w:r>
                <w:t>F</w:t>
              </w:r>
              <w:r>
                <w:rPr>
                  <w:rFonts w:hint="eastAsia"/>
                </w:rPr>
                <w:t>ree text</w:t>
              </w:r>
            </w:ins>
          </w:p>
        </w:tc>
      </w:tr>
      <w:tr w:rsidRPr="00323C34" w:rsidR="00BD4264" w:rsidTr="00BD4264" w14:paraId="4DBF5AF6" w14:textId="77777777">
        <w:trPr>
          <w:ins w:author="Shin Feng WONG" w:date="2026-06-06T07:31:00Z" w:id="160"/>
        </w:trPr>
        <w:tc>
          <w:tcPr>
            <w:tcW w:w="1412" w:type="pct"/>
          </w:tcPr>
          <w:p w:rsidRPr="00323C34" w:rsidR="00BD4264" w:rsidP="007A3E83" w:rsidRDefault="00BD4264" w14:paraId="6CC09014" w14:textId="34C791AB">
            <w:pPr>
              <w:spacing w:after="160"/>
              <w:rPr>
                <w:ins w:author="Shin Feng WONG" w:date="2026-06-06T07:31:00Z" w16du:dateUtc="2026-06-05T23:31:00Z" w:id="161"/>
              </w:rPr>
            </w:pPr>
            <w:ins w:author="Shin Feng WONG" w:date="2026-06-06T07:32:00Z" w16du:dateUtc="2026-06-05T23:32:00Z" w:id="162">
              <w:r>
                <w:rPr>
                  <w:rFonts w:hint="eastAsia"/>
                </w:rPr>
                <w:t>Event Date and Time</w:t>
              </w:r>
            </w:ins>
          </w:p>
        </w:tc>
        <w:tc>
          <w:tcPr>
            <w:tcW w:w="3588" w:type="pct"/>
          </w:tcPr>
          <w:p w:rsidRPr="00323C34" w:rsidR="00BD4264" w:rsidP="007A3E83" w:rsidRDefault="00BD4264" w14:paraId="3264528B" w14:textId="3C461C87">
            <w:pPr>
              <w:spacing w:after="160"/>
              <w:rPr>
                <w:ins w:author="Shin Feng WONG" w:date="2026-06-06T07:31:00Z" w16du:dateUtc="2026-06-05T23:31:00Z" w:id="163"/>
              </w:rPr>
            </w:pPr>
            <w:ins w:author="Shin Feng WONG" w:date="2026-06-06T07:33:00Z" w16du:dateUtc="2026-06-05T23:33:00Z" w:id="164">
              <w:r>
                <w:rPr>
                  <w:rFonts w:hint="eastAsia"/>
                </w:rPr>
                <w:t>Start and end date/time</w:t>
              </w:r>
            </w:ins>
          </w:p>
        </w:tc>
      </w:tr>
      <w:tr w:rsidRPr="00323C34" w:rsidR="00BD4264" w:rsidTr="00BD4264" w14:paraId="1AF4F5CC" w14:textId="77777777">
        <w:trPr>
          <w:ins w:author="Shin Feng WONG" w:date="2026-06-06T07:31:00Z" w:id="165"/>
        </w:trPr>
        <w:tc>
          <w:tcPr>
            <w:tcW w:w="1412" w:type="pct"/>
          </w:tcPr>
          <w:p w:rsidRPr="00323C34" w:rsidR="00BD4264" w:rsidP="007A3E83" w:rsidRDefault="00BD4264" w14:paraId="41117F9C" w14:textId="100A3B17">
            <w:pPr>
              <w:spacing w:after="160"/>
              <w:rPr>
                <w:ins w:author="Shin Feng WONG" w:date="2026-06-06T07:31:00Z" w16du:dateUtc="2026-06-05T23:31:00Z" w:id="166"/>
              </w:rPr>
            </w:pPr>
            <w:ins w:author="Shin Feng WONG" w:date="2026-06-06T07:32:00Z" w16du:dateUtc="2026-06-05T23:32:00Z" w:id="167">
              <w:r>
                <w:rPr>
                  <w:rFonts w:hint="eastAsia"/>
                </w:rPr>
                <w:t>Event Location</w:t>
              </w:r>
            </w:ins>
          </w:p>
        </w:tc>
        <w:tc>
          <w:tcPr>
            <w:tcW w:w="3588" w:type="pct"/>
          </w:tcPr>
          <w:p w:rsidRPr="00323C34" w:rsidR="00BD4264" w:rsidP="007A3E83" w:rsidRDefault="00BD4264" w14:paraId="57596142" w14:textId="06D68A33">
            <w:pPr>
              <w:spacing w:after="160"/>
              <w:rPr>
                <w:ins w:author="Shin Feng WONG" w:date="2026-06-06T07:31:00Z" w16du:dateUtc="2026-06-05T23:31:00Z" w:id="168"/>
              </w:rPr>
            </w:pPr>
            <w:ins w:author="Shin Feng WONG" w:date="2026-06-06T07:33:00Z" w16du:dateUtc="2026-06-05T23:33:00Z" w:id="169">
              <w:r>
                <w:rPr>
                  <w:rFonts w:hint="eastAsia"/>
                </w:rPr>
                <w:t>Input location and boundary selectable on 2D Island Map</w:t>
              </w:r>
            </w:ins>
          </w:p>
        </w:tc>
      </w:tr>
      <w:tr w:rsidRPr="00323C34" w:rsidR="00BD4264" w:rsidTr="00BD4264" w14:paraId="6A336C18" w14:textId="77777777">
        <w:trPr>
          <w:ins w:author="Shin Feng WONG" w:date="2026-06-06T07:31:00Z" w:id="170"/>
        </w:trPr>
        <w:tc>
          <w:tcPr>
            <w:tcW w:w="1412" w:type="pct"/>
          </w:tcPr>
          <w:p w:rsidRPr="00323C34" w:rsidR="00BD4264" w:rsidP="007A3E83" w:rsidRDefault="00BD4264" w14:paraId="42865E43" w14:textId="1BAB603D">
            <w:pPr>
              <w:spacing w:after="160"/>
              <w:rPr>
                <w:ins w:author="Shin Feng WONG" w:date="2026-06-06T07:31:00Z" w16du:dateUtc="2026-06-05T23:31:00Z" w:id="171"/>
              </w:rPr>
            </w:pPr>
            <w:ins w:author="Shin Feng WONG" w:date="2026-06-06T07:32:00Z" w16du:dateUtc="2026-06-05T23:32:00Z" w:id="172">
              <w:r>
                <w:rPr>
                  <w:rFonts w:hint="eastAsia"/>
                </w:rPr>
                <w:t>Event Type</w:t>
              </w:r>
            </w:ins>
          </w:p>
        </w:tc>
        <w:tc>
          <w:tcPr>
            <w:tcW w:w="3588" w:type="pct"/>
          </w:tcPr>
          <w:p w:rsidRPr="00323C34" w:rsidR="00BD4264" w:rsidP="007A3E83" w:rsidRDefault="00BD4264" w14:paraId="37DB114C" w14:textId="50915026">
            <w:pPr>
              <w:spacing w:after="160"/>
              <w:rPr>
                <w:ins w:author="Shin Feng WONG" w:date="2026-06-06T07:31:00Z" w16du:dateUtc="2026-06-05T23:31:00Z" w:id="173"/>
              </w:rPr>
            </w:pPr>
            <w:ins w:author="Shin Feng WONG" w:date="2026-06-06T07:32:00Z" w16du:dateUtc="2026-06-05T23:32:00Z" w:id="174">
              <w:r>
                <w:rPr>
                  <w:rFonts w:hint="eastAsia"/>
                </w:rPr>
                <w:t>TBC</w:t>
              </w:r>
            </w:ins>
          </w:p>
        </w:tc>
      </w:tr>
      <w:tr w:rsidRPr="00323C34" w:rsidR="00BD4264" w:rsidTr="00BD4264" w14:paraId="2789430D" w14:textId="77777777">
        <w:trPr>
          <w:ins w:author="Shin Feng WONG" w:date="2026-06-06T07:32:00Z" w:id="175"/>
        </w:trPr>
        <w:tc>
          <w:tcPr>
            <w:tcW w:w="1412" w:type="pct"/>
          </w:tcPr>
          <w:p w:rsidR="00BD4264" w:rsidP="007A3E83" w:rsidRDefault="00BD4264" w14:paraId="02E102DD" w14:textId="0DF935D7">
            <w:pPr>
              <w:spacing w:after="160"/>
              <w:rPr>
                <w:ins w:author="Shin Feng WONG" w:date="2026-06-06T07:32:00Z" w16du:dateUtc="2026-06-05T23:32:00Z" w:id="176"/>
              </w:rPr>
            </w:pPr>
            <w:ins w:author="Shin Feng WONG" w:date="2026-06-06T07:32:00Z" w16du:dateUtc="2026-06-05T23:32:00Z" w:id="177">
              <w:r>
                <w:rPr>
                  <w:rFonts w:hint="eastAsia"/>
                </w:rPr>
                <w:t>Description</w:t>
              </w:r>
            </w:ins>
          </w:p>
        </w:tc>
        <w:tc>
          <w:tcPr>
            <w:tcW w:w="3588" w:type="pct"/>
          </w:tcPr>
          <w:p w:rsidRPr="00323C34" w:rsidR="00BD4264" w:rsidP="007A3E83" w:rsidRDefault="00BD4264" w14:paraId="0D378F83" w14:textId="4C472358">
            <w:pPr>
              <w:spacing w:after="160"/>
              <w:rPr>
                <w:ins w:author="Shin Feng WONG" w:date="2026-06-06T07:32:00Z" w16du:dateUtc="2026-06-05T23:32:00Z" w:id="178"/>
              </w:rPr>
            </w:pPr>
            <w:ins w:author="Shin Feng WONG" w:date="2026-06-06T07:32:00Z" w16du:dateUtc="2026-06-05T23:32:00Z" w:id="179">
              <w:r>
                <w:rPr>
                  <w:rFonts w:hint="eastAsia"/>
                </w:rPr>
                <w:t>Free text</w:t>
              </w:r>
            </w:ins>
          </w:p>
        </w:tc>
      </w:tr>
      <w:tr w:rsidRPr="00323C34" w:rsidR="00BD4264" w:rsidTr="00BD4264" w14:paraId="72CCAC00" w14:textId="77777777">
        <w:trPr>
          <w:ins w:author="Shin Feng WONG" w:date="2026-06-06T07:32:00Z" w:id="180"/>
        </w:trPr>
        <w:tc>
          <w:tcPr>
            <w:tcW w:w="1412" w:type="pct"/>
          </w:tcPr>
          <w:p w:rsidR="00BD4264" w:rsidP="007A3E83" w:rsidRDefault="00BD4264" w14:paraId="6A363BB9" w14:textId="4D53C011">
            <w:pPr>
              <w:spacing w:after="160"/>
              <w:rPr>
                <w:ins w:author="Shin Feng WONG" w:date="2026-06-06T07:32:00Z" w16du:dateUtc="2026-06-05T23:32:00Z" w:id="181"/>
              </w:rPr>
            </w:pPr>
            <w:ins w:author="Shin Feng WONG" w:date="2026-06-06T07:32:00Z" w16du:dateUtc="2026-06-05T23:32:00Z" w:id="182">
              <w:r>
                <w:rPr>
                  <w:rFonts w:hint="eastAsia"/>
                </w:rPr>
                <w:t>Created By</w:t>
              </w:r>
            </w:ins>
          </w:p>
        </w:tc>
        <w:tc>
          <w:tcPr>
            <w:tcW w:w="3588" w:type="pct"/>
          </w:tcPr>
          <w:p w:rsidRPr="00323C34" w:rsidR="00BD4264" w:rsidP="007A3E83" w:rsidRDefault="00BD4264" w14:paraId="3D9E0904" w14:textId="4B23A34A">
            <w:pPr>
              <w:spacing w:after="160"/>
              <w:rPr>
                <w:ins w:author="Shin Feng WONG" w:date="2026-06-06T07:32:00Z" w16du:dateUtc="2026-06-05T23:32:00Z" w:id="183"/>
              </w:rPr>
            </w:pPr>
            <w:ins w:author="Shin Feng WONG" w:date="2026-06-06T07:32:00Z" w16du:dateUtc="2026-06-05T23:32:00Z" w:id="184">
              <w:r>
                <w:rPr>
                  <w:rFonts w:hint="eastAsia"/>
                </w:rPr>
                <w:t>System-generated</w:t>
              </w:r>
            </w:ins>
          </w:p>
        </w:tc>
      </w:tr>
      <w:tr w:rsidRPr="00323C34" w:rsidR="00BD4264" w:rsidTr="00BD4264" w14:paraId="46A6AC1C" w14:textId="77777777">
        <w:trPr>
          <w:ins w:author="Shin Feng WONG" w:date="2026-06-06T07:32:00Z" w:id="185"/>
        </w:trPr>
        <w:tc>
          <w:tcPr>
            <w:tcW w:w="1412" w:type="pct"/>
          </w:tcPr>
          <w:p w:rsidR="00BD4264" w:rsidP="007A3E83" w:rsidRDefault="00BD4264" w14:paraId="60419070" w14:textId="5383BCCA">
            <w:pPr>
              <w:spacing w:after="160"/>
              <w:rPr>
                <w:ins w:author="Shin Feng WONG" w:date="2026-06-06T07:32:00Z" w16du:dateUtc="2026-06-05T23:32:00Z" w:id="186"/>
              </w:rPr>
            </w:pPr>
            <w:ins w:author="Shin Feng WONG" w:date="2026-06-06T07:32:00Z" w16du:dateUtc="2026-06-05T23:32:00Z" w:id="187">
              <w:r>
                <w:rPr>
                  <w:rFonts w:hint="eastAsia"/>
                </w:rPr>
                <w:t>Created At</w:t>
              </w:r>
            </w:ins>
          </w:p>
        </w:tc>
        <w:tc>
          <w:tcPr>
            <w:tcW w:w="3588" w:type="pct"/>
          </w:tcPr>
          <w:p w:rsidRPr="00323C34" w:rsidR="00BD4264" w:rsidP="007A3E83" w:rsidRDefault="00BD4264" w14:paraId="4E4EF8AC" w14:textId="15256527">
            <w:pPr>
              <w:spacing w:after="160"/>
              <w:rPr>
                <w:ins w:author="Shin Feng WONG" w:date="2026-06-06T07:32:00Z" w16du:dateUtc="2026-06-05T23:32:00Z" w:id="188"/>
              </w:rPr>
            </w:pPr>
            <w:ins w:author="Shin Feng WONG" w:date="2026-06-06T07:32:00Z" w16du:dateUtc="2026-06-05T23:32:00Z" w:id="189">
              <w:r>
                <w:rPr>
                  <w:rFonts w:hint="eastAsia"/>
                </w:rPr>
                <w:t>System-generated</w:t>
              </w:r>
            </w:ins>
          </w:p>
        </w:tc>
      </w:tr>
    </w:tbl>
    <w:p w:rsidR="00BD4264" w:rsidP="00BD4264" w:rsidRDefault="00BD4264" w14:paraId="174E19E2" w14:textId="55F50763">
      <w:pPr>
        <w:pStyle w:val="ListParagraph"/>
        <w:numPr>
          <w:ilvl w:val="0"/>
          <w:numId w:val="60"/>
        </w:numPr>
        <w:rPr>
          <w:ins w:author="Shin Feng WONG" w:date="2026-06-06T07:34:00Z" w16du:dateUtc="2026-06-05T23:34:00Z" w:id="190"/>
        </w:rPr>
      </w:pPr>
      <w:ins w:author="Shin Feng WONG" w:date="2026-06-06T07:33:00Z" w16du:dateUtc="2026-06-05T23:33:00Z" w:id="191">
        <w:r>
          <w:rPr>
            <w:rFonts w:hint="eastAsia"/>
          </w:rPr>
          <w:t>Where an</w:t>
        </w:r>
      </w:ins>
      <w:ins w:author="Shin Feng WONG" w:date="2026-06-06T07:34:00Z" w16du:dateUtc="2026-06-05T23:34:00Z" w:id="192">
        <w:r>
          <w:rPr>
            <w:rFonts w:hint="eastAsia"/>
          </w:rPr>
          <w:t xml:space="preserve"> event occupies a defined spatial area, the authorised user shall be able to draw a boundary overlay for display on the 2D island map</w:t>
        </w:r>
      </w:ins>
    </w:p>
    <w:p w:rsidR="00BD4264" w:rsidP="00BD4264" w:rsidRDefault="00BD4264" w14:paraId="131321EC" w14:textId="41C32911">
      <w:pPr>
        <w:pStyle w:val="Heading4"/>
        <w:rPr>
          <w:ins w:author="Shin Feng WONG" w:date="2026-06-06T07:34:00Z" w16du:dateUtc="2026-06-05T23:34:00Z" w:id="193"/>
        </w:rPr>
      </w:pPr>
      <w:ins w:author="Shin Feng WONG" w:date="2026-06-06T07:34:00Z" w16du:dateUtc="2026-06-05T23:34:00Z" w:id="194">
        <w:r>
          <w:rPr>
            <w:rFonts w:hint="eastAsia"/>
          </w:rPr>
          <w:t>Event Calendar View</w:t>
        </w:r>
      </w:ins>
    </w:p>
    <w:p w:rsidR="00BD4264" w:rsidP="00BD4264" w:rsidRDefault="00BD4264" w14:paraId="118AD6A0" w14:textId="44EE811D">
      <w:pPr>
        <w:pStyle w:val="ListParagraph"/>
        <w:numPr>
          <w:ilvl w:val="0"/>
          <w:numId w:val="61"/>
        </w:numPr>
        <w:rPr>
          <w:ins w:author="Shin Feng WONG" w:date="2026-06-06T07:34:00Z" w16du:dateUtc="2026-06-05T23:34:00Z" w:id="195"/>
        </w:rPr>
      </w:pPr>
      <w:ins w:author="Shin Feng WONG" w:date="2026-06-06T07:34:00Z" w16du:dateUtc="2026-06-05T23:34:00Z" w:id="196">
        <w:r>
          <w:rPr>
            <w:rFonts w:hint="eastAsia"/>
          </w:rPr>
          <w:t>The Events Masterlist shall provide a calendar view of all events, displaying upcoming and active events by date</w:t>
        </w:r>
      </w:ins>
    </w:p>
    <w:p w:rsidRPr="00BD4264" w:rsidR="00BD4264" w:rsidP="00BD4264" w:rsidRDefault="00BD4264" w14:paraId="2ADEEC5B" w14:textId="4988130E">
      <w:pPr>
        <w:pStyle w:val="ListParagraph"/>
        <w:numPr>
          <w:ilvl w:val="0"/>
          <w:numId w:val="61"/>
        </w:numPr>
        <w:rPr>
          <w:ins w:author="Shin Feng WONG" w:date="2026-06-06T07:30:00Z" w16du:dateUtc="2026-06-05T23:30:00Z" w:id="197"/>
        </w:rPr>
      </w:pPr>
      <w:ins w:author="Shin Feng WONG" w:date="2026-06-06T07:34:00Z" w16du:dateUtc="2026-06-05T23:34:00Z" w:id="198">
        <w:r>
          <w:rPr>
            <w:rFonts w:hint="eastAsia"/>
          </w:rPr>
          <w:t xml:space="preserve">Events </w:t>
        </w:r>
      </w:ins>
      <w:ins w:author="Shin Feng WONG" w:date="2026-06-06T07:35:00Z" w16du:dateUtc="2026-06-05T23:35:00Z" w:id="199">
        <w:r>
          <w:rPr>
            <w:rFonts w:hint="eastAsia"/>
          </w:rPr>
          <w:t>shall also be accessible as a list view with filtering by date range and event type</w:t>
        </w:r>
      </w:ins>
    </w:p>
    <w:p w:rsidRPr="00323C34" w:rsidR="00534657" w:rsidP="006C258F" w:rsidRDefault="00534657" w14:paraId="4C12542E" w14:textId="1A15F559">
      <w:pPr>
        <w:pStyle w:val="Heading3"/>
      </w:pPr>
      <w:bookmarkStart w:name="_Toc231625375" w:id="200"/>
      <w:commentRangeStart w:id="201"/>
      <w:r w:rsidRPr="00323C34">
        <w:t>2D Island Map</w:t>
      </w:r>
      <w:bookmarkEnd w:id="200"/>
      <w:commentRangeEnd w:id="201"/>
      <w:r w:rsidRPr="00323C34" w:rsidR="00E1021D">
        <w:rPr>
          <w:rStyle w:val="CommentReference"/>
          <w:sz w:val="24"/>
          <w:szCs w:val="28"/>
        </w:rPr>
        <w:commentReference w:id="201"/>
      </w:r>
    </w:p>
    <w:p w:rsidRPr="00323C34" w:rsidR="00534657" w:rsidP="00534657" w:rsidRDefault="0034760E" w14:paraId="76344B63" w14:textId="172FDD8F">
      <w:r w:rsidRPr="00323C34">
        <w:t xml:space="preserve">The CMS Dashboard </w:t>
      </w:r>
      <w:r w:rsidRPr="00323C34" w:rsidR="00B26EED">
        <w:rPr>
          <w:rFonts w:hint="eastAsia"/>
        </w:rPr>
        <w:t xml:space="preserve">shall </w:t>
      </w:r>
      <w:r w:rsidRPr="00323C34">
        <w:t xml:space="preserve">include an embedded 2D map of Sentosa Island </w:t>
      </w:r>
      <w:r w:rsidRPr="00323C34" w:rsidR="0054616D">
        <w:t>leveraging on OneMap and its available API</w:t>
      </w:r>
      <w:r w:rsidRPr="00323C34">
        <w:t xml:space="preserve">. The map </w:t>
      </w:r>
      <w:r w:rsidRPr="00323C34" w:rsidR="00B26EED">
        <w:rPr>
          <w:rFonts w:hint="eastAsia"/>
        </w:rPr>
        <w:t xml:space="preserve">will </w:t>
      </w:r>
      <w:r w:rsidRPr="00323C34">
        <w:t xml:space="preserve">provide a </w:t>
      </w:r>
      <w:commentRangeStart w:id="202"/>
      <w:r w:rsidRPr="00323C34">
        <w:t>consolidated spatial view</w:t>
      </w:r>
      <w:commentRangeEnd w:id="202"/>
      <w:r w:rsidRPr="00323C34">
        <w:rPr>
          <w:rStyle w:val="CommentReference"/>
          <w:sz w:val="22"/>
          <w:szCs w:val="24"/>
        </w:rPr>
        <w:commentReference w:id="202"/>
      </w:r>
      <w:r w:rsidRPr="00323C34">
        <w:t xml:space="preserve"> of active operational activity across the island and is accessible to all users with Dashboard access.</w:t>
      </w:r>
    </w:p>
    <w:tbl>
      <w:tblPr>
        <w:tblStyle w:val="SJ"/>
        <w:tblW w:w="0" w:type="auto"/>
        <w:tblLook w:val="04A0" w:firstRow="1" w:lastRow="0" w:firstColumn="1" w:lastColumn="0" w:noHBand="0" w:noVBand="1"/>
      </w:tblPr>
      <w:tblGrid>
        <w:gridCol w:w="1190"/>
        <w:gridCol w:w="7826"/>
      </w:tblGrid>
      <w:tr w:rsidRPr="00323C34" w:rsidR="00611100" w:rsidTr="00F7770C" w14:paraId="3CCF8B02"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31199B" w:rsidP="0031199B" w:rsidRDefault="0031199B" w14:paraId="78C19F9B" w14:textId="77777777">
            <w:pPr>
              <w:spacing w:after="160"/>
              <w:rPr>
                <w:b w:val="0"/>
                <w:bCs/>
              </w:rPr>
            </w:pPr>
            <w:r w:rsidRPr="00323C34">
              <w:rPr>
                <w:bCs/>
              </w:rPr>
              <w:t>Map Layer</w:t>
            </w:r>
          </w:p>
        </w:tc>
        <w:tc>
          <w:tcPr>
            <w:tcW w:w="0" w:type="auto"/>
            <w:hideMark/>
          </w:tcPr>
          <w:p w:rsidRPr="00323C34" w:rsidR="0031199B" w:rsidP="0031199B" w:rsidRDefault="0031199B" w14:paraId="3715078D" w14:textId="77777777">
            <w:pPr>
              <w:spacing w:after="160"/>
              <w:rPr>
                <w:b w:val="0"/>
                <w:bCs/>
              </w:rPr>
            </w:pPr>
            <w:r w:rsidRPr="00323C34">
              <w:rPr>
                <w:bCs/>
              </w:rPr>
              <w:t>Description</w:t>
            </w:r>
          </w:p>
        </w:tc>
      </w:tr>
      <w:tr w:rsidRPr="00323C34" w:rsidR="00611100" w:rsidTr="00F7770C" w14:paraId="3FD4074C" w14:textId="77777777">
        <w:tc>
          <w:tcPr>
            <w:tcW w:w="0" w:type="auto"/>
            <w:hideMark/>
          </w:tcPr>
          <w:p w:rsidRPr="00323C34" w:rsidR="0031199B" w:rsidP="0031199B" w:rsidRDefault="0031199B" w14:paraId="01149CF4" w14:textId="77777777">
            <w:pPr>
              <w:spacing w:after="160"/>
            </w:pPr>
            <w:r w:rsidRPr="00323C34">
              <w:t>Incidents</w:t>
            </w:r>
          </w:p>
        </w:tc>
        <w:tc>
          <w:tcPr>
            <w:tcW w:w="0" w:type="auto"/>
            <w:hideMark/>
          </w:tcPr>
          <w:p w:rsidR="00AC4435" w:rsidP="0031199B" w:rsidRDefault="00386560" w14:paraId="28FF5874" w14:textId="358C7FCF">
            <w:pPr>
              <w:spacing w:after="160"/>
              <w:rPr>
                <w:ins w:author="Shin Feng WONG" w:date="2026-06-03T20:07:00Z" w16du:dateUtc="2026-06-03T12:07:00Z" w:id="203"/>
              </w:rPr>
            </w:pPr>
            <w:r w:rsidRPr="00323C34">
              <w:t>Drop-pins</w:t>
            </w:r>
            <w:r w:rsidRPr="00323C34" w:rsidR="003B2449">
              <w:t xml:space="preserve"> for active </w:t>
            </w:r>
            <w:del w:author="Shin Feng WONG" w:date="2026-06-04T10:33:00Z" w16du:dateUtc="2026-06-04T02:33:00Z" w:id="204">
              <w:r w:rsidRPr="00323C34" w:rsidDel="00B229BA" w:rsidR="003B2449">
                <w:delText xml:space="preserve">and recent </w:delText>
              </w:r>
            </w:del>
            <w:r w:rsidRPr="00323C34" w:rsidR="003B2449">
              <w:t xml:space="preserve">incident records, derived from the text-entered location data on each incident log. Coordinates are resolved from the entered address, road name, building, or postal code via the </w:t>
            </w:r>
            <w:commentRangeStart w:id="205"/>
            <w:r w:rsidRPr="00323C34" w:rsidR="003B2449">
              <w:t>OneMap geocoding API</w:t>
            </w:r>
            <w:commentRangeEnd w:id="205"/>
            <w:r>
              <w:rPr>
                <w:rStyle w:val="CommentReference"/>
                <w:sz w:val="22"/>
                <w:szCs w:val="24"/>
              </w:rPr>
              <w:commentReference w:id="205"/>
            </w:r>
          </w:p>
          <w:p w:rsidRPr="00323C34" w:rsidR="00AC4435" w:rsidP="0031199B" w:rsidRDefault="0045322E" w14:paraId="0ED5EC39" w14:textId="5D7B0A14">
            <w:pPr>
              <w:spacing w:after="160"/>
            </w:pPr>
            <w:ins w:author="Shin Feng WONG" w:date="2026-06-03T20:23:00Z" w16du:dateUtc="2026-06-03T12:23:00Z" w:id="206">
              <w:r w:rsidRPr="0045322E">
                <w:t>For incidents at locations without a standard address (e.g. beach areas, open outdoor spaces), coordinates are taken from the manually placed pin drop on the incident record.</w:t>
              </w:r>
            </w:ins>
          </w:p>
        </w:tc>
      </w:tr>
      <w:tr w:rsidRPr="00323C34" w:rsidR="00611100" w:rsidTr="00F7770C" w14:paraId="79E79827" w14:textId="77777777">
        <w:tc>
          <w:tcPr>
            <w:tcW w:w="0" w:type="auto"/>
            <w:hideMark/>
          </w:tcPr>
          <w:p w:rsidRPr="00323C34" w:rsidR="0031199B" w:rsidP="0031199B" w:rsidRDefault="0031199B" w14:paraId="4428C39E" w14:textId="77777777">
            <w:pPr>
              <w:spacing w:after="160"/>
            </w:pPr>
            <w:r w:rsidRPr="00323C34">
              <w:t>Faults</w:t>
            </w:r>
          </w:p>
        </w:tc>
        <w:tc>
          <w:tcPr>
            <w:tcW w:w="0" w:type="auto"/>
            <w:hideMark/>
          </w:tcPr>
          <w:p w:rsidRPr="00323C34" w:rsidR="0031199B" w:rsidP="0031199B" w:rsidRDefault="00386560" w14:paraId="6AE54DD3" w14:textId="0A3EE1B2">
            <w:pPr>
              <w:spacing w:after="160"/>
            </w:pPr>
            <w:r w:rsidRPr="00323C34">
              <w:t>Drop-pins</w:t>
            </w:r>
            <w:r w:rsidRPr="00323C34" w:rsidR="0031199B">
              <w:t xml:space="preserve"> for active fault records</w:t>
            </w:r>
            <w:r w:rsidRPr="00323C34" w:rsidR="0018711B">
              <w:rPr>
                <w:rFonts w:hint="eastAsia"/>
              </w:rPr>
              <w:t>, resolved by geocoding</w:t>
            </w:r>
          </w:p>
        </w:tc>
      </w:tr>
      <w:tr w:rsidRPr="00323C34" w:rsidR="00611100" w:rsidTr="00F7770C" w14:paraId="0F51D574" w14:textId="77777777">
        <w:tc>
          <w:tcPr>
            <w:tcW w:w="0" w:type="auto"/>
            <w:hideMark/>
          </w:tcPr>
          <w:p w:rsidRPr="00323C34" w:rsidR="0031199B" w:rsidP="0031199B" w:rsidRDefault="0031199B" w14:paraId="44C4FDCA" w14:textId="77777777">
            <w:pPr>
              <w:spacing w:after="160"/>
            </w:pPr>
            <w:r w:rsidRPr="00323C34">
              <w:t>Active Works</w:t>
            </w:r>
          </w:p>
        </w:tc>
        <w:tc>
          <w:tcPr>
            <w:tcW w:w="0" w:type="auto"/>
            <w:hideMark/>
          </w:tcPr>
          <w:p w:rsidRPr="00323C34" w:rsidR="0031199B" w:rsidP="0031199B" w:rsidRDefault="003B2449" w14:paraId="5448FE55" w14:textId="78B1DB95">
            <w:pPr>
              <w:spacing w:after="160"/>
            </w:pPr>
            <w:r w:rsidRPr="00323C34">
              <w:t xml:space="preserve">Boundary overlays for approved and active </w:t>
            </w:r>
            <w:commentRangeStart w:id="207"/>
            <w:r w:rsidRPr="00323C34">
              <w:t>NOP works areas</w:t>
            </w:r>
            <w:commentRangeEnd w:id="207"/>
            <w:r w:rsidRPr="00323C34">
              <w:rPr>
                <w:rStyle w:val="CommentReference"/>
                <w:sz w:val="22"/>
                <w:szCs w:val="24"/>
              </w:rPr>
              <w:commentReference w:id="207"/>
            </w:r>
            <w:r w:rsidRPr="00323C34">
              <w:t>. Works boundaries drawn by NOP applicants during their application are automatically displayed on this map upon permit approval, providing Controllers with a live spatial overview of all ongoing permitted works on the island</w:t>
            </w:r>
          </w:p>
        </w:tc>
      </w:tr>
      <w:tr w:rsidRPr="00323C34" w:rsidR="00DF1CC3" w:rsidTr="00F7770C" w14:paraId="47CA7656" w14:textId="77777777">
        <w:trPr>
          <w:ins w:author="Shin Feng WONG" w:date="2026-06-03T02:28:00Z" w:id="208"/>
        </w:trPr>
        <w:tc>
          <w:tcPr>
            <w:tcW w:w="0" w:type="auto"/>
          </w:tcPr>
          <w:p w:rsidRPr="00323C34" w:rsidR="00DF1CC3" w:rsidP="0031199B" w:rsidRDefault="00DF1CC3" w14:paraId="31373BB3" w14:textId="2C319342">
            <w:pPr>
              <w:spacing w:after="160"/>
              <w:rPr>
                <w:ins w:author="Shin Feng WONG" w:date="2026-06-03T02:28:00Z" w16du:dateUtc="2026-06-02T18:28:00Z" w:id="209"/>
              </w:rPr>
            </w:pPr>
            <w:ins w:author="Shin Feng WONG" w:date="2026-06-03T02:28:00Z" w16du:dateUtc="2026-06-02T18:28:00Z" w:id="210">
              <w:r>
                <w:t>Events</w:t>
              </w:r>
            </w:ins>
          </w:p>
        </w:tc>
        <w:tc>
          <w:tcPr>
            <w:tcW w:w="0" w:type="auto"/>
          </w:tcPr>
          <w:p w:rsidRPr="00323C34" w:rsidR="00DF1CC3" w:rsidP="0031199B" w:rsidRDefault="00DF1CC3" w14:paraId="2EF9FF78" w14:textId="051ACD30">
            <w:pPr>
              <w:spacing w:after="160"/>
              <w:rPr>
                <w:ins w:author="Shin Feng WONG" w:date="2026-06-03T02:28:00Z" w16du:dateUtc="2026-06-02T18:28:00Z" w:id="211"/>
              </w:rPr>
            </w:pPr>
            <w:ins w:author="Shin Feng WONG" w:date="2026-06-03T02:32:00Z" w16du:dateUtc="2026-06-02T18:32:00Z" w:id="212">
              <w:r>
                <w:t>Boundary overlays for events from the Events Masterlist that are scheduled to be upcoming or on-going on the current day.</w:t>
              </w:r>
            </w:ins>
          </w:p>
        </w:tc>
      </w:tr>
    </w:tbl>
    <w:p w:rsidRPr="00323C34" w:rsidR="00C244BB" w:rsidP="00534657" w:rsidRDefault="00C244BB" w14:paraId="05E1093C" w14:textId="77777777"/>
    <w:p w:rsidRPr="00323C34" w:rsidR="00213818" w:rsidP="0011681F" w:rsidRDefault="00722294" w14:paraId="48173F4B" w14:textId="3B6D63D9">
      <w:pPr>
        <w:pStyle w:val="ListParagraph"/>
        <w:numPr>
          <w:ilvl w:val="0"/>
          <w:numId w:val="6"/>
        </w:numPr>
      </w:pPr>
      <w:commentRangeStart w:id="213"/>
      <w:del w:author="Shin Feng WONG" w:date="2026-06-03T10:58:00Z" w16du:dateUtc="2026-06-03T02:58:00Z" w:id="214">
        <w:r w:rsidRPr="00323C34" w:rsidDel="009D2B3F">
          <w:delText xml:space="preserve">Geographical filtering shall be constrained to Sentosa Island, preventing </w:delText>
        </w:r>
        <w:r w:rsidRPr="00323C34" w:rsidDel="009D2B3F" w:rsidR="00705614">
          <w:delText xml:space="preserve">drop-pins </w:delText>
        </w:r>
        <w:r w:rsidRPr="00323C34" w:rsidDel="009D2B3F">
          <w:delText>or overlays from being plotted outside the island boundary.</w:delText>
        </w:r>
        <w:commentRangeEnd w:id="213"/>
        <w:r w:rsidRPr="00323C34" w:rsidDel="009D2B3F" w:rsidR="009D2B3F">
          <w:rPr>
            <w:rStyle w:val="CommentReference"/>
            <w:sz w:val="22"/>
            <w:szCs w:val="24"/>
          </w:rPr>
          <w:commentReference w:id="213"/>
        </w:r>
      </w:del>
    </w:p>
    <w:p w:rsidRPr="00323C34" w:rsidR="00213818" w:rsidP="0011681F" w:rsidRDefault="00722294" w14:paraId="291EF9A8" w14:textId="44DCAC27">
      <w:pPr>
        <w:pStyle w:val="ListParagraph"/>
        <w:numPr>
          <w:ilvl w:val="0"/>
          <w:numId w:val="6"/>
        </w:numPr>
      </w:pPr>
      <w:r w:rsidRPr="00323C34">
        <w:t>For locations with defined physical boundaries, such as named buildings and venues, the system shall associate a text-entered location with the corresponding pinned coordinate</w:t>
      </w:r>
      <w:r w:rsidRPr="00323C34" w:rsidR="00213818">
        <w:rPr>
          <w:rFonts w:hint="eastAsia"/>
        </w:rPr>
        <w:t>.</w:t>
      </w:r>
    </w:p>
    <w:p w:rsidRPr="00323C34" w:rsidR="00213818" w:rsidP="0011681F" w:rsidRDefault="00722294" w14:paraId="0F24A3A9" w14:textId="77777777">
      <w:pPr>
        <w:pStyle w:val="ListParagraph"/>
        <w:numPr>
          <w:ilvl w:val="0"/>
          <w:numId w:val="6"/>
        </w:numPr>
      </w:pPr>
      <w:r w:rsidRPr="00323C34">
        <w:t>For road-based locations, which cannot be geofenced, coordinate resolution relies on the geocoding result returned by OneMap for the entered road name or common name.</w:t>
      </w:r>
    </w:p>
    <w:p w:rsidR="009D2B3F" w:rsidP="009D2B3F" w:rsidRDefault="00722294" w14:paraId="080C49E7" w14:textId="6AFE885A">
      <w:pPr>
        <w:pStyle w:val="ListParagraph"/>
        <w:numPr>
          <w:ilvl w:val="0"/>
          <w:numId w:val="6"/>
        </w:numPr>
        <w:rPr>
          <w:ins w:author="Shin Feng WONG" w:date="2026-06-03T10:52:00Z" w16du:dateUtc="2026-06-03T02:52:00Z" w:id="215"/>
        </w:rPr>
      </w:pPr>
      <w:r w:rsidRPr="00323C34">
        <w:t>Island events at fixed venue sites, such as pavilions, event grounds, and beaches, shall be represented on the map as drop-pin icons</w:t>
      </w:r>
      <w:r w:rsidRPr="00323C34" w:rsidR="001A55CA">
        <w:rPr>
          <w:rFonts w:hint="eastAsia"/>
        </w:rPr>
        <w:t>.</w:t>
      </w:r>
    </w:p>
    <w:p w:rsidR="009D2B3F" w:rsidP="009D2B3F" w:rsidRDefault="009D2B3F" w14:paraId="722CDEAA" w14:textId="07B5114E">
      <w:pPr>
        <w:pStyle w:val="Heading4"/>
        <w:rPr>
          <w:ins w:author="Shin Feng WONG" w:date="2026-06-03T10:53:00Z" w16du:dateUtc="2026-06-03T02:53:00Z" w:id="216"/>
        </w:rPr>
      </w:pPr>
      <w:ins w:author="Shin Feng WONG" w:date="2026-06-03T10:52:00Z" w16du:dateUtc="2026-06-03T02:52:00Z" w:id="217">
        <w:r>
          <w:t>Geogra</w:t>
        </w:r>
      </w:ins>
      <w:ins w:author="Shin Feng WONG" w:date="2026-06-03T10:53:00Z" w16du:dateUtc="2026-06-03T02:53:00Z" w:id="218">
        <w:r>
          <w:t>phical Coverage</w:t>
        </w:r>
      </w:ins>
    </w:p>
    <w:p w:rsidR="009D2B3F" w:rsidP="009D2B3F" w:rsidRDefault="009D2B3F" w14:paraId="133DB64E" w14:textId="7EE79D81">
      <w:pPr>
        <w:rPr>
          <w:ins w:author="Shin Feng WONG" w:date="2026-06-03T10:54:00Z" w16du:dateUtc="2026-06-03T02:54:00Z" w:id="219"/>
        </w:rPr>
      </w:pPr>
      <w:ins w:author="Shin Feng WONG" w:date="2026-06-03T10:53:00Z" w16du:dateUtc="2026-06-03T02:53:00Z" w:id="220">
        <w:r>
          <w:t xml:space="preserve">The map shall support plotting of records across Sentosa </w:t>
        </w:r>
      </w:ins>
      <w:ins w:author="Shin Feng WONG" w:date="2026-06-05T21:02:00Z" w16du:dateUtc="2026-06-05T13:02:00Z" w:id="221">
        <w:r w:rsidR="000E75CD">
          <w:t>Island,</w:t>
        </w:r>
      </w:ins>
      <w:ins w:author="Shin Feng WONG" w:date="2026-06-03T10:53:00Z" w16du:dateUtc="2026-06-03T02:53:00Z" w:id="222">
        <w:r>
          <w:t xml:space="preserve"> and all named off-island SDC operational locations, including:</w:t>
        </w:r>
      </w:ins>
    </w:p>
    <w:p w:rsidR="009D2B3F" w:rsidP="009D2B3F" w:rsidRDefault="009D2B3F" w14:paraId="7B4E4C79" w14:textId="10BBA024">
      <w:pPr>
        <w:pStyle w:val="ListParagraph"/>
        <w:numPr>
          <w:ilvl w:val="0"/>
          <w:numId w:val="49"/>
        </w:numPr>
        <w:rPr>
          <w:ins w:author="Shin Feng WONG" w:date="2026-06-03T10:55:00Z" w16du:dateUtc="2026-06-03T02:55:00Z" w:id="223"/>
        </w:rPr>
      </w:pPr>
      <w:ins w:author="Shin Feng WONG" w:date="2026-06-03T10:54:00Z" w16du:dateUtc="2026-06-03T02:54:00Z" w:id="224">
        <w:r>
          <w:t>Mount Faber</w:t>
        </w:r>
      </w:ins>
      <w:ins w:author="Shin Feng WONG" w:date="2026-06-03T10:55:00Z" w16du:dateUtc="2026-06-03T02:55:00Z" w:id="225">
        <w:r>
          <w:t xml:space="preserve"> Leisure Group premises on Mt Faber and Harbourfront Tower</w:t>
        </w:r>
      </w:ins>
    </w:p>
    <w:p w:rsidR="009D2B3F" w:rsidP="009D2B3F" w:rsidRDefault="009D2B3F" w14:paraId="27250E8E" w14:textId="04F63E4D">
      <w:pPr>
        <w:pStyle w:val="ListParagraph"/>
        <w:numPr>
          <w:ilvl w:val="0"/>
          <w:numId w:val="49"/>
        </w:numPr>
        <w:rPr>
          <w:ins w:author="Shin Feng WONG" w:date="2026-06-03T10:55:00Z" w16du:dateUtc="2026-06-03T02:55:00Z" w:id="226"/>
        </w:rPr>
      </w:pPr>
      <w:ins w:author="Shin Feng WONG" w:date="2026-06-03T10:55:00Z" w16du:dateUtc="2026-06-03T02:55:00Z" w:id="227">
        <w:r>
          <w:t xml:space="preserve">SDC-operated berths at Harbourfront </w:t>
        </w:r>
      </w:ins>
      <w:ins w:author="Shin Feng WONG" w:date="2026-06-04T10:34:00Z" w16du:dateUtc="2026-06-04T02:34:00Z" w:id="228">
        <w:r w:rsidR="00EF1D23">
          <w:t>Bus Interchange</w:t>
        </w:r>
      </w:ins>
    </w:p>
    <w:p w:rsidR="009D2B3F" w:rsidP="009D2B3F" w:rsidRDefault="009D2B3F" w14:paraId="57248360" w14:textId="4515DF84">
      <w:pPr>
        <w:pStyle w:val="ListParagraph"/>
        <w:numPr>
          <w:ilvl w:val="0"/>
          <w:numId w:val="49"/>
        </w:numPr>
        <w:rPr>
          <w:ins w:author="Shin Feng WONG" w:date="2026-06-03T10:55:00Z" w16du:dateUtc="2026-06-03T02:55:00Z" w:id="229"/>
        </w:rPr>
      </w:pPr>
      <w:ins w:author="Shin Feng WONG" w:date="2026-06-03T10:55:00Z" w16du:dateUtc="2026-06-03T02:55:00Z" w:id="230">
        <w:r>
          <w:t>Vivocity, nearby MRT stations and bus stops, and other transport nodes in the immediate vicinity</w:t>
        </w:r>
      </w:ins>
    </w:p>
    <w:p w:rsidR="009D2B3F" w:rsidP="009D2B3F" w:rsidRDefault="009D2B3F" w14:paraId="2D964A37" w14:textId="0E2E5791">
      <w:pPr>
        <w:pStyle w:val="ListParagraph"/>
        <w:numPr>
          <w:ilvl w:val="0"/>
          <w:numId w:val="49"/>
        </w:numPr>
        <w:rPr>
          <w:ins w:author="Shin Feng WONG" w:date="2026-06-03T10:56:00Z" w16du:dateUtc="2026-06-03T02:56:00Z" w:id="231"/>
        </w:rPr>
      </w:pPr>
      <w:ins w:author="Shin Feng WONG" w:date="2026-06-03T10:55:00Z" w16du:dateUtc="2026-06-03T02:55:00Z" w:id="232">
        <w:r>
          <w:t xml:space="preserve">Designated </w:t>
        </w:r>
      </w:ins>
      <w:ins w:author="Shin Feng WONG" w:date="2026-06-03T10:56:00Z" w16du:dateUtc="2026-06-03T02:56:00Z" w:id="233">
        <w:r>
          <w:t>crisis locations</w:t>
        </w:r>
      </w:ins>
    </w:p>
    <w:p w:rsidR="009D2B3F" w:rsidP="009D2B3F" w:rsidRDefault="009D2B3F" w14:paraId="068AA443" w14:textId="445D011F">
      <w:pPr>
        <w:pStyle w:val="ListParagraph"/>
        <w:numPr>
          <w:ilvl w:val="0"/>
          <w:numId w:val="49"/>
        </w:numPr>
        <w:rPr>
          <w:ins w:author="Shin Feng WONG" w:date="2026-06-03T10:56:00Z" w16du:dateUtc="2026-06-03T02:56:00Z" w:id="234"/>
        </w:rPr>
      </w:pPr>
      <w:ins w:author="Shin Feng WONG" w:date="2026-06-03T10:56:00Z" w16du:dateUtc="2026-06-03T02:56:00Z" w:id="235">
        <w:r>
          <w:t>Road routes to and from Sentosa Gateway, including all road names on these routes</w:t>
        </w:r>
      </w:ins>
    </w:p>
    <w:p w:rsidR="009D2B3F" w:rsidP="009D2B3F" w:rsidRDefault="009D2B3F" w14:paraId="77EE2442" w14:textId="4B554CB2">
      <w:pPr>
        <w:pStyle w:val="Heading4"/>
        <w:rPr>
          <w:ins w:author="Shin Feng WONG" w:date="2026-06-03T10:56:00Z" w16du:dateUtc="2026-06-03T02:56:00Z" w:id="236"/>
        </w:rPr>
      </w:pPr>
      <w:ins w:author="Shin Feng WONG" w:date="2026-06-03T10:56:00Z" w16du:dateUtc="2026-06-03T02:56:00Z" w:id="237">
        <w:r>
          <w:t>Map Display Behaviour</w:t>
        </w:r>
      </w:ins>
    </w:p>
    <w:tbl>
      <w:tblPr>
        <w:tblStyle w:val="SJ"/>
        <w:tblW w:w="5000" w:type="pct"/>
        <w:tblLook w:val="04A0" w:firstRow="1" w:lastRow="0" w:firstColumn="1" w:lastColumn="0" w:noHBand="0" w:noVBand="1"/>
      </w:tblPr>
      <w:tblGrid>
        <w:gridCol w:w="4284"/>
        <w:gridCol w:w="4732"/>
      </w:tblGrid>
      <w:tr w:rsidRPr="00323C34" w:rsidR="009D2B3F" w:rsidTr="00BA593D" w14:paraId="015C7E33" w14:textId="77777777">
        <w:trPr>
          <w:cnfStyle w:val="100000000000" w:firstRow="1" w:lastRow="0" w:firstColumn="0" w:lastColumn="0" w:oddVBand="0" w:evenVBand="0" w:oddHBand="0" w:evenHBand="0" w:firstRowFirstColumn="0" w:firstRowLastColumn="0" w:lastRowFirstColumn="0" w:lastRowLastColumn="0"/>
          <w:ins w:author="Shin Feng WONG" w:date="2026-06-03T10:59:00Z" w:id="238"/>
        </w:trPr>
        <w:tc>
          <w:tcPr>
            <w:tcW w:w="2376" w:type="pct"/>
            <w:hideMark/>
          </w:tcPr>
          <w:p w:rsidRPr="00BA593D" w:rsidR="009D2B3F" w:rsidP="00FC7614" w:rsidRDefault="009D2B3F" w14:paraId="2B9B145A" w14:textId="4913AE12">
            <w:pPr>
              <w:spacing w:after="160"/>
              <w:rPr>
                <w:ins w:author="Shin Feng WONG" w:date="2026-06-03T10:59:00Z" w16du:dateUtc="2026-06-03T02:59:00Z" w:id="239"/>
              </w:rPr>
            </w:pPr>
            <w:ins w:author="Shin Feng WONG" w:date="2026-06-03T10:59:00Z" w16du:dateUtc="2026-06-03T02:59:00Z" w:id="240">
              <w:r>
                <w:t>Behaviour</w:t>
              </w:r>
            </w:ins>
          </w:p>
        </w:tc>
        <w:tc>
          <w:tcPr>
            <w:tcW w:w="2624" w:type="pct"/>
            <w:hideMark/>
          </w:tcPr>
          <w:p w:rsidRPr="00323C34" w:rsidR="009D2B3F" w:rsidP="00FC7614" w:rsidRDefault="009D2B3F" w14:paraId="77688FAB" w14:textId="77777777">
            <w:pPr>
              <w:spacing w:after="160"/>
              <w:rPr>
                <w:ins w:author="Shin Feng WONG" w:date="2026-06-03T10:59:00Z" w16du:dateUtc="2026-06-03T02:59:00Z" w:id="241"/>
                <w:b w:val="0"/>
                <w:bCs/>
              </w:rPr>
            </w:pPr>
            <w:ins w:author="Shin Feng WONG" w:date="2026-06-03T10:59:00Z" w16du:dateUtc="2026-06-03T02:59:00Z" w:id="242">
              <w:r w:rsidRPr="00323C34">
                <w:rPr>
                  <w:bCs/>
                </w:rPr>
                <w:t>Description</w:t>
              </w:r>
            </w:ins>
          </w:p>
        </w:tc>
      </w:tr>
      <w:tr w:rsidRPr="00323C34" w:rsidR="009D2B3F" w:rsidTr="00BA593D" w14:paraId="4DB41065" w14:textId="77777777">
        <w:trPr>
          <w:ins w:author="Shin Feng WONG" w:date="2026-06-03T10:59:00Z" w:id="243"/>
        </w:trPr>
        <w:tc>
          <w:tcPr>
            <w:tcW w:w="2376" w:type="pct"/>
          </w:tcPr>
          <w:p w:rsidRPr="00323C34" w:rsidR="009D2B3F" w:rsidP="00FC7614" w:rsidRDefault="009D2B3F" w14:paraId="54620D5E" w14:textId="69C70E36">
            <w:pPr>
              <w:spacing w:after="160"/>
              <w:rPr>
                <w:ins w:author="Shin Feng WONG" w:date="2026-06-03T10:59:00Z" w16du:dateUtc="2026-06-03T02:59:00Z" w:id="244"/>
              </w:rPr>
            </w:pPr>
            <w:ins w:author="Shin Feng WONG" w:date="2026-06-03T11:00:00Z" w16du:dateUtc="2026-06-03T03:00:00Z" w:id="245">
              <w:r>
                <w:t xml:space="preserve">Pin Clustering </w:t>
              </w:r>
            </w:ins>
          </w:p>
        </w:tc>
        <w:tc>
          <w:tcPr>
            <w:tcW w:w="2624" w:type="pct"/>
          </w:tcPr>
          <w:p w:rsidRPr="00323C34" w:rsidR="009D2B3F" w:rsidP="00FC7614" w:rsidRDefault="009D2B3F" w14:paraId="50A7BABF" w14:textId="058CE129">
            <w:pPr>
              <w:spacing w:after="160"/>
              <w:rPr>
                <w:ins w:author="Shin Feng WONG" w:date="2026-06-03T10:59:00Z" w16du:dateUtc="2026-06-03T02:59:00Z" w:id="246"/>
              </w:rPr>
            </w:pPr>
            <w:ins w:author="Shin Feng WONG" w:date="2026-06-03T11:00:00Z" w16du:dateUtc="2026-06-03T03:00:00Z" w:id="247">
              <w:r>
                <w:t xml:space="preserve">When multiple pins of the same layer are in proximity at the current zoom level, they are aggregated </w:t>
              </w:r>
            </w:ins>
            <w:ins w:author="Shin Feng WONG" w:date="2026-06-05T21:02:00Z" w16du:dateUtc="2026-06-05T13:02:00Z" w:id="248">
              <w:r w:rsidR="000E75CD">
                <w:t>into</w:t>
              </w:r>
            </w:ins>
            <w:ins w:author="Shin Feng WONG" w:date="2026-06-03T11:00:00Z" w16du:dateUtc="2026-06-03T03:00:00Z" w:id="249">
              <w:r>
                <w:t xml:space="preserve"> a numbered cluster marker showing the record count</w:t>
              </w:r>
            </w:ins>
          </w:p>
        </w:tc>
      </w:tr>
      <w:tr w:rsidRPr="00323C34" w:rsidR="009D2B3F" w:rsidTr="00BA593D" w14:paraId="5FD661B9" w14:textId="77777777">
        <w:trPr>
          <w:ins w:author="Shin Feng WONG" w:date="2026-06-03T10:59:00Z" w:id="250"/>
        </w:trPr>
        <w:tc>
          <w:tcPr>
            <w:tcW w:w="2376" w:type="pct"/>
          </w:tcPr>
          <w:p w:rsidRPr="00323C34" w:rsidR="009D2B3F" w:rsidP="00FC7614" w:rsidRDefault="009D2B3F" w14:paraId="0FE5D8D2" w14:textId="33C5A2EA">
            <w:pPr>
              <w:spacing w:after="160"/>
              <w:rPr>
                <w:ins w:author="Shin Feng WONG" w:date="2026-06-03T10:59:00Z" w16du:dateUtc="2026-06-03T02:59:00Z" w:id="251"/>
              </w:rPr>
            </w:pPr>
            <w:ins w:author="Shin Feng WONG" w:date="2026-06-03T11:00:00Z" w16du:dateUtc="2026-06-03T03:00:00Z" w:id="252">
              <w:r>
                <w:t>Zoom to Expand</w:t>
              </w:r>
            </w:ins>
          </w:p>
        </w:tc>
        <w:tc>
          <w:tcPr>
            <w:tcW w:w="2624" w:type="pct"/>
          </w:tcPr>
          <w:p w:rsidRPr="00323C34" w:rsidR="009D2B3F" w:rsidP="00FC7614" w:rsidRDefault="009D2B3F" w14:paraId="7FBBB9DD" w14:textId="66C65CB6">
            <w:pPr>
              <w:spacing w:after="160"/>
              <w:rPr>
                <w:ins w:author="Shin Feng WONG" w:date="2026-06-03T10:59:00Z" w16du:dateUtc="2026-06-03T02:59:00Z" w:id="253"/>
              </w:rPr>
            </w:pPr>
            <w:ins w:author="Shin Feng WONG" w:date="2026-06-03T11:00:00Z" w16du:dateUtc="2026-06-03T03:00:00Z" w:id="254">
              <w:r>
                <w:t>Clicking a cluster marker zooms the map to the cluster area, expanding it to reveal individual pins</w:t>
              </w:r>
            </w:ins>
          </w:p>
        </w:tc>
      </w:tr>
      <w:tr w:rsidRPr="00323C34" w:rsidR="009D2B3F" w:rsidTr="00BA593D" w14:paraId="33877575" w14:textId="77777777">
        <w:trPr>
          <w:ins w:author="Shin Feng WONG" w:date="2026-06-03T10:59:00Z" w:id="255"/>
        </w:trPr>
        <w:tc>
          <w:tcPr>
            <w:tcW w:w="2376" w:type="pct"/>
          </w:tcPr>
          <w:p w:rsidRPr="00323C34" w:rsidR="009D2B3F" w:rsidP="00FC7614" w:rsidRDefault="009D2B3F" w14:paraId="3E6FDB96" w14:textId="228A24F7">
            <w:pPr>
              <w:spacing w:after="160"/>
              <w:rPr>
                <w:ins w:author="Shin Feng WONG" w:date="2026-06-03T10:59:00Z" w16du:dateUtc="2026-06-03T02:59:00Z" w:id="256"/>
              </w:rPr>
            </w:pPr>
            <w:ins w:author="Shin Feng WONG" w:date="2026-06-03T11:00:00Z" w16du:dateUtc="2026-06-03T03:00:00Z" w:id="257">
              <w:r>
                <w:t>Pin Interaction</w:t>
              </w:r>
            </w:ins>
          </w:p>
        </w:tc>
        <w:tc>
          <w:tcPr>
            <w:tcW w:w="2624" w:type="pct"/>
          </w:tcPr>
          <w:p w:rsidRPr="00323C34" w:rsidR="009D2B3F" w:rsidP="00FC7614" w:rsidRDefault="009D2B3F" w14:paraId="6447DA1D" w14:textId="4EA7A480">
            <w:pPr>
              <w:spacing w:after="160"/>
              <w:rPr>
                <w:ins w:author="Shin Feng WONG" w:date="2026-06-03T10:59:00Z" w16du:dateUtc="2026-06-03T02:59:00Z" w:id="258"/>
              </w:rPr>
            </w:pPr>
            <w:ins w:author="Shin Feng WONG" w:date="2026-06-03T11:00:00Z" w16du:dateUtc="2026-06-03T03:00:00Z" w:id="259">
              <w:r>
                <w:t>Clicking an in</w:t>
              </w:r>
            </w:ins>
            <w:ins w:author="Shin Feng WONG" w:date="2026-06-03T11:01:00Z" w16du:dateUtc="2026-06-03T03:01:00Z" w:id="260">
              <w:r>
                <w:t>dividual pin surfaces a summary panel showing the record type, ID, and current status, with a link to the full record in the CMS</w:t>
              </w:r>
            </w:ins>
          </w:p>
        </w:tc>
      </w:tr>
    </w:tbl>
    <w:p w:rsidR="004720A0" w:rsidP="004720A0" w:rsidRDefault="004720A0" w14:paraId="168365B4" w14:textId="77777777">
      <w:pPr>
        <w:rPr>
          <w:ins w:author="Shin Feng WONG" w:date="2026-06-03T11:09:00Z" w16du:dateUtc="2026-06-03T03:09:00Z" w:id="261"/>
        </w:rPr>
      </w:pPr>
    </w:p>
    <w:p w:rsidR="004720A0" w:rsidP="004720A0" w:rsidRDefault="004720A0" w14:paraId="6ECA1448" w14:textId="59183461">
      <w:pPr>
        <w:pStyle w:val="Heading4"/>
        <w:rPr>
          <w:ins w:author="Shin Feng WONG" w:date="2026-06-03T11:10:00Z" w16du:dateUtc="2026-06-03T03:10:00Z" w:id="262"/>
        </w:rPr>
      </w:pPr>
      <w:ins w:author="Shin Feng WONG" w:date="2026-06-03T11:09:00Z" w16du:dateUtc="2026-06-03T03:09:00Z" w:id="263">
        <w:r>
          <w:t>In</w:t>
        </w:r>
      </w:ins>
      <w:ins w:author="Shin Feng WONG" w:date="2026-06-03T11:10:00Z" w16du:dateUtc="2026-06-03T03:10:00Z" w:id="264">
        <w:r>
          <w:t>tegration Dependency and Data Accuracy</w:t>
        </w:r>
      </w:ins>
    </w:p>
    <w:p w:rsidR="004720A0" w:rsidP="004720A0" w:rsidRDefault="004720A0" w14:paraId="6759CA50" w14:textId="77777777">
      <w:pPr>
        <w:pStyle w:val="ListParagraph"/>
        <w:numPr>
          <w:ilvl w:val="0"/>
          <w:numId w:val="50"/>
        </w:numPr>
        <w:rPr>
          <w:ins w:author="Shin Feng WONG" w:date="2026-06-03T11:11:00Z" w16du:dateUtc="2026-06-03T03:11:00Z" w:id="265"/>
        </w:rPr>
      </w:pPr>
      <w:ins w:author="Shin Feng WONG" w:date="2026-06-03T11:10:00Z" w:id="266">
        <w:r w:rsidRPr="004720A0">
          <w:t xml:space="preserve">Map functionality is dependent on the availability of the OneMap API, a government geospatial service maintained by SLA. </w:t>
        </w:r>
      </w:ins>
      <w:ins w:author="Shin Feng WONG" w:date="2026-06-03T11:10:00Z" w16du:dateUtc="2026-06-03T03:10:00Z" w:id="267">
        <w:r>
          <w:t>SJ</w:t>
        </w:r>
      </w:ins>
      <w:ins w:author="Shin Feng WONG" w:date="2026-06-03T11:10:00Z" w:id="268">
        <w:r w:rsidRPr="004720A0">
          <w:t xml:space="preserve"> </w:t>
        </w:r>
      </w:ins>
      <w:ins w:author="Shin Feng WONG" w:date="2026-06-03T11:10:00Z" w16du:dateUtc="2026-06-03T03:10:00Z" w:id="269">
        <w:r>
          <w:t>will be</w:t>
        </w:r>
      </w:ins>
      <w:ins w:author="Shin Feng WONG" w:date="2026-06-03T11:10:00Z" w:id="270">
        <w:r w:rsidRPr="004720A0">
          <w:t xml:space="preserve"> responsible for maintaining the API integration code in line with any changes to OneMap API versioning, endpoints, or authentication specifications. The accuracy and completeness of OneMap's underlying geospatial data is outside the development team's remit.</w:t>
        </w:r>
      </w:ins>
    </w:p>
    <w:p w:rsidRPr="004720A0" w:rsidR="004720A0" w:rsidP="004720A0" w:rsidRDefault="004720A0" w14:paraId="0FFB3EB2" w14:textId="59492D40">
      <w:pPr>
        <w:pStyle w:val="ListParagraph"/>
        <w:numPr>
          <w:ilvl w:val="0"/>
          <w:numId w:val="50"/>
        </w:numPr>
      </w:pPr>
      <w:ins w:author="Shin Feng WONG" w:date="2026-06-03T11:10:00Z" w:id="271">
        <w:r w:rsidRPr="004720A0">
          <w:t>The spatial accuracy of plotted records is dependent on OneMap geocoding data, which may not reflect recent construction or changes to the built environment. For locations not yet reflected in OneMap, pin placement relies on the coordinate data in the CMS location taxonomy, which is maintained by the System Administrator via the System Configuration module.</w:t>
        </w:r>
      </w:ins>
    </w:p>
    <w:p w:rsidRPr="00323C34" w:rsidR="00534657" w:rsidP="006C258F" w:rsidRDefault="006A1F32" w14:paraId="7494A847" w14:textId="00D7DB56">
      <w:pPr>
        <w:pStyle w:val="Heading2"/>
      </w:pPr>
      <w:bookmarkStart w:name="_Toc231625376" w:id="272"/>
      <w:r w:rsidRPr="00323C34">
        <w:rPr>
          <w:rFonts w:hint="eastAsia"/>
        </w:rPr>
        <w:t xml:space="preserve">Integration </w:t>
      </w:r>
      <w:r w:rsidRPr="00323C34">
        <w:t>with</w:t>
      </w:r>
      <w:r w:rsidRPr="00323C34">
        <w:rPr>
          <w:rFonts w:hint="eastAsia"/>
        </w:rPr>
        <w:t xml:space="preserve"> Unified Command System</w:t>
      </w:r>
      <w:bookmarkEnd w:id="272"/>
    </w:p>
    <w:p w:rsidRPr="00323C34" w:rsidR="00783036" w:rsidP="001A55CA" w:rsidRDefault="001A55CA" w14:paraId="237E1A6A" w14:textId="77777777">
      <w:r w:rsidRPr="00323C34">
        <w:t>The CMS and the Unified Command System operate as complementary but functionally distinct platforms.</w:t>
      </w:r>
    </w:p>
    <w:p w:rsidRPr="00323C34" w:rsidR="001A55CA" w:rsidP="001A55CA" w:rsidRDefault="001A55CA" w14:paraId="08E1266E" w14:textId="7B9F1B67">
      <w:r w:rsidRPr="00323C34">
        <w:rPr>
          <w:rFonts w:hint="eastAsia"/>
        </w:rPr>
        <w:t>While the</w:t>
      </w:r>
      <w:r w:rsidRPr="00323C34">
        <w:t xml:space="preserve"> CMS is the system of record for all operational case data</w:t>
      </w:r>
      <w:r w:rsidRPr="00323C34">
        <w:rPr>
          <w:rFonts w:hint="eastAsia"/>
        </w:rPr>
        <w:t>, t</w:t>
      </w:r>
      <w:r w:rsidRPr="00323C34">
        <w:t>he UCS is the primary command interface, surfacing a real-time operational overview to Controllers and the Duty Officer.</w:t>
      </w:r>
    </w:p>
    <w:p w:rsidRPr="00323C34" w:rsidR="001A55CA" w:rsidP="006C258F" w:rsidRDefault="001A55CA" w14:paraId="408BF3EC" w14:textId="77777777">
      <w:pPr>
        <w:pStyle w:val="Heading3"/>
      </w:pPr>
      <w:bookmarkStart w:name="_Toc231625377" w:id="273"/>
      <w:r w:rsidRPr="00323C34">
        <w:t>Live Metric Feed to UCS Dashboard</w:t>
      </w:r>
      <w:bookmarkEnd w:id="273"/>
    </w:p>
    <w:p w:rsidRPr="00323C34" w:rsidR="002248DD" w:rsidP="0011681F" w:rsidRDefault="001A55CA" w14:paraId="5B6BB72E" w14:textId="12E4CD25">
      <w:pPr>
        <w:pStyle w:val="ListParagraph"/>
        <w:numPr>
          <w:ilvl w:val="0"/>
          <w:numId w:val="10"/>
        </w:numPr>
      </w:pPr>
      <w:r w:rsidRPr="00323C34">
        <w:t xml:space="preserve">The CMS </w:t>
      </w:r>
      <w:r w:rsidRPr="00323C34" w:rsidR="00827348">
        <w:rPr>
          <w:rFonts w:hint="eastAsia"/>
        </w:rPr>
        <w:t xml:space="preserve">shall </w:t>
      </w:r>
      <w:r w:rsidRPr="00323C34">
        <w:t>suppl</w:t>
      </w:r>
      <w:r w:rsidRPr="00323C34" w:rsidR="00D72346">
        <w:rPr>
          <w:rFonts w:hint="eastAsia"/>
        </w:rPr>
        <w:t>y</w:t>
      </w:r>
      <w:r w:rsidRPr="00323C34">
        <w:t xml:space="preserve"> real-time summary counts to the UCS Dashboard, including the number of active cases, open incidents, open faults, active tasks</w:t>
      </w:r>
      <w:r w:rsidRPr="00323C34" w:rsidR="002248DD">
        <w:rPr>
          <w:rFonts w:hint="eastAsia"/>
        </w:rPr>
        <w:t>.</w:t>
      </w:r>
    </w:p>
    <w:p w:rsidRPr="00323C34" w:rsidR="0086429C" w:rsidP="0011681F" w:rsidRDefault="0086429C" w14:paraId="7FDE7346" w14:textId="632A40FE">
      <w:pPr>
        <w:pStyle w:val="ListParagraph"/>
        <w:numPr>
          <w:ilvl w:val="0"/>
          <w:numId w:val="10"/>
        </w:numPr>
      </w:pPr>
      <w:r w:rsidRPr="00323C34">
        <w:rPr>
          <w:rFonts w:hint="eastAsia"/>
        </w:rPr>
        <w:t xml:space="preserve">Summary </w:t>
      </w:r>
      <w:r w:rsidRPr="00323C34" w:rsidR="001A55CA">
        <w:t xml:space="preserve">counts </w:t>
      </w:r>
      <w:r w:rsidRPr="00323C34" w:rsidR="00573C3E">
        <w:rPr>
          <w:rFonts w:hint="eastAsia"/>
        </w:rPr>
        <w:t xml:space="preserve">shall update in real time as </w:t>
      </w:r>
      <w:r w:rsidRPr="00323C34" w:rsidR="008A28CB">
        <w:rPr>
          <w:rFonts w:hint="eastAsia"/>
        </w:rPr>
        <w:t>records are created, updated or closed in the CMS</w:t>
      </w:r>
      <w:r w:rsidRPr="00323C34" w:rsidR="00F90683">
        <w:rPr>
          <w:rFonts w:hint="eastAsia"/>
        </w:rPr>
        <w:t>.</w:t>
      </w:r>
      <w:r w:rsidRPr="00323C34" w:rsidR="001A55CA">
        <w:t xml:space="preserve"> </w:t>
      </w:r>
    </w:p>
    <w:p w:rsidRPr="00323C34" w:rsidR="001A55CA" w:rsidP="0011681F" w:rsidRDefault="001A55CA" w14:paraId="176AA5A7" w14:textId="26540206">
      <w:pPr>
        <w:pStyle w:val="ListParagraph"/>
        <w:numPr>
          <w:ilvl w:val="0"/>
          <w:numId w:val="10"/>
        </w:numPr>
      </w:pPr>
      <w:commentRangeStart w:id="274"/>
      <w:commentRangeStart w:id="275"/>
      <w:r w:rsidRPr="00323C34">
        <w:t xml:space="preserve">Detailed record lists and case-level views are not replicated on the UCS </w:t>
      </w:r>
      <w:commentRangeEnd w:id="274"/>
      <w:r w:rsidRPr="00323C34" w:rsidR="00987177">
        <w:rPr>
          <w:rStyle w:val="CommentReference"/>
          <w:sz w:val="22"/>
          <w:szCs w:val="24"/>
        </w:rPr>
        <w:commentReference w:id="274"/>
      </w:r>
      <w:commentRangeEnd w:id="275"/>
      <w:r>
        <w:rPr>
          <w:rStyle w:val="CommentReference"/>
        </w:rPr>
        <w:commentReference w:id="275"/>
      </w:r>
      <w:r w:rsidRPr="00323C34">
        <w:t>and reside exclusively within the CMS.</w:t>
      </w:r>
    </w:p>
    <w:p w:rsidRPr="00323C34" w:rsidR="000D1EBF" w:rsidP="004D6331" w:rsidRDefault="00750EFE" w14:paraId="12D8E110" w14:textId="6899A542">
      <w:pPr>
        <w:pStyle w:val="Heading3"/>
      </w:pPr>
      <w:bookmarkStart w:name="_Toc231625378" w:id="276"/>
      <w:r w:rsidRPr="00323C34">
        <w:rPr>
          <w:rFonts w:hint="eastAsia"/>
        </w:rPr>
        <w:t>Embedded CMS Functions within UCS</w:t>
      </w:r>
      <w:bookmarkEnd w:id="276"/>
    </w:p>
    <w:p w:rsidRPr="00323C34" w:rsidR="00750EFE" w:rsidP="0011681F" w:rsidRDefault="00750EFE" w14:paraId="7D96FEFD" w14:textId="3AB8B211">
      <w:pPr>
        <w:pStyle w:val="ListParagraph"/>
        <w:numPr>
          <w:ilvl w:val="0"/>
          <w:numId w:val="7"/>
        </w:numPr>
      </w:pPr>
      <w:r w:rsidRPr="00323C34">
        <w:t>CMS functions that are frequently used or operationally time-critical shall be surfaced as embedded panels or inline actions within the UCS, without requiring the user to navigate away from the UCS interface.</w:t>
      </w:r>
    </w:p>
    <w:p w:rsidRPr="00323C34" w:rsidR="00750EFE" w:rsidP="0011681F" w:rsidRDefault="00750EFE" w14:paraId="4341DD8A" w14:textId="77777777">
      <w:pPr>
        <w:pStyle w:val="ListParagraph"/>
        <w:numPr>
          <w:ilvl w:val="0"/>
          <w:numId w:val="7"/>
        </w:numPr>
      </w:pPr>
      <w:r w:rsidRPr="00323C34">
        <w:t>Actions performed through embedded UCS panels shall create, update, or retrieve records directly in the CMS. The UCS does not store or duplicate CMS data.</w:t>
      </w:r>
    </w:p>
    <w:p w:rsidRPr="00323C34" w:rsidR="00750EFE" w:rsidP="0011681F" w:rsidRDefault="00750EFE" w14:paraId="0F179576" w14:textId="77777777">
      <w:pPr>
        <w:pStyle w:val="ListParagraph"/>
        <w:numPr>
          <w:ilvl w:val="0"/>
          <w:numId w:val="7"/>
        </w:numPr>
      </w:pPr>
      <w:r w:rsidRPr="00323C34">
        <w:t>The embedded functions shall operate under the same role-based access controls as the full CMS.</w:t>
      </w:r>
    </w:p>
    <w:p w:rsidR="00987177" w:rsidP="00987177" w:rsidRDefault="00750EFE" w14:paraId="49439B23" w14:textId="64BD69EC">
      <w:pPr>
        <w:pStyle w:val="ListParagraph"/>
        <w:numPr>
          <w:ilvl w:val="0"/>
          <w:numId w:val="7"/>
        </w:numPr>
        <w:rPr>
          <w:ins w:author="Shin Feng WONG" w:date="2026-06-03T12:01:00Z" w16du:dateUtc="2026-06-03T04:01:00Z" w:id="277"/>
        </w:rPr>
      </w:pPr>
      <w:commentRangeStart w:id="278"/>
      <w:del w:author="Shin Feng WONG" w:date="2026-06-03T12:00:00Z" w16du:dateUtc="2026-06-03T04:00:00Z" w:id="279">
        <w:r w:rsidRPr="00323C34" w:rsidDel="00987177">
          <w:delText>Incident</w:delText>
        </w:r>
        <w:commentRangeEnd w:id="278"/>
        <w:r w:rsidRPr="00323C34" w:rsidDel="00987177" w:rsidR="00987177">
          <w:rPr>
            <w:rStyle w:val="CommentReference"/>
            <w:sz w:val="22"/>
            <w:szCs w:val="24"/>
          </w:rPr>
          <w:commentReference w:id="278"/>
        </w:r>
        <w:r w:rsidRPr="00323C34" w:rsidDel="00987177">
          <w:delText xml:space="preserve"> creation is a mandatory embedded function. A </w:delText>
        </w:r>
      </w:del>
      <w:r w:rsidRPr="00323C34">
        <w:t>Controller</w:t>
      </w:r>
      <w:ins w:author="Shin Feng WONG" w:date="2026-06-03T12:00:00Z" w16du:dateUtc="2026-06-03T04:00:00Z" w:id="280">
        <w:r w:rsidR="00987177">
          <w:t>s</w:t>
        </w:r>
      </w:ins>
      <w:r w:rsidRPr="00323C34">
        <w:t xml:space="preserve"> shall be able to </w:t>
      </w:r>
      <w:ins w:author="Shin Feng WONG" w:date="2026-06-03T12:00:00Z" w16du:dateUtc="2026-06-03T04:00:00Z" w:id="281">
        <w:r w:rsidR="00987177">
          <w:t xml:space="preserve">perform </w:t>
        </w:r>
      </w:ins>
      <w:r w:rsidRPr="00323C34">
        <w:t>create</w:t>
      </w:r>
      <w:ins w:author="Shin Feng WONG" w:date="2026-06-03T12:00:00Z" w16du:dateUtc="2026-06-03T04:00:00Z" w:id="282">
        <w:r w:rsidR="00987177">
          <w:t>, read and u</w:t>
        </w:r>
      </w:ins>
      <w:ins w:author="Shin Feng WONG" w:date="2026-06-03T12:01:00Z" w16du:dateUtc="2026-06-03T04:01:00Z" w:id="283">
        <w:r w:rsidR="00987177">
          <w:t>pdate operations for the following record types directly from within the UCS:</w:t>
        </w:r>
      </w:ins>
      <w:del w:author="Shin Feng WONG" w:date="2026-06-03T12:01:00Z" w16du:dateUtc="2026-06-03T04:01:00Z" w:id="284">
        <w:r w:rsidRPr="00323C34" w:rsidDel="00987177">
          <w:delText xml:space="preserve"> a new Incident record from within the UCS without navigating to the CMS. </w:delText>
        </w:r>
      </w:del>
      <w:del w:author="Shin Feng WONG" w:date="2026-06-03T12:00:00Z" w16du:dateUtc="2026-06-03T04:00:00Z" w:id="285">
        <w:r w:rsidRPr="00323C34" w:rsidDel="00987177">
          <w:delText>See Section 2.5.3.</w:delText>
        </w:r>
        <w:r w:rsidRPr="00323C34" w:rsidDel="00987177" w:rsidR="00E80936">
          <w:rPr>
            <w:rFonts w:hint="eastAsia"/>
          </w:rPr>
          <w:delText xml:space="preserve"> </w:delText>
        </w:r>
      </w:del>
    </w:p>
    <w:tbl>
      <w:tblPr>
        <w:tblStyle w:val="SJ"/>
        <w:tblW w:w="5000" w:type="pct"/>
        <w:tblLook w:val="04A0" w:firstRow="1" w:lastRow="0" w:firstColumn="1" w:lastColumn="0" w:noHBand="0" w:noVBand="1"/>
      </w:tblPr>
      <w:tblGrid>
        <w:gridCol w:w="4284"/>
        <w:gridCol w:w="4732"/>
      </w:tblGrid>
      <w:tr w:rsidRPr="00323C34" w:rsidR="00987177" w:rsidTr="00FC7614" w14:paraId="45633B3B" w14:textId="77777777">
        <w:trPr>
          <w:cnfStyle w:val="100000000000" w:firstRow="1" w:lastRow="0" w:firstColumn="0" w:lastColumn="0" w:oddVBand="0" w:evenVBand="0" w:oddHBand="0" w:evenHBand="0" w:firstRowFirstColumn="0" w:firstRowLastColumn="0" w:lastRowFirstColumn="0" w:lastRowLastColumn="0"/>
          <w:ins w:author="Shin Feng WONG" w:date="2026-06-03T12:01:00Z" w:id="286"/>
        </w:trPr>
        <w:tc>
          <w:tcPr>
            <w:tcW w:w="2376" w:type="pct"/>
            <w:hideMark/>
          </w:tcPr>
          <w:p w:rsidRPr="00BA593D" w:rsidR="00987177" w:rsidP="00FC7614" w:rsidRDefault="00987177" w14:paraId="243F3723" w14:textId="1E7088DE">
            <w:pPr>
              <w:spacing w:after="160"/>
              <w:rPr>
                <w:ins w:author="Shin Feng WONG" w:date="2026-06-03T12:01:00Z" w16du:dateUtc="2026-06-03T04:01:00Z" w:id="287"/>
              </w:rPr>
            </w:pPr>
            <w:ins w:author="Shin Feng WONG" w:date="2026-06-03T12:01:00Z" w16du:dateUtc="2026-06-03T04:01:00Z" w:id="288">
              <w:r>
                <w:t>Record Type</w:t>
              </w:r>
            </w:ins>
          </w:p>
        </w:tc>
        <w:tc>
          <w:tcPr>
            <w:tcW w:w="2624" w:type="pct"/>
            <w:hideMark/>
          </w:tcPr>
          <w:p w:rsidRPr="00323C34" w:rsidR="00987177" w:rsidP="00FC7614" w:rsidRDefault="00987177" w14:paraId="2832F163" w14:textId="751EE25C">
            <w:pPr>
              <w:spacing w:after="160"/>
              <w:rPr>
                <w:ins w:author="Shin Feng WONG" w:date="2026-06-03T12:01:00Z" w16du:dateUtc="2026-06-03T04:01:00Z" w:id="289"/>
                <w:b w:val="0"/>
                <w:bCs/>
              </w:rPr>
            </w:pPr>
            <w:ins w:author="Shin Feng WONG" w:date="2026-06-03T12:01:00Z" w16du:dateUtc="2026-06-03T04:01:00Z" w:id="290">
              <w:r>
                <w:rPr>
                  <w:bCs/>
                </w:rPr>
                <w:t>Embedded Operations</w:t>
              </w:r>
            </w:ins>
          </w:p>
        </w:tc>
      </w:tr>
      <w:tr w:rsidRPr="00323C34" w:rsidR="00987177" w:rsidTr="00FC7614" w14:paraId="3925C75E" w14:textId="77777777">
        <w:trPr>
          <w:ins w:author="Shin Feng WONG" w:date="2026-06-03T12:01:00Z" w:id="291"/>
        </w:trPr>
        <w:tc>
          <w:tcPr>
            <w:tcW w:w="2376" w:type="pct"/>
          </w:tcPr>
          <w:p w:rsidRPr="00323C34" w:rsidR="00987177" w:rsidP="00FC7614" w:rsidRDefault="00987177" w14:paraId="0AE41F3A" w14:textId="02BDE23D">
            <w:pPr>
              <w:spacing w:after="160"/>
              <w:rPr>
                <w:ins w:author="Shin Feng WONG" w:date="2026-06-03T12:01:00Z" w16du:dateUtc="2026-06-03T04:01:00Z" w:id="292"/>
              </w:rPr>
            </w:pPr>
            <w:ins w:author="Shin Feng WONG" w:date="2026-06-03T12:01:00Z" w16du:dateUtc="2026-06-03T04:01:00Z" w:id="293">
              <w:r>
                <w:t>Incidents</w:t>
              </w:r>
            </w:ins>
          </w:p>
        </w:tc>
        <w:tc>
          <w:tcPr>
            <w:tcW w:w="2624" w:type="pct"/>
          </w:tcPr>
          <w:p w:rsidR="00987177" w:rsidP="00FC7614" w:rsidRDefault="00987177" w14:paraId="29B1267C" w14:textId="2B21EEE7">
            <w:pPr>
              <w:spacing w:after="160"/>
              <w:rPr>
                <w:ins w:author="Shin Feng WONG" w:date="2026-06-04T10:45:00Z" w16du:dateUtc="2026-06-04T02:45:00Z" w:id="294"/>
              </w:rPr>
            </w:pPr>
            <w:ins w:author="Shin Feng WONG" w:date="2026-06-03T12:02:00Z" w16du:dateUtc="2026-06-03T04:02:00Z" w:id="295">
              <w:r>
                <w:t>Create, view and update incident records</w:t>
              </w:r>
            </w:ins>
            <w:ins w:author="Shin Feng WONG" w:date="2026-06-04T10:46:00Z" w16du:dateUtc="2026-06-04T02:46:00Z" w:id="296">
              <w:r w:rsidR="009130C3">
                <w:t>.</w:t>
              </w:r>
            </w:ins>
            <w:ins w:author="Shin Feng WONG" w:date="2026-06-04T10:47:00Z" w16du:dateUtc="2026-06-04T02:47:00Z" w:id="297">
              <w:r w:rsidR="00FD5F94">
                <w:t xml:space="preserve"> </w:t>
              </w:r>
            </w:ins>
            <w:ins w:author="Shin Feng WONG" w:date="2026-06-04T10:46:00Z" w16du:dateUtc="2026-06-04T02:46:00Z" w:id="298">
              <w:r w:rsidR="009130C3">
                <w:t>A</w:t>
              </w:r>
            </w:ins>
            <w:ins w:author="Shin Feng WONG" w:date="2026-06-03T12:02:00Z" w16du:dateUtc="2026-06-03T04:02:00Z" w:id="299">
              <w:r>
                <w:t>ssign responders and update incident status</w:t>
              </w:r>
            </w:ins>
          </w:p>
          <w:p w:rsidRPr="00323C34" w:rsidR="00FE6DA9" w:rsidP="00FC7614" w:rsidRDefault="006473A6" w14:paraId="6C8EB0E9" w14:textId="03D09CF0">
            <w:pPr>
              <w:spacing w:after="160"/>
              <w:rPr>
                <w:ins w:author="Shin Feng WONG" w:date="2026-06-03T12:01:00Z" w16du:dateUtc="2026-06-03T04:01:00Z" w:id="300"/>
              </w:rPr>
            </w:pPr>
            <w:ins w:author="Shin Feng WONG" w:date="2026-06-04T10:45:00Z" w16du:dateUtc="2026-06-04T02:45:00Z" w:id="301">
              <w:r>
                <w:t>Acknowledge</w:t>
              </w:r>
              <w:r w:rsidR="00FE6DA9">
                <w:t xml:space="preserve"> VA triggers</w:t>
              </w:r>
            </w:ins>
            <w:ins w:author="Shin Feng WONG" w:date="2026-06-04T10:46:00Z" w16du:dateUtc="2026-06-04T02:46:00Z" w:id="302">
              <w:r w:rsidR="009130C3">
                <w:t xml:space="preserve"> to create Incident records.</w:t>
              </w:r>
            </w:ins>
          </w:p>
        </w:tc>
      </w:tr>
      <w:tr w:rsidRPr="00323C34" w:rsidR="00987177" w:rsidTr="00FC7614" w14:paraId="2883FF29" w14:textId="77777777">
        <w:trPr>
          <w:ins w:author="Shin Feng WONG" w:date="2026-06-03T12:01:00Z" w:id="303"/>
        </w:trPr>
        <w:tc>
          <w:tcPr>
            <w:tcW w:w="2376" w:type="pct"/>
          </w:tcPr>
          <w:p w:rsidRPr="00323C34" w:rsidR="00987177" w:rsidP="00FC7614" w:rsidRDefault="00987177" w14:paraId="795E2A33" w14:textId="12D7950B">
            <w:pPr>
              <w:spacing w:after="160"/>
              <w:rPr>
                <w:ins w:author="Shin Feng WONG" w:date="2026-06-03T12:01:00Z" w16du:dateUtc="2026-06-03T04:01:00Z" w:id="304"/>
              </w:rPr>
            </w:pPr>
            <w:ins w:author="Shin Feng WONG" w:date="2026-06-03T12:01:00Z" w16du:dateUtc="2026-06-03T04:01:00Z" w:id="305">
              <w:r>
                <w:t>Tasks</w:t>
              </w:r>
            </w:ins>
          </w:p>
        </w:tc>
        <w:tc>
          <w:tcPr>
            <w:tcW w:w="2624" w:type="pct"/>
          </w:tcPr>
          <w:p w:rsidRPr="00323C34" w:rsidR="00987177" w:rsidP="00FC7614" w:rsidRDefault="00987177" w14:paraId="2C85EA8D" w14:textId="0C3B94DF">
            <w:pPr>
              <w:spacing w:after="160"/>
              <w:rPr>
                <w:ins w:author="Shin Feng WONG" w:date="2026-06-03T12:01:00Z" w16du:dateUtc="2026-06-03T04:01:00Z" w:id="306"/>
              </w:rPr>
            </w:pPr>
            <w:ins w:author="Shin Feng WONG" w:date="2026-06-03T12:02:00Z" w16du:dateUtc="2026-06-03T04:02:00Z" w:id="307">
              <w:r>
                <w:t>Create, view, update and reassign task records</w:t>
              </w:r>
            </w:ins>
          </w:p>
        </w:tc>
      </w:tr>
      <w:tr w:rsidRPr="00323C34" w:rsidR="00987177" w:rsidTr="00FC7614" w14:paraId="6EFE72AA" w14:textId="77777777">
        <w:trPr>
          <w:ins w:author="Shin Feng WONG" w:date="2026-06-03T12:01:00Z" w:id="308"/>
        </w:trPr>
        <w:tc>
          <w:tcPr>
            <w:tcW w:w="2376" w:type="pct"/>
          </w:tcPr>
          <w:p w:rsidRPr="00323C34" w:rsidR="00987177" w:rsidP="00FC7614" w:rsidRDefault="00987177" w14:paraId="6AE09CDC" w14:textId="2E3DA31F">
            <w:pPr>
              <w:spacing w:after="160"/>
              <w:rPr>
                <w:ins w:author="Shin Feng WONG" w:date="2026-06-03T12:01:00Z" w16du:dateUtc="2026-06-03T04:01:00Z" w:id="309"/>
              </w:rPr>
            </w:pPr>
            <w:ins w:author="Shin Feng WONG" w:date="2026-06-03T12:01:00Z" w16du:dateUtc="2026-06-03T04:01:00Z" w:id="310">
              <w:r>
                <w:t>CMMS Faults</w:t>
              </w:r>
            </w:ins>
          </w:p>
        </w:tc>
        <w:tc>
          <w:tcPr>
            <w:tcW w:w="2624" w:type="pct"/>
          </w:tcPr>
          <w:p w:rsidRPr="00323C34" w:rsidR="00987177" w:rsidP="00FC7614" w:rsidRDefault="00987177" w14:paraId="45EEA360" w14:textId="195B9C4B">
            <w:pPr>
              <w:spacing w:after="160"/>
              <w:rPr>
                <w:ins w:author="Shin Feng WONG" w:date="2026-06-03T12:01:00Z" w16du:dateUtc="2026-06-03T04:01:00Z" w:id="311"/>
              </w:rPr>
            </w:pPr>
            <w:ins w:author="Shin Feng WONG" w:date="2026-06-03T12:02:00Z" w16du:dateUtc="2026-06-03T04:02:00Z" w:id="312">
              <w:r>
                <w:t>Create and view fault records, view CMMS ticket reference</w:t>
              </w:r>
            </w:ins>
          </w:p>
        </w:tc>
      </w:tr>
      <w:tr w:rsidRPr="00323C34" w:rsidR="00987177" w:rsidTr="00FC7614" w14:paraId="54A0F0C1" w14:textId="77777777">
        <w:trPr>
          <w:ins w:author="Shin Feng WONG" w:date="2026-06-03T12:02:00Z" w:id="313"/>
        </w:trPr>
        <w:tc>
          <w:tcPr>
            <w:tcW w:w="2376" w:type="pct"/>
          </w:tcPr>
          <w:p w:rsidR="00987177" w:rsidP="00FC7614" w:rsidRDefault="00987177" w14:paraId="64A38022" w14:textId="535237A6">
            <w:pPr>
              <w:spacing w:after="160"/>
              <w:rPr>
                <w:ins w:author="Shin Feng WONG" w:date="2026-06-03T12:02:00Z" w16du:dateUtc="2026-06-03T04:02:00Z" w:id="314"/>
              </w:rPr>
            </w:pPr>
            <w:ins w:author="Shin Feng WONG" w:date="2026-06-03T12:02:00Z" w16du:dateUtc="2026-06-03T04:02:00Z" w:id="315">
              <w:r>
                <w:t>e-Diary</w:t>
              </w:r>
            </w:ins>
          </w:p>
        </w:tc>
        <w:tc>
          <w:tcPr>
            <w:tcW w:w="2624" w:type="pct"/>
          </w:tcPr>
          <w:p w:rsidRPr="00323C34" w:rsidR="00987177" w:rsidP="00FC7614" w:rsidRDefault="00987177" w14:paraId="6F7773C3" w14:textId="33EE48B9">
            <w:pPr>
              <w:spacing w:after="160"/>
              <w:rPr>
                <w:ins w:author="Shin Feng WONG" w:date="2026-06-03T12:02:00Z" w16du:dateUtc="2026-06-03T04:02:00Z" w:id="316"/>
              </w:rPr>
            </w:pPr>
            <w:ins w:author="Shin Feng WONG" w:date="2026-06-03T12:02:00Z" w16du:dateUtc="2026-06-03T04:02:00Z" w:id="317">
              <w:r>
                <w:t>Create, view, and amend e-Diary entries</w:t>
              </w:r>
            </w:ins>
          </w:p>
        </w:tc>
      </w:tr>
      <w:tr w:rsidRPr="00323C34" w:rsidR="00A87AC3" w:rsidTr="00FC7614" w14:paraId="2987CCA6" w14:textId="77777777">
        <w:trPr>
          <w:ins w:author="Shin Feng WONG" w:date="2026-06-04T14:38:00Z" w:id="318"/>
        </w:trPr>
        <w:tc>
          <w:tcPr>
            <w:tcW w:w="2376" w:type="pct"/>
          </w:tcPr>
          <w:p w:rsidR="00A87AC3" w:rsidP="00FC7614" w:rsidRDefault="00A87AC3" w14:paraId="362ED8CA" w14:textId="2DD3AF6C">
            <w:pPr>
              <w:spacing w:after="160"/>
              <w:rPr>
                <w:ins w:author="Shin Feng WONG" w:date="2026-06-04T14:38:00Z" w16du:dateUtc="2026-06-04T06:38:00Z" w:id="319"/>
              </w:rPr>
            </w:pPr>
            <w:ins w:author="Shin Feng WONG" w:date="2026-06-04T14:38:00Z" w16du:dateUtc="2026-06-04T06:38:00Z" w:id="320">
              <w:r>
                <w:t>No-Objection Permit</w:t>
              </w:r>
            </w:ins>
          </w:p>
        </w:tc>
        <w:tc>
          <w:tcPr>
            <w:tcW w:w="2624" w:type="pct"/>
          </w:tcPr>
          <w:p w:rsidR="00A87AC3" w:rsidP="00FC7614" w:rsidRDefault="0034732C" w14:paraId="3E3F9D71" w14:textId="460B21FE">
            <w:pPr>
              <w:spacing w:after="160"/>
              <w:rPr>
                <w:ins w:author="Shin Feng WONG" w:date="2026-06-04T14:38:00Z" w16du:dateUtc="2026-06-04T06:38:00Z" w:id="321"/>
              </w:rPr>
            </w:pPr>
            <w:ins w:author="Shin Feng WONG" w:date="2026-06-04T14:38:00Z" w16du:dateUtc="2026-06-04T06:38:00Z" w:id="322">
              <w:r>
                <w:t>Actionable items involving IOH within NOP workflow</w:t>
              </w:r>
            </w:ins>
          </w:p>
        </w:tc>
      </w:tr>
    </w:tbl>
    <w:p w:rsidR="00987177" w:rsidP="00987177" w:rsidRDefault="00987177" w14:paraId="48A0D990" w14:textId="77777777">
      <w:pPr>
        <w:rPr>
          <w:ins w:author="Shin Feng WONG" w:date="2026-06-03T12:03:00Z" w16du:dateUtc="2026-06-03T04:03:00Z" w:id="323"/>
        </w:rPr>
      </w:pPr>
    </w:p>
    <w:p w:rsidR="00987177" w:rsidP="00987177" w:rsidRDefault="00987177" w14:paraId="6E472D3E" w14:textId="2082D468">
      <w:pPr>
        <w:pStyle w:val="ListParagraph"/>
        <w:numPr>
          <w:ilvl w:val="0"/>
          <w:numId w:val="7"/>
        </w:numPr>
        <w:rPr>
          <w:ins w:author="Shin Feng WONG" w:date="2026-06-03T12:05:00Z" w16du:dateUtc="2026-06-03T04:05:00Z" w:id="324"/>
        </w:rPr>
      </w:pPr>
      <w:ins w:author="Shin Feng WONG" w:date="2026-06-03T12:03:00Z" w16du:dateUtc="2026-06-03T04:03:00Z" w:id="325">
        <w:r>
          <w:t xml:space="preserve">Embedded operations </w:t>
        </w:r>
      </w:ins>
      <w:ins w:author="Shin Feng WONG" w:date="2026-06-04T10:44:00Z" w16du:dateUtc="2026-06-04T02:44:00Z" w:id="326">
        <w:r w:rsidR="002E1FD1">
          <w:t xml:space="preserve">shall </w:t>
        </w:r>
      </w:ins>
      <w:ins w:author="Shin Feng WONG" w:date="2026-06-03T12:03:00Z" w16du:dateUtc="2026-06-03T04:03:00Z" w:id="327">
        <w:r>
          <w:t>be fully completable from within UCS, such as form input, validation and save shall be performable without the Controller navigating away to the CMS.</w:t>
        </w:r>
      </w:ins>
    </w:p>
    <w:p w:rsidRPr="00323C34" w:rsidR="003B405D" w:rsidDel="003B405D" w:rsidP="004F6182" w:rsidRDefault="00987177" w14:paraId="3190642B" w14:textId="582C6CF1">
      <w:pPr>
        <w:pStyle w:val="ListParagraph"/>
        <w:numPr>
          <w:ilvl w:val="0"/>
          <w:numId w:val="7"/>
        </w:numPr>
        <w:rPr>
          <w:del w:author="Shin Feng WONG" w:date="2026-06-03T12:50:00Z" w16du:dateUtc="2026-06-03T04:50:00Z" w:id="328"/>
        </w:rPr>
      </w:pPr>
      <w:ins w:author="Shin Feng WONG" w:date="2026-06-03T12:05:00Z" w16du:dateUtc="2026-06-03T04:05:00Z" w:id="329">
        <w:r>
          <w:t>The embedded integration shall function as a working form and data interface, not a link or redi</w:t>
        </w:r>
      </w:ins>
      <w:ins w:author="Shin Feng WONG" w:date="2026-06-03T12:06:00Z" w16du:dateUtc="2026-06-03T04:06:00Z" w:id="330">
        <w:r>
          <w:t>rect to the CMS. Implementation method (inline panel, pop-up form, embedded component) is subject to technical design.</w:t>
        </w:r>
      </w:ins>
    </w:p>
    <w:p w:rsidR="00987177" w:rsidP="00987177" w:rsidRDefault="00851B64" w14:paraId="7DCE5A66" w14:textId="77777777">
      <w:pPr>
        <w:rPr>
          <w:ins w:author="Shin Feng WONG" w:date="2026-06-03T12:04:00Z" w16du:dateUtc="2026-06-03T04:04:00Z" w:id="331"/>
        </w:rPr>
      </w:pPr>
      <w:del w:author="Shin Feng WONG" w:date="2026-06-03T12:04:00Z" w16du:dateUtc="2026-06-03T04:04:00Z" w:id="332">
        <w:r w:rsidRPr="00323C34" w:rsidDel="00987177">
          <w:rPr>
            <w:b/>
          </w:rPr>
          <w:delText>Note:</w:delText>
        </w:r>
        <w:r w:rsidRPr="00323C34" w:rsidDel="00987177">
          <w:rPr>
            <w:rFonts w:hint="eastAsia"/>
          </w:rPr>
          <w:delText xml:space="preserve"> Th</w:delText>
        </w:r>
        <w:r w:rsidRPr="00323C34" w:rsidDel="00987177" w:rsidR="006E70F1">
          <w:rPr>
            <w:rFonts w:hint="eastAsia"/>
          </w:rPr>
          <w:delText xml:space="preserve">e </w:delText>
        </w:r>
        <w:r w:rsidRPr="00323C34" w:rsidDel="00987177" w:rsidR="008E2AB6">
          <w:rPr>
            <w:rFonts w:hint="eastAsia"/>
          </w:rPr>
          <w:delText xml:space="preserve">full list of </w:delText>
        </w:r>
        <w:r w:rsidRPr="00323C34" w:rsidDel="00987177" w:rsidR="006E70F1">
          <w:rPr>
            <w:rFonts w:hint="eastAsia"/>
          </w:rPr>
          <w:delText>CMS</w:delText>
        </w:r>
        <w:r w:rsidRPr="00323C34" w:rsidDel="00987177">
          <w:rPr>
            <w:rFonts w:hint="eastAsia"/>
          </w:rPr>
          <w:delText xml:space="preserve"> </w:delText>
        </w:r>
        <w:r w:rsidRPr="00323C34" w:rsidDel="00987177" w:rsidR="006E70F1">
          <w:rPr>
            <w:rFonts w:hint="eastAsia"/>
          </w:rPr>
          <w:delText xml:space="preserve">widgets/items to be made available </w:delText>
        </w:r>
        <w:r w:rsidRPr="00323C34" w:rsidDel="00987177" w:rsidR="008E2AB6">
          <w:rPr>
            <w:rFonts w:hint="eastAsia"/>
          </w:rPr>
          <w:delText xml:space="preserve">as embedded widgets </w:delText>
        </w:r>
        <w:r w:rsidRPr="00323C34" w:rsidDel="00987177" w:rsidR="006E70F1">
          <w:rPr>
            <w:rFonts w:hint="eastAsia"/>
          </w:rPr>
          <w:delText xml:space="preserve">on </w:delText>
        </w:r>
        <w:r w:rsidRPr="00323C34" w:rsidDel="00987177" w:rsidR="00391D2D">
          <w:rPr>
            <w:rFonts w:hint="eastAsia"/>
          </w:rPr>
          <w:delText xml:space="preserve">the </w:delText>
        </w:r>
        <w:r w:rsidRPr="00323C34" w:rsidDel="00987177" w:rsidR="006E70F1">
          <w:rPr>
            <w:rFonts w:hint="eastAsia"/>
          </w:rPr>
          <w:delText xml:space="preserve">UCS </w:delText>
        </w:r>
        <w:r w:rsidRPr="00323C34" w:rsidDel="00987177" w:rsidR="00391D2D">
          <w:rPr>
            <w:rFonts w:hint="eastAsia"/>
          </w:rPr>
          <w:delText xml:space="preserve">dashboard </w:delText>
        </w:r>
        <w:r w:rsidRPr="00323C34" w:rsidDel="00987177">
          <w:rPr>
            <w:rFonts w:hint="eastAsia"/>
          </w:rPr>
          <w:delText xml:space="preserve">is still </w:delText>
        </w:r>
        <w:r w:rsidRPr="00323C34" w:rsidDel="00987177">
          <w:delText>un</w:delText>
        </w:r>
        <w:r w:rsidRPr="00323C34" w:rsidDel="00987177">
          <w:rPr>
            <w:rFonts w:hint="eastAsia"/>
          </w:rPr>
          <w:delText>der discussion with SDC</w:delText>
        </w:r>
        <w:r w:rsidRPr="00323C34" w:rsidDel="00987177" w:rsidR="00AA5D49">
          <w:rPr>
            <w:rFonts w:hint="eastAsia"/>
          </w:rPr>
          <w:delText>.</w:delText>
        </w:r>
      </w:del>
    </w:p>
    <w:p w:rsidRPr="00323C34" w:rsidR="00987177" w:rsidDel="004F6182" w:rsidP="004D6331" w:rsidRDefault="00987177" w14:paraId="327EE3CD" w14:textId="087753E9">
      <w:pPr>
        <w:rPr>
          <w:del w:author="Shin Feng WONG" w:date="2026-06-04T04:33:00Z" w16du:dateUtc="2026-06-03T20:33:00Z" w:id="333"/>
        </w:rPr>
      </w:pPr>
    </w:p>
    <w:p w:rsidRPr="00323C34" w:rsidR="004D6331" w:rsidDel="004F6182" w:rsidP="000C5FF0" w:rsidRDefault="004D6331" w14:paraId="1BD95624" w14:textId="52CA338A">
      <w:pPr>
        <w:rPr>
          <w:del w:author="Shin Feng WONG" w:date="2026-06-04T04:33:00Z" w16du:dateUtc="2026-06-03T20:33:00Z" w:id="334"/>
        </w:rPr>
      </w:pPr>
    </w:p>
    <w:p w:rsidRPr="00323C34" w:rsidR="001A55CA" w:rsidDel="004060E9" w:rsidP="004D6331" w:rsidRDefault="001A55CA" w14:paraId="6F7BB1B2" w14:textId="6B44EE09">
      <w:pPr>
        <w:pStyle w:val="Heading3"/>
        <w:rPr>
          <w:del w:author="Shin Feng WONG" w:date="2026-06-04T10:42:00Z" w16du:dateUtc="2026-06-04T02:42:00Z" w:id="335"/>
        </w:rPr>
      </w:pPr>
      <w:bookmarkStart w:name="_Toc231618922" w:id="336"/>
      <w:bookmarkStart w:name="_Toc231619056" w:id="337"/>
      <w:bookmarkStart w:name="_Toc231624807" w:id="338"/>
      <w:bookmarkStart w:name="_Toc231625379" w:id="339"/>
      <w:del w:author="Shin Feng WONG" w:date="2026-06-04T10:42:00Z" w16du:dateUtc="2026-06-04T02:42:00Z" w:id="340">
        <w:r w:rsidRPr="00323C34" w:rsidDel="004060E9">
          <w:delText>Navigation from UCS to CMS</w:delText>
        </w:r>
        <w:bookmarkEnd w:id="336"/>
        <w:bookmarkEnd w:id="337"/>
        <w:bookmarkEnd w:id="338"/>
        <w:bookmarkEnd w:id="339"/>
      </w:del>
    </w:p>
    <w:p w:rsidRPr="00323C34" w:rsidR="004D6331" w:rsidDel="004060E9" w:rsidP="0011681F" w:rsidRDefault="001A55CA" w14:paraId="0273A8AB" w14:textId="3C918709">
      <w:pPr>
        <w:pStyle w:val="ListParagraph"/>
        <w:numPr>
          <w:ilvl w:val="0"/>
          <w:numId w:val="11"/>
        </w:numPr>
        <w:rPr>
          <w:del w:author="Shin Feng WONG" w:date="2026-06-04T10:42:00Z" w16du:dateUtc="2026-06-04T02:42:00Z" w:id="341"/>
        </w:rPr>
      </w:pPr>
      <w:del w:author="Shin Feng WONG" w:date="2026-06-04T10:42:00Z" w16du:dateUtc="2026-06-04T02:42:00Z" w:id="342">
        <w:r w:rsidRPr="00323C34" w:rsidDel="004060E9">
          <w:delText>When a Controller or Duty Officer selects a live metric or summary item on the UCS Dashboard, navigation directs the user to the corresponding CMS module page rather than a UCS sub-page.</w:delText>
        </w:r>
      </w:del>
    </w:p>
    <w:p w:rsidRPr="00323C34" w:rsidR="003B405D" w:rsidDel="004060E9" w:rsidP="003B405D" w:rsidRDefault="001A55CA" w14:paraId="13B1313E" w14:textId="707664C8">
      <w:pPr>
        <w:pStyle w:val="ListParagraph"/>
        <w:numPr>
          <w:ilvl w:val="0"/>
          <w:numId w:val="11"/>
        </w:numPr>
        <w:rPr>
          <w:del w:author="Shin Feng WONG" w:date="2026-06-04T10:42:00Z" w16du:dateUtc="2026-06-04T02:42:00Z" w:id="343"/>
        </w:rPr>
      </w:pPr>
      <w:del w:author="Shin Feng WONG" w:date="2026-06-04T10:42:00Z" w16du:dateUtc="2026-06-04T02:42:00Z" w:id="344">
        <w:r w:rsidRPr="00323C34" w:rsidDel="004060E9">
          <w:delText xml:space="preserve">Line-item detail, record views, and case editing are handled entirely </w:delText>
        </w:r>
        <w:commentRangeStart w:id="345"/>
        <w:r w:rsidRPr="00323C34" w:rsidDel="004060E9">
          <w:delText>within the CMS</w:delText>
        </w:r>
        <w:commentRangeEnd w:id="345"/>
        <w:r w:rsidRPr="00323C34" w:rsidDel="004060E9" w:rsidR="00987177">
          <w:rPr>
            <w:rStyle w:val="CommentReference"/>
            <w:rFonts w:hint="eastAsia"/>
            <w:sz w:val="22"/>
            <w:szCs w:val="24"/>
          </w:rPr>
          <w:commentReference w:id="345"/>
        </w:r>
        <w:r w:rsidRPr="00323C34" w:rsidDel="004060E9" w:rsidR="00D72346">
          <w:rPr>
            <w:rFonts w:hint="eastAsia"/>
          </w:rPr>
          <w:delText xml:space="preserve"> and not replicated in the UCS</w:delText>
        </w:r>
        <w:r w:rsidRPr="00323C34" w:rsidDel="004060E9">
          <w:delText>.</w:delText>
        </w:r>
      </w:del>
    </w:p>
    <w:p w:rsidR="004060E9" w:rsidP="004060E9" w:rsidRDefault="00DF07DF" w14:paraId="3071EE7B" w14:textId="477E3F51">
      <w:pPr>
        <w:pStyle w:val="Heading3"/>
        <w:rPr>
          <w:ins w:author="Shin Feng WONG" w:date="2026-06-04T10:42:00Z" w16du:dateUtc="2026-06-04T02:42:00Z" w:id="346"/>
        </w:rPr>
      </w:pPr>
      <w:bookmarkStart w:name="_Toc231625380" w:id="347"/>
      <w:r w:rsidRPr="00323C34">
        <w:rPr>
          <w:rFonts w:hint="eastAsia"/>
        </w:rPr>
        <w:t>Navigation from UCS to CMS</w:t>
      </w:r>
      <w:bookmarkEnd w:id="347"/>
      <w:ins w:author="Shin Feng WONG" w:date="2026-06-04T10:34:00Z" w16du:dateUtc="2026-06-04T02:34:00Z" w:id="348">
        <w:r w:rsidR="00044C2F">
          <w:t xml:space="preserve"> </w:t>
        </w:r>
      </w:ins>
    </w:p>
    <w:p w:rsidRPr="004060E9" w:rsidR="004060E9" w:rsidP="002E1FD1" w:rsidRDefault="001C4936" w14:paraId="00347262" w14:textId="4E071B2B">
      <w:ins w:author="Shin Feng WONG" w:date="2026-06-04T10:42:00Z" w16du:dateUtc="2026-06-04T02:42:00Z" w:id="349">
        <w:r>
          <w:t>The UCS and CMS are complementary interfa</w:t>
        </w:r>
      </w:ins>
      <w:ins w:author="Shin Feng WONG" w:date="2026-06-04T10:43:00Z" w16du:dateUtc="2026-06-04T02:43:00Z" w:id="350">
        <w:r>
          <w:t>ces. CMS functions that are frequently used or operationally time-critical are surfaces as embedded panels or inline actions within the UCS</w:t>
        </w:r>
        <w:r w:rsidR="00E23699">
          <w:t>. All remaining CMS functions are accessible from the UCS via direct navigation.</w:t>
        </w:r>
      </w:ins>
    </w:p>
    <w:p w:rsidRPr="00323C34" w:rsidR="00DF07DF" w:rsidP="0011681F" w:rsidRDefault="00DF07DF" w14:paraId="33E719D0" w14:textId="449AE5C1">
      <w:pPr>
        <w:pStyle w:val="ListParagraph"/>
        <w:numPr>
          <w:ilvl w:val="0"/>
          <w:numId w:val="8"/>
        </w:numPr>
      </w:pPr>
      <w:commentRangeStart w:id="351"/>
      <w:r w:rsidRPr="00323C34">
        <w:t>Where a function is not available as an embedded UCS action, selecting a live metric, summary item, or record reference in the UCS shall direct the user to the corresponding CMS module page.</w:t>
      </w:r>
      <w:commentRangeEnd w:id="351"/>
      <w:r w:rsidRPr="00323C34" w:rsidR="00987177">
        <w:rPr>
          <w:rStyle w:val="CommentReference"/>
          <w:sz w:val="22"/>
          <w:szCs w:val="24"/>
        </w:rPr>
        <w:commentReference w:id="351"/>
      </w:r>
    </w:p>
    <w:p w:rsidR="00DF07DF" w:rsidP="0011681F" w:rsidRDefault="00DF07DF" w14:paraId="6A5D0A6D" w14:textId="035011FE">
      <w:pPr>
        <w:pStyle w:val="ListParagraph"/>
        <w:numPr>
          <w:ilvl w:val="0"/>
          <w:numId w:val="8"/>
        </w:numPr>
        <w:rPr>
          <w:ins w:author="Shin Feng WONG" w:date="2026-06-03T13:04:00Z" w16du:dateUtc="2026-06-03T05:04:00Z" w:id="352"/>
        </w:rPr>
      </w:pPr>
      <w:r w:rsidRPr="00323C34">
        <w:t>Line-item detail, full record editing, case management, and reporting functions are handled within the CMS and are not replicated in the UCS.</w:t>
      </w:r>
    </w:p>
    <w:p w:rsidRPr="00323C34" w:rsidR="00713B70" w:rsidP="0011681F" w:rsidRDefault="00713B70" w14:paraId="7B3F42B2" w14:textId="3B9DBFAC">
      <w:pPr>
        <w:pStyle w:val="ListParagraph"/>
        <w:numPr>
          <w:ilvl w:val="0"/>
          <w:numId w:val="8"/>
        </w:numPr>
      </w:pPr>
      <w:ins w:author="Shin Feng WONG" w:date="2026-06-03T13:04:00Z" w16du:dateUtc="2026-06-03T05:04:00Z" w:id="353">
        <w:r>
          <w:t>The presentation of CMS data within the UCS, including widget layout, record list</w:t>
        </w:r>
      </w:ins>
      <w:ins w:author="Shin Feng WONG" w:date="2026-06-03T13:07:00Z" w16du:dateUtc="2026-06-03T05:07:00Z" w:id="354">
        <w:r>
          <w:t xml:space="preserve"> columns, display depth and filtering options will be defined in the UCS functional requirements document. A UCS record widget may surface a live list of active records with key fields, such</w:t>
        </w:r>
      </w:ins>
      <w:ins w:author="Shin Feng WONG" w:date="2026-06-03T13:08:00Z" w16du:dateUtc="2026-06-03T05:08:00Z" w:id="355">
        <w:r>
          <w:t xml:space="preserve"> as record ID, status, type and </w:t>
        </w:r>
      </w:ins>
      <w:ins w:author="Shin Feng WONG" w:date="2026-06-03T13:09:00Z" w16du:dateUtc="2026-06-03T05:09:00Z" w:id="356">
        <w:r>
          <w:t>created at</w:t>
        </w:r>
      </w:ins>
      <w:ins w:author="Shin Feng WONG" w:date="2026-06-03T13:08:00Z" w16du:dateUtc="2026-06-03T05:08:00Z" w:id="357">
        <w:r>
          <w:t>, alongside inline quick actions, for embedded operations.</w:t>
        </w:r>
      </w:ins>
    </w:p>
    <w:p w:rsidRPr="00323C34" w:rsidR="00A13D35" w:rsidP="004D6331" w:rsidRDefault="00A13D35" w14:paraId="176AF34C" w14:textId="5677AE04">
      <w:pPr>
        <w:pStyle w:val="Heading3"/>
      </w:pPr>
      <w:bookmarkStart w:name="_Toc231625381" w:id="358"/>
      <w:r w:rsidRPr="00323C34">
        <w:rPr>
          <w:rFonts w:hint="eastAsia"/>
        </w:rPr>
        <w:t>Incident Creation from UCS</w:t>
      </w:r>
      <w:bookmarkEnd w:id="358"/>
    </w:p>
    <w:p w:rsidRPr="00323C34" w:rsidR="00CE24C2" w:rsidP="0011681F" w:rsidRDefault="00CE24C2" w14:paraId="7BC7FB94" w14:textId="77777777">
      <w:pPr>
        <w:pStyle w:val="ListParagraph"/>
        <w:numPr>
          <w:ilvl w:val="0"/>
          <w:numId w:val="9"/>
        </w:numPr>
      </w:pPr>
      <w:r w:rsidRPr="00323C34">
        <w:t>A Controller shall be able to initiate a new Incident record directly from the UCS without navigating to the CMS.</w:t>
      </w:r>
    </w:p>
    <w:p w:rsidRPr="00323C34" w:rsidR="00CE24C2" w:rsidP="0011681F" w:rsidRDefault="00CE24C2" w14:paraId="283846E4" w14:textId="77777777">
      <w:pPr>
        <w:pStyle w:val="ListParagraph"/>
        <w:numPr>
          <w:ilvl w:val="0"/>
          <w:numId w:val="9"/>
        </w:numPr>
      </w:pPr>
      <w:r w:rsidRPr="00323C34">
        <w:t>Incident creation from the UCS shall be available as an inline action, for example in response to a Video Analytics alert, a system-generated prompt, or a patrol report received in the UCS.</w:t>
      </w:r>
    </w:p>
    <w:p w:rsidRPr="00323C34" w:rsidR="00CE24C2" w:rsidP="0011681F" w:rsidRDefault="00CE24C2" w14:paraId="408F0893" w14:textId="77777777">
      <w:pPr>
        <w:pStyle w:val="ListParagraph"/>
        <w:numPr>
          <w:ilvl w:val="0"/>
          <w:numId w:val="9"/>
        </w:numPr>
      </w:pPr>
      <w:r w:rsidRPr="00323C34">
        <w:t>The Incident record shall be created and stored in the CMS. The UCS surfaces the creation interface only; it does not own the record.</w:t>
      </w:r>
    </w:p>
    <w:p w:rsidRPr="00323C34" w:rsidR="00CE24C2" w:rsidP="0011681F" w:rsidRDefault="00CE24C2" w14:paraId="6CAA59E0" w14:textId="77777777">
      <w:pPr>
        <w:pStyle w:val="ListParagraph"/>
        <w:numPr>
          <w:ilvl w:val="0"/>
          <w:numId w:val="9"/>
        </w:numPr>
      </w:pPr>
      <w:r w:rsidRPr="00323C34">
        <w:t>Where a Video Analytics alert or system prompt is used as the trigger, the relevant alert reference shall be pre-populated into the Incident record where applicable.</w:t>
      </w:r>
    </w:p>
    <w:p w:rsidRPr="00323C34" w:rsidR="00A13D35" w:rsidP="0011681F" w:rsidRDefault="00CE24C2" w14:paraId="425C5E13" w14:textId="07E7EE10">
      <w:pPr>
        <w:pStyle w:val="ListParagraph"/>
        <w:numPr>
          <w:ilvl w:val="0"/>
          <w:numId w:val="9"/>
        </w:numPr>
      </w:pPr>
      <w:r w:rsidRPr="00323C34">
        <w:t>Upon successful creation, the Controller shall be able to continue monitoring the UCS or navigate directly to the full Incident record in the CMS.</w:t>
      </w:r>
    </w:p>
    <w:p w:rsidRPr="00323C34" w:rsidR="00966F5F" w:rsidP="001A55CA" w:rsidRDefault="00966F5F" w14:paraId="1B407CDD" w14:textId="0FC553C5">
      <w:pPr>
        <w:rPr>
          <w:bCs/>
          <w:sz w:val="32"/>
        </w:rPr>
      </w:pPr>
      <w:r w:rsidRPr="00323C34">
        <w:br w:type="page"/>
      </w:r>
    </w:p>
    <w:p w:rsidRPr="00323C34" w:rsidR="00BA6C34" w:rsidP="0067654C" w:rsidRDefault="00AF11BC" w14:paraId="575B1995" w14:textId="6B7364EB">
      <w:pPr>
        <w:pStyle w:val="Heading1"/>
        <w:pBdr>
          <w:bottom w:val="single" w:color="auto" w:sz="4" w:space="1"/>
        </w:pBdr>
      </w:pPr>
      <w:bookmarkStart w:name="_Toc231625382" w:id="359"/>
      <w:r w:rsidRPr="00323C34">
        <w:rPr>
          <w:rFonts w:hint="eastAsia"/>
        </w:rPr>
        <w:t>User Roles and Permissions</w:t>
      </w:r>
      <w:bookmarkEnd w:id="359"/>
    </w:p>
    <w:p w:rsidRPr="00323C34" w:rsidR="00296F8F" w:rsidP="006C258F" w:rsidRDefault="00AF11BC" w14:paraId="7BA680F1" w14:textId="19B0F82D">
      <w:pPr>
        <w:pStyle w:val="Heading2"/>
      </w:pPr>
      <w:bookmarkStart w:name="_Toc231625383" w:id="360"/>
      <w:r w:rsidRPr="00323C34">
        <w:rPr>
          <w:rFonts w:hint="eastAsia"/>
        </w:rPr>
        <w:t>System Level Role Definitions</w:t>
      </w:r>
      <w:bookmarkEnd w:id="360"/>
    </w:p>
    <w:p w:rsidRPr="00323C34" w:rsidR="00D24409" w:rsidP="00AF11BC" w:rsidRDefault="00AF11BC" w14:paraId="4ADF7CE8" w14:textId="1B7661E2">
      <w:r w:rsidRPr="00323C34">
        <w:t xml:space="preserve">The CMS defines the following system-level roles. A </w:t>
      </w:r>
      <w:commentRangeStart w:id="361"/>
      <w:commentRangeStart w:id="362"/>
      <w:r w:rsidRPr="00323C34">
        <w:t>user's</w:t>
      </w:r>
      <w:commentRangeEnd w:id="361"/>
      <w:r w:rsidRPr="00323C34" w:rsidR="00E1021D">
        <w:rPr>
          <w:rStyle w:val="CommentReference"/>
          <w:sz w:val="22"/>
          <w:szCs w:val="24"/>
        </w:rPr>
        <w:commentReference w:id="361"/>
      </w:r>
      <w:commentRangeEnd w:id="362"/>
      <w:r>
        <w:rPr>
          <w:rStyle w:val="CommentReference"/>
        </w:rPr>
        <w:commentReference w:id="362"/>
      </w:r>
      <w:r w:rsidRPr="00323C34">
        <w:t xml:space="preserve"> assigned role determines their permitted actions across all modules and records within the system.</w:t>
      </w:r>
    </w:p>
    <w:tbl>
      <w:tblPr>
        <w:tblStyle w:val="TableGrid"/>
        <w:tblW w:w="0" w:type="auto"/>
        <w:tblLook w:val="04A0" w:firstRow="1" w:lastRow="0" w:firstColumn="1" w:lastColumn="0" w:noHBand="0" w:noVBand="1"/>
      </w:tblPr>
      <w:tblGrid>
        <w:gridCol w:w="1865"/>
        <w:gridCol w:w="4332"/>
        <w:gridCol w:w="2819"/>
      </w:tblGrid>
      <w:tr w:rsidRPr="00323C34" w:rsidR="00607D2E" w:rsidTr="57441F08" w14:paraId="7091CDC2" w14:textId="77777777">
        <w:trPr>
          <w:cantSplit/>
          <w:tblHeader/>
        </w:trPr>
        <w:tc>
          <w:tcPr>
            <w:tcW w:w="0" w:type="auto"/>
            <w:shd w:val="clear" w:color="auto" w:fill="0070C0"/>
            <w:hideMark/>
          </w:tcPr>
          <w:p w:rsidRPr="00323C34" w:rsidR="000E29BC" w:rsidP="000E29BC" w:rsidRDefault="000E29BC" w14:paraId="1AFB452E" w14:textId="77777777">
            <w:pPr>
              <w:spacing w:after="160"/>
              <w:rPr>
                <w:b/>
                <w:bCs/>
                <w:color w:val="FFFFFF" w:themeColor="background1"/>
              </w:rPr>
            </w:pPr>
            <w:r w:rsidRPr="00323C34">
              <w:rPr>
                <w:b/>
                <w:bCs/>
                <w:color w:val="FFFFFF" w:themeColor="background1"/>
              </w:rPr>
              <w:t>Role</w:t>
            </w:r>
          </w:p>
        </w:tc>
        <w:tc>
          <w:tcPr>
            <w:tcW w:w="0" w:type="auto"/>
            <w:shd w:val="clear" w:color="auto" w:fill="0070C0"/>
            <w:hideMark/>
          </w:tcPr>
          <w:p w:rsidRPr="00323C34" w:rsidR="000E29BC" w:rsidP="000E29BC" w:rsidRDefault="000E29BC" w14:paraId="3499A391" w14:textId="77777777">
            <w:pPr>
              <w:spacing w:after="160"/>
              <w:rPr>
                <w:b/>
                <w:bCs/>
                <w:color w:val="FFFFFF" w:themeColor="background1"/>
              </w:rPr>
            </w:pPr>
            <w:r w:rsidRPr="00323C34">
              <w:rPr>
                <w:b/>
                <w:bCs/>
                <w:color w:val="FFFFFF" w:themeColor="background1"/>
              </w:rPr>
              <w:t>Description</w:t>
            </w:r>
          </w:p>
        </w:tc>
        <w:tc>
          <w:tcPr>
            <w:tcW w:w="0" w:type="auto"/>
            <w:shd w:val="clear" w:color="auto" w:fill="0070C0"/>
            <w:hideMark/>
          </w:tcPr>
          <w:p w:rsidRPr="00323C34" w:rsidR="000E29BC" w:rsidP="000E29BC" w:rsidRDefault="000E29BC" w14:paraId="0524D1D0" w14:textId="77777777">
            <w:pPr>
              <w:spacing w:after="160"/>
              <w:rPr>
                <w:b/>
                <w:bCs/>
                <w:color w:val="FFFFFF" w:themeColor="background1"/>
              </w:rPr>
            </w:pPr>
            <w:r w:rsidRPr="00323C34">
              <w:rPr>
                <w:b/>
                <w:bCs/>
                <w:color w:val="FFFFFF" w:themeColor="background1"/>
              </w:rPr>
              <w:t>System Access</w:t>
            </w:r>
          </w:p>
        </w:tc>
      </w:tr>
      <w:tr w:rsidRPr="00323C34" w:rsidR="00607D2E" w:rsidTr="57441F08" w14:paraId="2D6DAC3E" w14:textId="77777777">
        <w:trPr>
          <w:cantSplit/>
        </w:trPr>
        <w:tc>
          <w:tcPr>
            <w:tcW w:w="0" w:type="auto"/>
            <w:hideMark/>
          </w:tcPr>
          <w:p w:rsidRPr="00323C34" w:rsidR="000E29BC" w:rsidP="000E29BC" w:rsidRDefault="000E29BC" w14:paraId="248F8A55" w14:textId="77777777">
            <w:pPr>
              <w:spacing w:after="160"/>
            </w:pPr>
            <w:r w:rsidRPr="00323C34">
              <w:t>System Administrator</w:t>
            </w:r>
          </w:p>
        </w:tc>
        <w:tc>
          <w:tcPr>
            <w:tcW w:w="0" w:type="auto"/>
            <w:hideMark/>
          </w:tcPr>
          <w:p w:rsidRPr="00323C34" w:rsidR="000E29BC" w:rsidP="000E29BC" w:rsidRDefault="00CC5C53" w14:paraId="31BAA649" w14:textId="0CA2C03C">
            <w:pPr>
              <w:spacing w:after="160"/>
            </w:pPr>
            <w:r w:rsidRPr="00323C34">
              <w:t>Super Admin a</w:t>
            </w:r>
            <w:r w:rsidRPr="00323C34" w:rsidR="000E29BC">
              <w:t>ccounts holding maximum administrative rights, responsible for user provisioning, role configuration, taxonomy management, and system-level settings</w:t>
            </w:r>
          </w:p>
        </w:tc>
        <w:tc>
          <w:tcPr>
            <w:tcW w:w="0" w:type="auto"/>
            <w:hideMark/>
          </w:tcPr>
          <w:p w:rsidRPr="00323C34" w:rsidR="000E29BC" w:rsidP="000E29BC" w:rsidRDefault="000E29BC" w14:paraId="608A1C54" w14:textId="77777777">
            <w:pPr>
              <w:spacing w:after="160"/>
            </w:pPr>
            <w:r w:rsidRPr="00323C34">
              <w:t>Full, including System Configuration</w:t>
            </w:r>
          </w:p>
        </w:tc>
      </w:tr>
      <w:tr w:rsidRPr="00323C34" w:rsidR="00607D2E" w:rsidTr="57441F08" w14:paraId="0ECBEC39" w14:textId="77777777">
        <w:trPr>
          <w:cantSplit/>
        </w:trPr>
        <w:tc>
          <w:tcPr>
            <w:tcW w:w="0" w:type="auto"/>
            <w:hideMark/>
          </w:tcPr>
          <w:p w:rsidRPr="00323C34" w:rsidR="000E29BC" w:rsidP="000E29BC" w:rsidRDefault="000E29BC" w14:paraId="63758550" w14:textId="77777777">
            <w:pPr>
              <w:spacing w:after="160"/>
            </w:pPr>
            <w:r w:rsidRPr="00323C34">
              <w:t>Duty Manager</w:t>
            </w:r>
          </w:p>
        </w:tc>
        <w:tc>
          <w:tcPr>
            <w:tcW w:w="0" w:type="auto"/>
            <w:hideMark/>
          </w:tcPr>
          <w:p w:rsidRPr="00323C34" w:rsidR="000E29BC" w:rsidP="000E29BC" w:rsidRDefault="000E29BC" w14:paraId="2E883025" w14:textId="77777777">
            <w:pPr>
              <w:spacing w:after="160"/>
            </w:pPr>
            <w:r w:rsidRPr="00323C34">
              <w:t>Senior operational authority on shift. Responsible for incident closure endorsement, escalation decisions, and endorsement of NOP applications</w:t>
            </w:r>
          </w:p>
        </w:tc>
        <w:tc>
          <w:tcPr>
            <w:tcW w:w="0" w:type="auto"/>
            <w:hideMark/>
          </w:tcPr>
          <w:p w:rsidRPr="00323C34" w:rsidR="000E29BC" w:rsidP="000E29BC" w:rsidRDefault="000E29BC" w14:paraId="39ABCC5D" w14:textId="77777777">
            <w:pPr>
              <w:spacing w:after="160"/>
            </w:pPr>
            <w:r w:rsidRPr="00323C34">
              <w:t>Full</w:t>
            </w:r>
          </w:p>
        </w:tc>
      </w:tr>
      <w:tr w:rsidRPr="00323C34" w:rsidR="00607D2E" w:rsidTr="57441F08" w14:paraId="09782ECC" w14:textId="77777777">
        <w:trPr>
          <w:cantSplit/>
        </w:trPr>
        <w:tc>
          <w:tcPr>
            <w:tcW w:w="0" w:type="auto"/>
            <w:hideMark/>
          </w:tcPr>
          <w:p w:rsidRPr="00323C34" w:rsidR="000E29BC" w:rsidP="000E29BC" w:rsidRDefault="000E29BC" w14:paraId="4031F16B" w14:textId="77777777">
            <w:pPr>
              <w:spacing w:after="160"/>
            </w:pPr>
            <w:r w:rsidRPr="00323C34">
              <w:t>Duty Officer</w:t>
            </w:r>
          </w:p>
        </w:tc>
        <w:tc>
          <w:tcPr>
            <w:tcW w:w="0" w:type="auto"/>
            <w:hideMark/>
          </w:tcPr>
          <w:p w:rsidRPr="00323C34" w:rsidR="000E29BC" w:rsidP="000E29BC" w:rsidRDefault="000E29BC" w14:paraId="57075DE0" w14:textId="77777777">
            <w:pPr>
              <w:spacing w:after="160"/>
            </w:pPr>
            <w:r w:rsidRPr="00323C34">
              <w:t>Senior officer on shift, supervising Controllers. Covers Duty Manager responsibilities during periods of absence under role elevation</w:t>
            </w:r>
          </w:p>
        </w:tc>
        <w:tc>
          <w:tcPr>
            <w:tcW w:w="0" w:type="auto"/>
            <w:hideMark/>
          </w:tcPr>
          <w:p w:rsidRPr="00323C34" w:rsidR="000E29BC" w:rsidP="000E29BC" w:rsidRDefault="000E29BC" w14:paraId="50A94991" w14:textId="40175293">
            <w:pPr>
              <w:spacing w:after="160"/>
            </w:pPr>
            <w:r w:rsidRPr="00323C34">
              <w:t>Full</w:t>
            </w:r>
          </w:p>
        </w:tc>
      </w:tr>
      <w:tr w:rsidRPr="00323C34" w:rsidR="00607D2E" w:rsidTr="57441F08" w14:paraId="5A942C42" w14:textId="77777777">
        <w:trPr>
          <w:cantSplit/>
        </w:trPr>
        <w:tc>
          <w:tcPr>
            <w:tcW w:w="0" w:type="auto"/>
            <w:hideMark/>
          </w:tcPr>
          <w:p w:rsidRPr="00323C34" w:rsidR="000E29BC" w:rsidP="000E29BC" w:rsidRDefault="000E29BC" w14:paraId="62A809E5" w14:textId="77777777">
            <w:pPr>
              <w:spacing w:after="160"/>
            </w:pPr>
            <w:r w:rsidRPr="00323C34">
              <w:t>Controller</w:t>
            </w:r>
          </w:p>
        </w:tc>
        <w:tc>
          <w:tcPr>
            <w:tcW w:w="0" w:type="auto"/>
            <w:hideMark/>
          </w:tcPr>
          <w:p w:rsidRPr="00323C34" w:rsidR="000E29BC" w:rsidP="000E29BC" w:rsidRDefault="000E29BC" w14:paraId="63908276" w14:textId="634E9EFC">
            <w:pPr>
              <w:spacing w:after="160"/>
            </w:pPr>
            <w:r w:rsidRPr="00323C34">
              <w:t xml:space="preserve">Primary </w:t>
            </w:r>
            <w:r w:rsidRPr="00323C34" w:rsidR="00814C20">
              <w:rPr>
                <w:rFonts w:hint="eastAsia"/>
              </w:rPr>
              <w:t>IOH</w:t>
            </w:r>
            <w:r w:rsidRPr="00323C34">
              <w:t xml:space="preserve"> operator. Creates and manages incident and fault records, assigns Responders, routes tasks, and manages cases through to closure submission</w:t>
            </w:r>
          </w:p>
        </w:tc>
        <w:tc>
          <w:tcPr>
            <w:tcW w:w="0" w:type="auto"/>
            <w:hideMark/>
          </w:tcPr>
          <w:p w:rsidRPr="00323C34" w:rsidR="000E29BC" w:rsidP="000E29BC" w:rsidRDefault="000E29BC" w14:paraId="39E9D4C4" w14:textId="452C7FA5">
            <w:pPr>
              <w:spacing w:after="160"/>
            </w:pPr>
            <w:r w:rsidRPr="00323C34">
              <w:t>Full access to case modules</w:t>
            </w:r>
            <w:r w:rsidRPr="00323C34" w:rsidR="00634899">
              <w:rPr>
                <w:rFonts w:hint="eastAsia"/>
              </w:rPr>
              <w:t xml:space="preserve">, but </w:t>
            </w:r>
            <w:r w:rsidRPr="00323C34">
              <w:t>cannot independently close incidents</w:t>
            </w:r>
          </w:p>
        </w:tc>
      </w:tr>
      <w:tr w:rsidRPr="00323C34" w:rsidR="00607D2E" w:rsidTr="57441F08" w14:paraId="1A0D2A87" w14:textId="77777777">
        <w:trPr>
          <w:cantSplit/>
        </w:trPr>
        <w:tc>
          <w:tcPr>
            <w:tcW w:w="0" w:type="auto"/>
            <w:hideMark/>
          </w:tcPr>
          <w:p w:rsidRPr="00323C34" w:rsidR="000E29BC" w:rsidP="000E29BC" w:rsidRDefault="000E29BC" w14:paraId="0172BDA4" w14:textId="71555469">
            <w:pPr>
              <w:spacing w:after="160"/>
            </w:pPr>
            <w:r w:rsidRPr="00323C34">
              <w:t>Responder</w:t>
            </w:r>
            <w:r w:rsidRPr="00323C34" w:rsidR="00DB7178">
              <w:rPr>
                <w:rFonts w:hint="eastAsia"/>
              </w:rPr>
              <w:t xml:space="preserve"> </w:t>
            </w:r>
            <w:del w:author="Shin Feng WONG" w:date="2026-06-03T15:25:00Z" w16du:dateUtc="2026-06-03T07:25:00Z" w:id="363">
              <w:r w:rsidRPr="00323C34" w:rsidDel="0080067C" w:rsidR="00DB7178">
                <w:rPr>
                  <w:rFonts w:hint="eastAsia"/>
                </w:rPr>
                <w:delText>(Ranger)</w:delText>
              </w:r>
            </w:del>
          </w:p>
        </w:tc>
        <w:tc>
          <w:tcPr>
            <w:tcW w:w="0" w:type="auto"/>
            <w:hideMark/>
          </w:tcPr>
          <w:p w:rsidR="000E29BC" w:rsidP="000E29BC" w:rsidRDefault="000E29BC" w14:paraId="39C6E2F3" w14:textId="77777777">
            <w:pPr>
              <w:spacing w:after="160"/>
              <w:rPr>
                <w:ins w:author="Shin Feng WONG" w:date="2026-06-03T16:09:00Z" w16du:dateUtc="2026-06-03T08:09:00Z" w:id="364"/>
              </w:rPr>
            </w:pPr>
            <w:r w:rsidRPr="00323C34">
              <w:t>Field personnel assigned by a Controller to respond to an incident or task. Logs field activities and updates response status milestones within assigned records only</w:t>
            </w:r>
          </w:p>
          <w:p w:rsidRPr="00323C34" w:rsidR="00AF55F0" w:rsidP="000E29BC" w:rsidRDefault="00AF55F0" w14:paraId="29E1F201" w14:textId="23DD6F14">
            <w:pPr>
              <w:spacing w:after="160"/>
            </w:pPr>
            <w:ins w:author="Shin Feng WONG" w:date="2026-06-03T16:09:00Z" w16du:dateUtc="2026-06-03T08:09:00Z" w:id="365">
              <w:r w:rsidRPr="00AF55F0">
                <w:t>Assigning a Responder is optional. A Controller may complete and submit a record without one.</w:t>
              </w:r>
            </w:ins>
          </w:p>
        </w:tc>
        <w:tc>
          <w:tcPr>
            <w:tcW w:w="0" w:type="auto"/>
            <w:hideMark/>
          </w:tcPr>
          <w:p w:rsidRPr="00323C34" w:rsidR="000E29BC" w:rsidP="000E29BC" w:rsidRDefault="000E29BC" w14:paraId="5C0DD765" w14:textId="77777777">
            <w:pPr>
              <w:spacing w:after="160"/>
            </w:pPr>
            <w:r w:rsidRPr="00323C34">
              <w:t>Limited to assigned incident and task record segments</w:t>
            </w:r>
          </w:p>
        </w:tc>
      </w:tr>
      <w:tr w:rsidRPr="00323C34" w:rsidR="00607D2E" w:rsidTr="57441F08" w14:paraId="7067A8DE" w14:textId="77777777">
        <w:trPr>
          <w:cantSplit/>
        </w:trPr>
        <w:tc>
          <w:tcPr>
            <w:tcW w:w="0" w:type="auto"/>
            <w:hideMark/>
          </w:tcPr>
          <w:p w:rsidRPr="00323C34" w:rsidR="000E29BC" w:rsidP="000E29BC" w:rsidRDefault="000E29BC" w14:paraId="06253D56" w14:textId="77777777">
            <w:pPr>
              <w:spacing w:after="160"/>
            </w:pPr>
            <w:r w:rsidRPr="00323C34">
              <w:t>Stakeholder</w:t>
            </w:r>
          </w:p>
        </w:tc>
        <w:tc>
          <w:tcPr>
            <w:tcW w:w="0" w:type="auto"/>
            <w:hideMark/>
          </w:tcPr>
          <w:p w:rsidRPr="00323C34" w:rsidR="000E29BC" w:rsidP="000E29BC" w:rsidRDefault="000E29BC" w14:paraId="5DAEB9DF" w14:textId="77777777">
            <w:pPr>
              <w:spacing w:after="160"/>
            </w:pPr>
            <w:r>
              <w:t>SDC internal staff with read access to incident records relevant to their department or operational zone</w:t>
            </w:r>
          </w:p>
        </w:tc>
        <w:tc>
          <w:tcPr>
            <w:tcW w:w="0" w:type="auto"/>
            <w:hideMark/>
          </w:tcPr>
          <w:p w:rsidRPr="00323C34" w:rsidR="000E29BC" w:rsidP="000E29BC" w:rsidRDefault="000E29BC" w14:paraId="131D919B" w14:textId="0EEDE7D8">
            <w:pPr>
              <w:spacing w:after="160"/>
            </w:pPr>
            <w:r w:rsidRPr="00323C34">
              <w:t>View-only</w:t>
            </w:r>
            <w:ins w:author="Shin Feng WONG" w:date="2026-06-05T21:03:00Z" w16du:dateUtc="2026-06-05T13:03:00Z" w:id="366">
              <w:r w:rsidR="000E75CD">
                <w:t xml:space="preserve"> for CMS Incident records under their purview</w:t>
              </w:r>
            </w:ins>
          </w:p>
        </w:tc>
      </w:tr>
      <w:tr w:rsidRPr="00323C34" w:rsidR="00607D2E" w:rsidTr="57441F08" w14:paraId="647B8919" w14:textId="77777777">
        <w:trPr>
          <w:cantSplit/>
        </w:trPr>
        <w:tc>
          <w:tcPr>
            <w:tcW w:w="0" w:type="auto"/>
            <w:hideMark/>
          </w:tcPr>
          <w:p w:rsidRPr="00323C34" w:rsidR="000E29BC" w:rsidP="000E29BC" w:rsidRDefault="000E29BC" w14:paraId="53C64A61" w14:textId="77777777">
            <w:pPr>
              <w:spacing w:after="160"/>
            </w:pPr>
            <w:r w:rsidRPr="00323C34">
              <w:t>Broadcast Recipient</w:t>
            </w:r>
          </w:p>
        </w:tc>
        <w:tc>
          <w:tcPr>
            <w:tcW w:w="0" w:type="auto"/>
            <w:hideMark/>
          </w:tcPr>
          <w:p w:rsidRPr="00323C34" w:rsidR="000E29BC" w:rsidP="000E29BC" w:rsidRDefault="000E29BC" w14:paraId="79203D48" w14:textId="77777777">
            <w:pPr>
              <w:spacing w:after="160"/>
            </w:pPr>
            <w:r w:rsidRPr="00323C34">
              <w:t>SDC staff or external stakeholders receiving incident broadcast notifications. No case creation or editing capability</w:t>
            </w:r>
          </w:p>
        </w:tc>
        <w:tc>
          <w:tcPr>
            <w:tcW w:w="0" w:type="auto"/>
            <w:hideMark/>
          </w:tcPr>
          <w:p w:rsidRPr="00323C34" w:rsidR="000E29BC" w:rsidP="000E29BC" w:rsidRDefault="000E29BC" w14:paraId="64DBEF63" w14:textId="62326F72">
            <w:pPr>
              <w:spacing w:after="160"/>
            </w:pPr>
            <w:r w:rsidRPr="00323C34">
              <w:t>Broadcast receipt only</w:t>
            </w:r>
            <w:del w:author="Shin Feng WONG" w:date="2026-06-03T13:58:00Z" w16du:dateUtc="2026-06-03T05:58:00Z" w:id="367">
              <w:r w:rsidRPr="00323C34" w:rsidDel="003C0249" w:rsidR="00634899">
                <w:rPr>
                  <w:rFonts w:hint="eastAsia"/>
                </w:rPr>
                <w:delText>,</w:delText>
              </w:r>
              <w:r w:rsidRPr="00323C34" w:rsidDel="003C0249">
                <w:delText xml:space="preserve"> full CMS account may not be required</w:delText>
              </w:r>
            </w:del>
          </w:p>
        </w:tc>
      </w:tr>
      <w:tr w:rsidRPr="00323C34" w:rsidR="00607D2E" w:rsidTr="57441F08" w14:paraId="185485BF" w14:textId="77777777">
        <w:trPr>
          <w:cantSplit/>
        </w:trPr>
        <w:tc>
          <w:tcPr>
            <w:tcW w:w="0" w:type="auto"/>
            <w:hideMark/>
          </w:tcPr>
          <w:p w:rsidRPr="00323C34" w:rsidR="000E29BC" w:rsidP="000E29BC" w:rsidRDefault="000E29BC" w14:paraId="72475FA4" w14:textId="67EE1F87">
            <w:pPr>
              <w:spacing w:after="160"/>
            </w:pPr>
            <w:commentRangeStart w:id="368"/>
            <w:r w:rsidRPr="00323C34">
              <w:t>Zone Manager</w:t>
            </w:r>
            <w:ins w:author="Shin Feng WONG" w:date="2026-06-04T14:41:00Z" w16du:dateUtc="2026-06-04T06:41:00Z" w:id="369">
              <w:r w:rsidR="00C477C1">
                <w:t xml:space="preserve"> / </w:t>
              </w:r>
            </w:ins>
            <w:ins w:author="Shin Feng WONG" w:date="2026-06-04T14:42:00Z" w16du:dateUtc="2026-06-04T06:42:00Z" w:id="370">
              <w:r w:rsidR="00CC49EF">
                <w:t>Contract Manager (Non-IFM)</w:t>
              </w:r>
            </w:ins>
          </w:p>
        </w:tc>
        <w:tc>
          <w:tcPr>
            <w:tcW w:w="0" w:type="auto"/>
            <w:hideMark/>
          </w:tcPr>
          <w:p w:rsidR="000E29BC" w:rsidP="000E29BC" w:rsidRDefault="000E29BC" w14:paraId="1EE99015" w14:textId="77777777">
            <w:pPr>
              <w:spacing w:after="160"/>
              <w:rPr>
                <w:ins w:author="Shin Feng WONG" w:date="2026-06-03T14:02:00Z" w16du:dateUtc="2026-06-03T06:02:00Z" w:id="371"/>
              </w:rPr>
            </w:pPr>
            <w:del w:author="Shin Feng WONG" w:date="2026-06-03T14:02:00Z" w16du:dateUtc="2026-06-03T06:02:00Z" w:id="372">
              <w:r w:rsidRPr="00323C34" w:rsidDel="003C0249">
                <w:delText>Manages a designated island zone or precinct. May be assigned tasks by the Controller</w:delText>
              </w:r>
            </w:del>
          </w:p>
          <w:p w:rsidRPr="00323C34" w:rsidR="003C0249" w:rsidP="000E29BC" w:rsidRDefault="003C0249" w14:paraId="372D156F" w14:textId="5EAC32B8">
            <w:pPr>
              <w:spacing w:after="160"/>
            </w:pPr>
            <w:ins w:author="Shin Feng WONG" w:date="2026-06-03T14:02:00Z" w16du:dateUtc="2026-06-03T06:02:00Z" w:id="373">
              <w:r>
                <w:t xml:space="preserve">SDC staff responsible for systems </w:t>
              </w:r>
            </w:ins>
            <w:ins w:author="Shin Feng WONG" w:date="2026-06-03T14:03:00Z" w16du:dateUtc="2026-06-03T06:03:00Z" w:id="374">
              <w:r>
                <w:t xml:space="preserve">and assets </w:t>
              </w:r>
            </w:ins>
            <w:ins w:author="Shin Feng WONG" w:date="2026-06-03T14:02:00Z" w16du:dateUtc="2026-06-03T06:02:00Z" w:id="375">
              <w:r>
                <w:t>outside of IFM purview</w:t>
              </w:r>
            </w:ins>
          </w:p>
        </w:tc>
        <w:tc>
          <w:tcPr>
            <w:tcW w:w="0" w:type="auto"/>
            <w:hideMark/>
          </w:tcPr>
          <w:p w:rsidR="000E29BC" w:rsidP="003C0249" w:rsidRDefault="00924029" w14:paraId="4BE02729" w14:textId="7E9A0C2C">
            <w:pPr>
              <w:spacing w:after="160"/>
              <w:rPr>
                <w:ins w:author="Shin Feng WONG" w:date="2026-06-03T14:04:00Z" w16du:dateUtc="2026-06-03T06:04:00Z" w:id="376"/>
              </w:rPr>
            </w:pPr>
            <w:del w:author="Shin Feng WONG" w:date="2026-06-03T14:04:00Z" w16du:dateUtc="2026-06-03T06:04:00Z" w:id="377">
              <w:r w:rsidRPr="00323C34" w:rsidDel="003C0249">
                <w:delText>[</w:delText>
              </w:r>
              <w:r w:rsidRPr="00323C34" w:rsidDel="003C0249" w:rsidR="000E29BC">
                <w:delText>T</w:delText>
              </w:r>
              <w:r w:rsidRPr="00323C34" w:rsidDel="003C0249" w:rsidR="00F73AA5">
                <w:delText xml:space="preserve">BC </w:delText>
              </w:r>
              <w:r w:rsidRPr="00323C34" w:rsidDel="003C0249">
                <w:delText>–</w:delText>
              </w:r>
              <w:r w:rsidRPr="00323C34" w:rsidDel="003C0249" w:rsidR="00F73AA5">
                <w:delText xml:space="preserve"> </w:delText>
              </w:r>
              <w:r w:rsidRPr="00323C34" w:rsidDel="003C0249">
                <w:delText>System access for zone manager]</w:delText>
              </w:r>
              <w:commentRangeEnd w:id="368"/>
              <w:r w:rsidDel="003C0249" w:rsidR="007721D7">
                <w:rPr>
                  <w:rStyle w:val="CommentReference"/>
                  <w:sz w:val="22"/>
                  <w:szCs w:val="24"/>
                </w:rPr>
                <w:commentReference w:id="368"/>
              </w:r>
            </w:del>
          </w:p>
          <w:p w:rsidRPr="00323C34" w:rsidR="003C0249" w:rsidP="000E75CD" w:rsidRDefault="003C0249" w14:paraId="579C0ABB" w14:textId="337E8E7A">
            <w:pPr>
              <w:pStyle w:val="ListParagraph"/>
              <w:numPr>
                <w:ilvl w:val="0"/>
                <w:numId w:val="52"/>
              </w:numPr>
              <w:spacing w:after="160"/>
            </w:pPr>
            <w:ins w:author="Shin Feng WONG" w:date="2026-06-03T14:04:00Z" w16du:dateUtc="2026-06-03T06:04:00Z" w:id="378">
              <w:r>
                <w:t>Read-only access to incident records relevant to their assigned systems or assets</w:t>
              </w:r>
            </w:ins>
          </w:p>
        </w:tc>
      </w:tr>
      <w:tr w:rsidRPr="00323C34" w:rsidR="00607D2E" w:rsidTr="57441F08" w14:paraId="3D844B66" w14:textId="77777777">
        <w:trPr>
          <w:cantSplit/>
        </w:trPr>
        <w:tc>
          <w:tcPr>
            <w:tcW w:w="0" w:type="auto"/>
          </w:tcPr>
          <w:p w:rsidRPr="00323C34" w:rsidR="00CA034B" w:rsidP="000E29BC" w:rsidRDefault="00634899" w14:paraId="40139DC2" w14:textId="72A6437A">
            <w:r w:rsidRPr="00323C34">
              <w:t>Operational Resilience Analyst</w:t>
            </w:r>
          </w:p>
        </w:tc>
        <w:tc>
          <w:tcPr>
            <w:tcW w:w="0" w:type="auto"/>
          </w:tcPr>
          <w:p w:rsidRPr="00323C34" w:rsidR="00CA034B" w:rsidP="000E29BC" w:rsidRDefault="00634899" w14:paraId="4B97FB89" w14:textId="28267B8A">
            <w:r w:rsidRPr="00323C34">
              <w:rPr>
                <w:rFonts w:hint="eastAsia"/>
              </w:rPr>
              <w:t xml:space="preserve">Read </w:t>
            </w:r>
            <w:r w:rsidRPr="00323C34">
              <w:t xml:space="preserve">access to </w:t>
            </w:r>
            <w:commentRangeStart w:id="379"/>
            <w:commentRangeStart w:id="380"/>
            <w:del w:author="Shin Feng WONG" w:date="2026-06-03T14:06:00Z" w16du:dateUtc="2026-06-03T06:06:00Z" w:id="381">
              <w:r w:rsidRPr="00323C34" w:rsidDel="003C0249">
                <w:delText xml:space="preserve">closed </w:delText>
              </w:r>
            </w:del>
            <w:r w:rsidRPr="00323C34">
              <w:t>incident r</w:t>
            </w:r>
            <w:commentRangeEnd w:id="379"/>
            <w:r w:rsidRPr="00323C34" w:rsidR="007721D7">
              <w:rPr>
                <w:rStyle w:val="CommentReference"/>
                <w:sz w:val="22"/>
                <w:szCs w:val="24"/>
              </w:rPr>
              <w:commentReference w:id="379"/>
            </w:r>
            <w:commentRangeEnd w:id="380"/>
            <w:r>
              <w:rPr>
                <w:rStyle w:val="CommentReference"/>
              </w:rPr>
              <w:commentReference w:id="380"/>
            </w:r>
            <w:r w:rsidRPr="00323C34">
              <w:t>ecords for post-incident classification, tagging, and trend analysis. Does not create or edit operational records</w:t>
            </w:r>
          </w:p>
        </w:tc>
        <w:tc>
          <w:tcPr>
            <w:tcW w:w="0" w:type="auto"/>
          </w:tcPr>
          <w:p w:rsidRPr="00323C34" w:rsidR="00634899" w:rsidP="00634899" w:rsidRDefault="00634899" w14:paraId="62DAE3AE" w14:textId="77777777">
            <w:pPr>
              <w:pStyle w:val="ListBullet"/>
              <w:ind w:left="360"/>
            </w:pPr>
            <w:r w:rsidRPr="00323C34">
              <w:t>Read-only access to incident records</w:t>
            </w:r>
          </w:p>
          <w:p w:rsidRPr="00323C34" w:rsidR="00634899" w:rsidP="00634899" w:rsidRDefault="00634899" w14:paraId="1AC340C2" w14:textId="36C233C3">
            <w:pPr>
              <w:pStyle w:val="ListBullet"/>
              <w:ind w:left="360"/>
            </w:pPr>
            <w:r w:rsidRPr="00323C34">
              <w:rPr>
                <w:rFonts w:hint="eastAsia"/>
              </w:rPr>
              <w:t>I</w:t>
            </w:r>
            <w:r w:rsidRPr="00323C34">
              <w:t>ncident tagging and classification</w:t>
            </w:r>
          </w:p>
          <w:p w:rsidRPr="00323C34" w:rsidR="00CA034B" w:rsidP="00634899" w:rsidRDefault="00634899" w14:paraId="20998B5E" w14:textId="19650E12">
            <w:pPr>
              <w:pStyle w:val="ListBullet"/>
              <w:ind w:left="360"/>
            </w:pPr>
            <w:r w:rsidRPr="00323C34">
              <w:rPr>
                <w:rFonts w:hint="eastAsia"/>
              </w:rPr>
              <w:t>B</w:t>
            </w:r>
            <w:r w:rsidRPr="00323C34">
              <w:t>ulk data export in CSV format</w:t>
            </w:r>
          </w:p>
        </w:tc>
      </w:tr>
      <w:tr w:rsidRPr="00323C34" w:rsidR="00713B70" w:rsidTr="57441F08" w14:paraId="2D9B288A" w14:textId="77777777">
        <w:trPr>
          <w:cantSplit/>
          <w:ins w:author="Shin Feng WONG" w:date="2026-06-03T13:11:00Z" w:id="382"/>
        </w:trPr>
        <w:tc>
          <w:tcPr>
            <w:tcW w:w="0" w:type="auto"/>
          </w:tcPr>
          <w:p w:rsidRPr="00323C34" w:rsidR="00713B70" w:rsidP="000E29BC" w:rsidRDefault="00713B70" w14:paraId="2F4AB52F" w14:textId="5251EF32">
            <w:pPr>
              <w:rPr>
                <w:ins w:author="Shin Feng WONG" w:date="2026-06-03T13:11:00Z" w16du:dateUtc="2026-06-03T05:11:00Z" w:id="383"/>
              </w:rPr>
            </w:pPr>
            <w:ins w:author="Shin Feng WONG" w:date="2026-06-03T13:11:00Z" w16du:dateUtc="2026-06-03T05:11:00Z" w:id="384">
              <w:r>
                <w:t xml:space="preserve">Non-SDC </w:t>
              </w:r>
            </w:ins>
            <w:ins w:author="Shin Feng WONG" w:date="2026-06-03T13:14:00Z" w16du:dateUtc="2026-06-03T05:14:00Z" w:id="385">
              <w:r w:rsidR="00A01E95">
                <w:t>Term-Contractor</w:t>
              </w:r>
            </w:ins>
          </w:p>
        </w:tc>
        <w:tc>
          <w:tcPr>
            <w:tcW w:w="0" w:type="auto"/>
          </w:tcPr>
          <w:p w:rsidR="00A01E95" w:rsidP="00A01E95" w:rsidRDefault="00A01E95" w14:paraId="2370B233" w14:textId="1741949E">
            <w:pPr>
              <w:rPr>
                <w:ins w:author="Shin Feng WONG" w:date="2026-06-03T13:15:00Z" w16du:dateUtc="2026-06-03T05:15:00Z" w:id="386"/>
              </w:rPr>
            </w:pPr>
            <w:ins w:author="Shin Feng WONG" w:date="2026-06-03T13:15:00Z" w16du:dateUtc="2026-06-03T05:15:00Z" w:id="387">
              <w:r>
                <w:t>Island operators and term contractors with a regular operational presence on Sentosa Island, including bus operators (Strides, Tower Transit), facilities management contractors (IFM), and other SDC-engaged entities.</w:t>
              </w:r>
            </w:ins>
          </w:p>
          <w:p w:rsidRPr="00323C34" w:rsidR="00713B70" w:rsidP="00A01E95" w:rsidRDefault="00713B70" w14:paraId="6015A802" w14:textId="6F94EF31">
            <w:pPr>
              <w:rPr>
                <w:ins w:author="Shin Feng WONG" w:date="2026-06-03T13:11:00Z" w16du:dateUtc="2026-06-03T05:11:00Z" w:id="388"/>
              </w:rPr>
            </w:pPr>
          </w:p>
        </w:tc>
        <w:tc>
          <w:tcPr>
            <w:tcW w:w="0" w:type="auto"/>
          </w:tcPr>
          <w:p w:rsidR="00A01E95" w:rsidP="00A01E95" w:rsidRDefault="00A01E95" w14:paraId="7562630A" w14:textId="280B8C16">
            <w:pPr>
              <w:pStyle w:val="ListBullet"/>
              <w:ind w:left="360"/>
              <w:rPr>
                <w:ins w:author="Shin Feng WONG" w:date="2026-06-03T13:16:00Z" w16du:dateUtc="2026-06-03T05:16:00Z" w:id="389"/>
              </w:rPr>
            </w:pPr>
            <w:ins w:author="Shin Feng WONG" w:date="2026-06-03T13:15:00Z" w16du:dateUtc="2026-06-03T05:15:00Z" w:id="390">
              <w:r>
                <w:t>NOP module only</w:t>
              </w:r>
            </w:ins>
          </w:p>
          <w:p w:rsidR="003C0249" w:rsidP="00A01E95" w:rsidRDefault="003C0249" w14:paraId="61868404" w14:textId="77777777">
            <w:pPr>
              <w:pStyle w:val="ListBullet"/>
              <w:ind w:left="360"/>
              <w:rPr>
                <w:ins w:author="Shin Feng WONG" w:date="2026-06-03T14:05:00Z" w16du:dateUtc="2026-06-03T06:05:00Z" w:id="391"/>
              </w:rPr>
            </w:pPr>
            <w:ins w:author="Shin Feng WONG" w:date="2026-06-03T14:05:00Z" w16du:dateUtc="2026-06-03T06:05:00Z" w:id="392">
              <w:r>
                <w:t>No CMS access</w:t>
              </w:r>
            </w:ins>
          </w:p>
          <w:p w:rsidRPr="00323C34" w:rsidR="003C0249" w:rsidP="003C0249" w:rsidRDefault="00702B9D" w14:paraId="39DB500F" w14:textId="3D18BB84">
            <w:pPr>
              <w:pStyle w:val="ListBullet"/>
              <w:ind w:left="360"/>
              <w:rPr>
                <w:ins w:author="Shin Feng WONG" w:date="2026-06-03T13:11:00Z" w16du:dateUtc="2026-06-03T05:11:00Z" w:id="393"/>
              </w:rPr>
            </w:pPr>
            <w:ins w:author="Shin Feng WONG" w:date="2026-06-04T14:48:00Z" w16du:dateUtc="2026-06-04T06:48:00Z" w:id="394">
              <w:r>
                <w:t xml:space="preserve">NOP </w:t>
              </w:r>
            </w:ins>
            <w:ins w:author="Shin Feng WONG" w:date="2026-06-04T14:49:00Z" w16du:dateUtc="2026-06-04T06:49:00Z" w:id="395">
              <w:r>
                <w:t>a</w:t>
              </w:r>
            </w:ins>
            <w:ins w:author="Shin Feng WONG" w:date="2026-06-03T13:15:00Z" w16du:dateUtc="2026-06-03T05:15:00Z" w:id="396">
              <w:r w:rsidR="00A01E95">
                <w:t>pplication submission, document upload (MOS, RA, Workers List), and</w:t>
              </w:r>
            </w:ins>
            <w:ins w:author="Shin Feng WONG" w:date="2026-06-03T13:16:00Z" w16du:dateUtc="2026-06-03T05:16:00Z" w:id="397">
              <w:r w:rsidR="00A01E95">
                <w:t xml:space="preserve"> </w:t>
              </w:r>
            </w:ins>
            <w:ins w:author="Shin Feng WONG" w:date="2026-06-03T13:15:00Z" w16du:dateUtc="2026-06-03T05:15:00Z" w:id="398">
              <w:r w:rsidR="00A01E95">
                <w:t>application status tracking</w:t>
              </w:r>
            </w:ins>
          </w:p>
        </w:tc>
      </w:tr>
    </w:tbl>
    <w:p w:rsidRPr="00323C34" w:rsidR="00897A8F" w:rsidDel="00702B9D" w:rsidP="00897A8F" w:rsidRDefault="00F554DD" w14:paraId="288A8837" w14:textId="4127010E">
      <w:pPr>
        <w:rPr>
          <w:del w:author="Shin Feng WONG" w:date="2026-06-04T14:49:00Z" w16du:dateUtc="2026-06-04T06:49:00Z" w:id="399"/>
        </w:rPr>
      </w:pPr>
      <w:del w:author="Shin Feng WONG" w:date="2026-06-04T14:49:00Z" w16du:dateUtc="2026-06-04T06:49:00Z" w:id="400">
        <w:r w:rsidRPr="00F554DD" w:rsidDel="00702B9D">
          <w:rPr>
            <w:rFonts w:hint="eastAsia"/>
            <w:b/>
            <w:bCs/>
          </w:rPr>
          <w:delText>Note:</w:delText>
        </w:r>
        <w:r w:rsidDel="00702B9D">
          <w:rPr>
            <w:rFonts w:hint="eastAsia"/>
          </w:rPr>
          <w:delText xml:space="preserve"> System access for Zone Manager to be confirmed</w:delText>
        </w:r>
      </w:del>
    </w:p>
    <w:p w:rsidRPr="00323C34" w:rsidR="009019B6" w:rsidDel="00AF55F0" w:rsidP="006C258F" w:rsidRDefault="009019B6" w14:paraId="3ED1B1D5" w14:textId="011CBD4E">
      <w:pPr>
        <w:pStyle w:val="Heading2"/>
        <w:rPr>
          <w:del w:author="Shin Feng WONG" w:date="2026-06-03T16:09:00Z" w16du:dateUtc="2026-06-03T08:09:00Z" w:id="401"/>
        </w:rPr>
      </w:pPr>
      <w:bookmarkStart w:name="_Toc231618927" w:id="402"/>
      <w:bookmarkStart w:name="_Toc231619061" w:id="403"/>
      <w:bookmarkStart w:name="_Toc231624812" w:id="404"/>
      <w:bookmarkStart w:name="_Toc231625384" w:id="405"/>
      <w:del w:author="Shin Feng WONG" w:date="2026-06-03T16:09:00Z" w16du:dateUtc="2026-06-03T08:09:00Z" w:id="406">
        <w:r w:rsidRPr="00323C34" w:rsidDel="00AF55F0">
          <w:rPr>
            <w:rFonts w:hint="eastAsia"/>
          </w:rPr>
          <w:delText>Contextual Roles</w:delText>
        </w:r>
        <w:bookmarkEnd w:id="402"/>
        <w:bookmarkEnd w:id="403"/>
        <w:bookmarkEnd w:id="404"/>
        <w:bookmarkEnd w:id="405"/>
      </w:del>
    </w:p>
    <w:p w:rsidRPr="00323C34" w:rsidR="009019B6" w:rsidDel="00AF55F0" w:rsidP="009019B6" w:rsidRDefault="009019B6" w14:paraId="67A1888D" w14:textId="2B1881A5">
      <w:pPr>
        <w:rPr>
          <w:del w:author="Shin Feng WONG" w:date="2026-06-03T16:09:00Z" w16du:dateUtc="2026-06-03T08:09:00Z" w:id="407"/>
        </w:rPr>
      </w:pPr>
      <w:del w:author="Shin Feng WONG" w:date="2026-06-03T16:09:00Z" w16du:dateUtc="2026-06-03T08:09:00Z" w:id="408">
        <w:r w:rsidRPr="00323C34" w:rsidDel="00AF55F0">
          <w:delText>Two roles are contextual, meaning they are determined by a user's relationship to a specific record rather than assigned at system level.</w:delText>
        </w:r>
      </w:del>
    </w:p>
    <w:p w:rsidRPr="00323C34" w:rsidR="009019B6" w:rsidDel="00AF55F0" w:rsidP="000A6E47" w:rsidRDefault="009019B6" w14:paraId="6F2221B1" w14:textId="1B316C88">
      <w:pPr>
        <w:pStyle w:val="Heading3"/>
        <w:rPr>
          <w:del w:author="Shin Feng WONG" w:date="2026-06-03T16:09:00Z" w16du:dateUtc="2026-06-03T08:09:00Z" w:id="409"/>
        </w:rPr>
      </w:pPr>
      <w:bookmarkStart w:name="_Toc231618928" w:id="410"/>
      <w:bookmarkStart w:name="_Toc231619062" w:id="411"/>
      <w:bookmarkStart w:name="_Toc231624813" w:id="412"/>
      <w:bookmarkStart w:name="_Toc231625385" w:id="413"/>
      <w:del w:author="Shin Feng WONG" w:date="2026-06-03T16:09:00Z" w16du:dateUtc="2026-06-03T08:09:00Z" w:id="414">
        <w:r w:rsidRPr="00323C34" w:rsidDel="00AF55F0">
          <w:delText>Owner</w:delText>
        </w:r>
        <w:bookmarkEnd w:id="410"/>
        <w:bookmarkEnd w:id="411"/>
        <w:bookmarkEnd w:id="412"/>
        <w:bookmarkEnd w:id="413"/>
      </w:del>
    </w:p>
    <w:p w:rsidRPr="00323C34" w:rsidR="009019B6" w:rsidDel="00AF55F0" w:rsidP="009019B6" w:rsidRDefault="00521620" w14:paraId="3B006888" w14:textId="1CB73FA6">
      <w:pPr>
        <w:rPr>
          <w:del w:author="Shin Feng WONG" w:date="2026-06-03T16:09:00Z" w16du:dateUtc="2026-06-03T08:09:00Z" w:id="415"/>
        </w:rPr>
      </w:pPr>
      <w:del w:author="Shin Feng WONG" w:date="2026-06-03T16:09:00Z" w16du:dateUtc="2026-06-03T08:09:00Z" w:id="416">
        <w:r w:rsidRPr="00323C34" w:rsidDel="00AF55F0">
          <w:rPr>
            <w:rFonts w:hint="eastAsia"/>
          </w:rPr>
          <w:delText>U</w:delText>
        </w:r>
        <w:r w:rsidRPr="00323C34" w:rsidDel="00AF55F0" w:rsidR="009019B6">
          <w:delText xml:space="preserve">ser who creates an incident or task record, typically a Controller. </w:delText>
        </w:r>
        <w:commentRangeStart w:id="417"/>
        <w:r w:rsidRPr="00323C34" w:rsidDel="00AF55F0" w:rsidR="009019B6">
          <w:delText xml:space="preserve">Owner permissions </w:delText>
        </w:r>
        <w:commentRangeEnd w:id="417"/>
        <w:r w:rsidRPr="00323C34" w:rsidDel="00AF55F0" w:rsidR="00AF55F0">
          <w:rPr>
            <w:rStyle w:val="CommentReference"/>
            <w:sz w:val="22"/>
            <w:szCs w:val="24"/>
          </w:rPr>
          <w:commentReference w:id="417"/>
        </w:r>
        <w:r w:rsidRPr="00323C34" w:rsidDel="00AF55F0" w:rsidR="009019B6">
          <w:delText>apply only to that specific record.</w:delText>
        </w:r>
      </w:del>
    </w:p>
    <w:p w:rsidRPr="00323C34" w:rsidR="00521620" w:rsidDel="00AF55F0" w:rsidP="000A6E47" w:rsidRDefault="009019B6" w14:paraId="15DE1BDA" w14:textId="2B92654C">
      <w:pPr>
        <w:pStyle w:val="Heading3"/>
        <w:rPr>
          <w:del w:author="Shin Feng WONG" w:date="2026-06-03T16:09:00Z" w16du:dateUtc="2026-06-03T08:09:00Z" w:id="418"/>
        </w:rPr>
      </w:pPr>
      <w:bookmarkStart w:name="_Toc231618929" w:id="419"/>
      <w:bookmarkStart w:name="_Toc231619063" w:id="420"/>
      <w:bookmarkStart w:name="_Toc231624814" w:id="421"/>
      <w:bookmarkStart w:name="_Toc231625386" w:id="422"/>
      <w:del w:author="Shin Feng WONG" w:date="2026-06-03T16:09:00Z" w16du:dateUtc="2026-06-03T08:09:00Z" w:id="423">
        <w:r w:rsidRPr="00323C34" w:rsidDel="00AF55F0">
          <w:delText>Responder</w:delText>
        </w:r>
        <w:bookmarkEnd w:id="419"/>
        <w:bookmarkEnd w:id="420"/>
        <w:bookmarkEnd w:id="421"/>
        <w:bookmarkEnd w:id="422"/>
      </w:del>
    </w:p>
    <w:p w:rsidRPr="00323C34" w:rsidR="005F51F8" w:rsidDel="00AF55F0" w:rsidP="009019B6" w:rsidRDefault="00521620" w14:paraId="760EAFC8" w14:textId="4BCC37CB">
      <w:pPr>
        <w:rPr>
          <w:del w:author="Shin Feng WONG" w:date="2026-06-03T16:09:00Z" w16du:dateUtc="2026-06-03T08:09:00Z" w:id="424"/>
        </w:rPr>
      </w:pPr>
      <w:del w:author="Shin Feng WONG" w:date="2026-06-03T16:09:00Z" w16du:dateUtc="2026-06-03T08:09:00Z" w:id="425">
        <w:r w:rsidRPr="00323C34" w:rsidDel="00AF55F0">
          <w:rPr>
            <w:rFonts w:hint="eastAsia"/>
          </w:rPr>
          <w:delText>U</w:delText>
        </w:r>
        <w:r w:rsidRPr="00323C34" w:rsidDel="00AF55F0" w:rsidR="009019B6">
          <w:delText>ser assigned by the Owner or Controller to contribute field activity information to an incident or task. Responder permissions apply only to the specific record to which they are assigned.</w:delText>
        </w:r>
      </w:del>
    </w:p>
    <w:p w:rsidRPr="00323C34" w:rsidR="009019B6" w:rsidDel="00AF55F0" w:rsidP="0081575F" w:rsidRDefault="009019B6" w14:paraId="4FDC6C0B" w14:textId="0F4BA787">
      <w:pPr>
        <w:rPr>
          <w:del w:author="Shin Feng WONG" w:date="2026-06-03T16:09:00Z" w16du:dateUtc="2026-06-03T08:09:00Z" w:id="426"/>
        </w:rPr>
      </w:pPr>
      <w:del w:author="Shin Feng WONG" w:date="2026-06-03T16:09:00Z" w16du:dateUtc="2026-06-03T08:09:00Z" w:id="427">
        <w:r w:rsidRPr="00323C34" w:rsidDel="00AF55F0">
          <w:delText>Assigning a Responder is optional</w:delText>
        </w:r>
        <w:r w:rsidRPr="00323C34" w:rsidDel="00AF55F0" w:rsidR="00CC5C53">
          <w:delText>. A</w:delText>
        </w:r>
        <w:r w:rsidRPr="00323C34" w:rsidDel="00AF55F0">
          <w:delText xml:space="preserve"> Controller may complete and submit a record without one.</w:delText>
        </w:r>
      </w:del>
    </w:p>
    <w:p w:rsidRPr="00323C34" w:rsidR="005F51F8" w:rsidP="006C258F" w:rsidRDefault="005F51F8" w14:paraId="428C9A12" w14:textId="729ABCA0">
      <w:pPr>
        <w:pStyle w:val="Heading2"/>
      </w:pPr>
      <w:bookmarkStart w:name="_Toc231625387" w:id="428"/>
      <w:r w:rsidRPr="00323C34">
        <w:rPr>
          <w:rFonts w:hint="eastAsia"/>
        </w:rPr>
        <w:t>Duty Officer Role Elevation</w:t>
      </w:r>
      <w:bookmarkEnd w:id="428"/>
    </w:p>
    <w:p w:rsidR="004F2FD7" w:rsidP="00BB1118" w:rsidRDefault="00BB1118" w14:paraId="500C68BE" w14:textId="77777777">
      <w:pPr>
        <w:rPr>
          <w:ins w:author="Shin Feng WONG" w:date="2026-06-03T16:37:00Z" w16du:dateUtc="2026-06-03T08:37:00Z" w:id="429"/>
        </w:rPr>
      </w:pPr>
      <w:r w:rsidRPr="00323C34">
        <w:t>The Duty Officer may be elevated to cover Duty Manager responsibilities during the Duty Manager's absence. In the elevated state, the Duty Officer holds identical permissions to the Duty Manager.</w:t>
      </w:r>
    </w:p>
    <w:p w:rsidRPr="00323C34" w:rsidR="00CC5C53" w:rsidP="00BB1118" w:rsidRDefault="004F2FD7" w14:paraId="25BC9675" w14:textId="5BD5CF9F">
      <w:ins w:author="Shin Feng WONG" w:date="2026-06-03T16:37:00Z" w16du:dateUtc="2026-06-03T08:37:00Z" w:id="430">
        <w:r>
          <w:t xml:space="preserve">Elevation </w:t>
        </w:r>
      </w:ins>
      <w:ins w:author="Shin Feng WONG" w:date="2026-06-03T16:38:00Z" w16du:dateUtc="2026-06-03T08:38:00Z" w:id="431">
        <w:r>
          <w:t>will</w:t>
        </w:r>
      </w:ins>
      <w:ins w:author="Shin Feng WONG" w:date="2026-06-03T16:37:00Z" w16du:dateUtc="2026-06-03T08:37:00Z" w:id="432">
        <w:r>
          <w:t xml:space="preserve"> </w:t>
        </w:r>
      </w:ins>
      <w:ins w:author="Shin Feng WONG" w:date="2026-06-05T21:03:00Z" w16du:dateUtc="2026-06-05T13:03:00Z" w:id="433">
        <w:r w:rsidR="000E75CD">
          <w:t>apply</w:t>
        </w:r>
      </w:ins>
      <w:ins w:author="Shin Feng WONG" w:date="2026-06-03T16:37:00Z" w16du:dateUtc="2026-06-03T08:37:00Z" w:id="434">
        <w:r>
          <w:t xml:space="preserve"> as a long-term role configuration</w:t>
        </w:r>
      </w:ins>
      <w:ins w:author="Shin Feng WONG" w:date="2026-06-03T16:38:00Z" w16du:dateUtc="2026-06-03T08:38:00Z" w:id="435">
        <w:r>
          <w:t xml:space="preserve"> on a named user. In the case where an elevated Duty Manager is unable to close an incident they created in a prior shift, the incident is closed by the next shift’s Duty Manager.</w:t>
        </w:r>
      </w:ins>
      <w:del w:author="Shin Feng WONG" w:date="2026-06-03T16:37:00Z" w16du:dateUtc="2026-06-03T08:37:00Z" w:id="436">
        <w:r w:rsidRPr="00323C34" w:rsidDel="004F2FD7" w:rsidR="00BB1118">
          <w:delText xml:space="preserve"> </w:delText>
        </w:r>
      </w:del>
    </w:p>
    <w:p w:rsidR="00292DA4" w:rsidP="006C258F" w:rsidRDefault="00292DA4" w14:paraId="1A615E18" w14:textId="77777777">
      <w:pPr>
        <w:pStyle w:val="Heading2"/>
        <w:rPr>
          <w:bCs/>
        </w:rPr>
        <w:sectPr w:rsidR="00292DA4" w:rsidSect="002546B1">
          <w:headerReference w:type="default" r:id="rId17"/>
          <w:footerReference w:type="default" r:id="rId18"/>
          <w:pgSz w:w="11906" w:h="16838" w:orient="portrait"/>
          <w:pgMar w:top="1440" w:right="1440" w:bottom="1440" w:left="1440" w:header="708" w:footer="708" w:gutter="0"/>
          <w:cols w:space="708"/>
          <w:docGrid w:linePitch="360"/>
        </w:sectPr>
      </w:pPr>
    </w:p>
    <w:p w:rsidRPr="00323C34" w:rsidR="004A52C7" w:rsidDel="004F2FD7" w:rsidP="00BB1118" w:rsidRDefault="0081575F" w14:paraId="618884B1" w14:textId="49C9C1BC">
      <w:pPr>
        <w:rPr>
          <w:del w:author="Shin Feng WONG" w:date="2026-06-03T16:38:00Z" w16du:dateUtc="2026-06-03T08:38:00Z" w:id="437"/>
        </w:rPr>
        <w:sectPr w:rsidRPr="00323C34" w:rsidDel="004F2FD7" w:rsidR="004A52C7" w:rsidSect="002546B1">
          <w:pgSz w:w="11906" w:h="16838" w:orient="portrait"/>
          <w:pgMar w:top="1440" w:right="1440" w:bottom="1440" w:left="1440" w:header="708" w:footer="708" w:gutter="0"/>
          <w:cols w:space="708"/>
          <w:docGrid w:linePitch="360"/>
        </w:sectPr>
      </w:pPr>
      <w:del w:author="Shin Feng WONG" w:date="2026-06-03T16:38:00Z" w16du:dateUtc="2026-06-03T08:38:00Z" w:id="438">
        <w:r w:rsidRPr="00323C34" w:rsidDel="004F2FD7">
          <w:rPr>
            <w:rFonts w:hint="eastAsia"/>
            <w:b/>
            <w:bCs/>
          </w:rPr>
          <w:delText>Note:</w:delText>
        </w:r>
        <w:r w:rsidRPr="00323C34" w:rsidDel="004F2FD7" w:rsidR="00CC5C53">
          <w:delText xml:space="preserve"> </w:delText>
        </w:r>
        <w:commentRangeStart w:id="439"/>
        <w:r w:rsidRPr="00323C34" w:rsidDel="004F2FD7" w:rsidR="00DB7178">
          <w:rPr>
            <w:rFonts w:hint="eastAsia"/>
          </w:rPr>
          <w:delText>Approach</w:delText>
        </w:r>
        <w:r w:rsidRPr="00323C34" w:rsidDel="004F2FD7" w:rsidR="00BB1118">
          <w:delText xml:space="preserve"> for activating this elevation</w:delText>
        </w:r>
        <w:r w:rsidRPr="00323C34" w:rsidDel="004F2FD7" w:rsidR="00CC5C53">
          <w:delText xml:space="preserve">, </w:delText>
        </w:r>
        <w:r w:rsidRPr="00323C34" w:rsidDel="004F2FD7" w:rsidR="00BB1118">
          <w:delText xml:space="preserve">assigned per shift </w:delText>
        </w:r>
        <w:r w:rsidRPr="00323C34" w:rsidDel="004F2FD7" w:rsidR="00924029">
          <w:delText xml:space="preserve">via duty roster </w:delText>
        </w:r>
        <w:r w:rsidRPr="00323C34" w:rsidDel="004F2FD7" w:rsidR="00BB1118">
          <w:delText>or applied as a long-term role configuration on a named user</w:delText>
        </w:r>
        <w:r w:rsidRPr="00323C34" w:rsidDel="004F2FD7">
          <w:rPr>
            <w:rFonts w:hint="eastAsia"/>
          </w:rPr>
          <w:delText xml:space="preserve"> is still to be confirmed</w:delText>
        </w:r>
        <w:r w:rsidRPr="00323C34" w:rsidDel="004F2FD7" w:rsidR="009B132A">
          <w:rPr>
            <w:rFonts w:hint="eastAsia"/>
          </w:rPr>
          <w:delText>.</w:delText>
        </w:r>
        <w:commentRangeEnd w:id="439"/>
        <w:r w:rsidRPr="00323C34" w:rsidDel="004F2FD7">
          <w:rPr>
            <w:rStyle w:val="CommentReference"/>
            <w:sz w:val="22"/>
            <w:szCs w:val="24"/>
          </w:rPr>
          <w:commentReference w:id="439"/>
        </w:r>
      </w:del>
    </w:p>
    <w:p w:rsidRPr="00323C34" w:rsidR="00BB1118" w:rsidP="006C258F" w:rsidRDefault="00BB1118" w14:paraId="5DE9F6DD" w14:textId="4F2AEDAC">
      <w:pPr>
        <w:pStyle w:val="Heading2"/>
      </w:pPr>
      <w:bookmarkStart w:name="_Toc231625388" w:id="440"/>
      <w:r w:rsidRPr="00323C34">
        <w:rPr>
          <w:rFonts w:hint="eastAsia"/>
        </w:rPr>
        <w:t>Role and S</w:t>
      </w:r>
      <w:r w:rsidRPr="00323C34">
        <w:t>t</w:t>
      </w:r>
      <w:r w:rsidRPr="00323C34">
        <w:rPr>
          <w:rFonts w:hint="eastAsia"/>
        </w:rPr>
        <w:t>atus Action Matrix</w:t>
      </w:r>
      <w:bookmarkEnd w:id="440"/>
    </w:p>
    <w:p w:rsidRPr="00323C34" w:rsidR="00BB1118" w:rsidP="006C258F" w:rsidRDefault="00BB1118" w14:paraId="6026FB7A" w14:textId="718584FA">
      <w:pPr>
        <w:pStyle w:val="Heading3"/>
      </w:pPr>
      <w:bookmarkStart w:name="_Toc231625389" w:id="441"/>
      <w:r w:rsidRPr="00323C34">
        <w:rPr>
          <w:rFonts w:hint="eastAsia"/>
        </w:rPr>
        <w:t>Incident Mana</w:t>
      </w:r>
      <w:r w:rsidRPr="00323C34" w:rsidR="00647721">
        <w:rPr>
          <w:rFonts w:hint="eastAsia"/>
        </w:rPr>
        <w:t>gement</w:t>
      </w:r>
      <w:bookmarkEnd w:id="441"/>
    </w:p>
    <w:p w:rsidRPr="00323C34" w:rsidR="00647721" w:rsidP="00647721" w:rsidRDefault="00647721" w14:paraId="4588BD70" w14:textId="36D5E8DF">
      <w:r w:rsidRPr="00323C34">
        <w:t>Incident records progress through the following statuses</w:t>
      </w:r>
      <w:r w:rsidRPr="00323C34" w:rsidR="0083044C">
        <w:rPr>
          <w:rFonts w:hint="eastAsia"/>
        </w:rPr>
        <w:t xml:space="preserve"> on the table header from </w:t>
      </w:r>
      <w:r w:rsidRPr="00323C34" w:rsidR="0083044C">
        <w:t>left</w:t>
      </w:r>
      <w:r w:rsidRPr="00323C34" w:rsidR="0083044C">
        <w:rPr>
          <w:rFonts w:hint="eastAsia"/>
        </w:rPr>
        <w:t xml:space="preserve"> to right</w:t>
      </w:r>
      <w:r w:rsidRPr="00323C34">
        <w:t>:</w:t>
      </w:r>
    </w:p>
    <w:tbl>
      <w:tblPr>
        <w:tblStyle w:val="TableGrid"/>
        <w:tblW w:w="0" w:type="auto"/>
        <w:tblLook w:val="04A0" w:firstRow="1" w:lastRow="0" w:firstColumn="1" w:lastColumn="0" w:noHBand="0" w:noVBand="1"/>
      </w:tblPr>
      <w:tblGrid>
        <w:gridCol w:w="1449"/>
        <w:gridCol w:w="1939"/>
        <w:gridCol w:w="1992"/>
        <w:gridCol w:w="2043"/>
        <w:gridCol w:w="1759"/>
        <w:gridCol w:w="1341"/>
        <w:gridCol w:w="1732"/>
        <w:gridCol w:w="1693"/>
      </w:tblGrid>
      <w:tr w:rsidRPr="00323C34" w:rsidR="001A22D5" w:rsidTr="000E75CD" w14:paraId="58DE5CCC" w14:textId="77777777">
        <w:trPr>
          <w:cantSplit/>
          <w:tblHeader/>
        </w:trPr>
        <w:tc>
          <w:tcPr>
            <w:tcW w:w="0" w:type="auto"/>
            <w:shd w:val="clear" w:color="auto" w:fill="0070C0"/>
            <w:hideMark/>
          </w:tcPr>
          <w:p w:rsidRPr="00323C34" w:rsidR="00FD6563" w:rsidP="00FD6563" w:rsidRDefault="00FD6563" w14:paraId="1A291544" w14:textId="77777777">
            <w:pPr>
              <w:spacing w:after="160"/>
              <w:rPr>
                <w:b/>
                <w:bCs/>
                <w:color w:val="FFFFFF" w:themeColor="background1"/>
              </w:rPr>
            </w:pPr>
            <w:r w:rsidRPr="00323C34">
              <w:rPr>
                <w:b/>
                <w:bCs/>
                <w:color w:val="FFFFFF" w:themeColor="background1"/>
              </w:rPr>
              <w:t>Role</w:t>
            </w:r>
          </w:p>
        </w:tc>
        <w:tc>
          <w:tcPr>
            <w:tcW w:w="0" w:type="auto"/>
            <w:shd w:val="clear" w:color="auto" w:fill="0070C0"/>
            <w:hideMark/>
          </w:tcPr>
          <w:p w:rsidRPr="00323C34" w:rsidR="00FD6563" w:rsidP="00FD6563" w:rsidRDefault="00FD6563" w14:paraId="35218B66" w14:textId="77777777">
            <w:pPr>
              <w:spacing w:after="160"/>
              <w:rPr>
                <w:b/>
                <w:bCs/>
                <w:color w:val="FFFFFF" w:themeColor="background1"/>
              </w:rPr>
            </w:pPr>
            <w:r w:rsidRPr="00323C34">
              <w:rPr>
                <w:b/>
                <w:bCs/>
                <w:color w:val="FFFFFF" w:themeColor="background1"/>
              </w:rPr>
              <w:t>Live</w:t>
            </w:r>
          </w:p>
        </w:tc>
        <w:tc>
          <w:tcPr>
            <w:tcW w:w="0" w:type="auto"/>
            <w:shd w:val="clear" w:color="auto" w:fill="0070C0"/>
            <w:hideMark/>
          </w:tcPr>
          <w:p w:rsidRPr="00323C34" w:rsidR="00FD6563" w:rsidP="00FD6563" w:rsidRDefault="00FD6563" w14:paraId="62ED9CA6" w14:textId="77777777">
            <w:pPr>
              <w:spacing w:after="160"/>
              <w:rPr>
                <w:b/>
                <w:bCs/>
                <w:color w:val="FFFFFF" w:themeColor="background1"/>
              </w:rPr>
            </w:pPr>
            <w:r w:rsidRPr="00323C34">
              <w:rPr>
                <w:b/>
                <w:bCs/>
                <w:color w:val="FFFFFF" w:themeColor="background1"/>
              </w:rPr>
              <w:t>Live (Acknowledged)</w:t>
            </w:r>
          </w:p>
        </w:tc>
        <w:tc>
          <w:tcPr>
            <w:tcW w:w="0" w:type="auto"/>
            <w:shd w:val="clear" w:color="auto" w:fill="0070C0"/>
            <w:hideMark/>
          </w:tcPr>
          <w:p w:rsidRPr="00323C34" w:rsidR="00FD6563" w:rsidP="00FD6563" w:rsidRDefault="00FD6563" w14:paraId="509F68EA" w14:textId="77777777">
            <w:pPr>
              <w:spacing w:after="160"/>
              <w:rPr>
                <w:b/>
                <w:bCs/>
                <w:color w:val="FFFFFF" w:themeColor="background1"/>
              </w:rPr>
            </w:pPr>
            <w:r w:rsidRPr="00323C34">
              <w:rPr>
                <w:b/>
                <w:bCs/>
                <w:color w:val="FFFFFF" w:themeColor="background1"/>
              </w:rPr>
              <w:t>Live (On-Site) / Live (Returned to Responder)</w:t>
            </w:r>
          </w:p>
        </w:tc>
        <w:tc>
          <w:tcPr>
            <w:tcW w:w="0" w:type="auto"/>
            <w:shd w:val="clear" w:color="auto" w:fill="0070C0"/>
            <w:hideMark/>
          </w:tcPr>
          <w:p w:rsidRPr="00323C34" w:rsidR="00FD6563" w:rsidP="00FD6563" w:rsidRDefault="00FD6563" w14:paraId="0E88C655" w14:textId="77777777">
            <w:pPr>
              <w:spacing w:after="160"/>
              <w:rPr>
                <w:b/>
                <w:bCs/>
                <w:color w:val="FFFFFF" w:themeColor="background1"/>
              </w:rPr>
            </w:pPr>
            <w:r w:rsidRPr="00323C34">
              <w:rPr>
                <w:b/>
                <w:bCs/>
                <w:color w:val="FFFFFF" w:themeColor="background1"/>
              </w:rPr>
              <w:t>Live (Completed)</w:t>
            </w:r>
          </w:p>
        </w:tc>
        <w:tc>
          <w:tcPr>
            <w:tcW w:w="0" w:type="auto"/>
            <w:shd w:val="clear" w:color="auto" w:fill="0070C0"/>
            <w:hideMark/>
          </w:tcPr>
          <w:p w:rsidRPr="00323C34" w:rsidR="00FD6563" w:rsidP="00FD6563" w:rsidRDefault="00FD6563" w14:paraId="302D5EE1" w14:textId="77777777">
            <w:pPr>
              <w:spacing w:after="160"/>
              <w:rPr>
                <w:b/>
                <w:bCs/>
                <w:color w:val="FFFFFF" w:themeColor="background1"/>
              </w:rPr>
            </w:pPr>
            <w:r w:rsidRPr="00323C34">
              <w:rPr>
                <w:b/>
                <w:bCs/>
                <w:color w:val="FFFFFF" w:themeColor="background1"/>
              </w:rPr>
              <w:t>Pending Review</w:t>
            </w:r>
          </w:p>
        </w:tc>
        <w:tc>
          <w:tcPr>
            <w:tcW w:w="0" w:type="auto"/>
            <w:shd w:val="clear" w:color="auto" w:fill="0070C0"/>
            <w:hideMark/>
          </w:tcPr>
          <w:p w:rsidRPr="00323C34" w:rsidR="00FD6563" w:rsidP="00FD6563" w:rsidRDefault="00FD6563" w14:paraId="579DB9D3" w14:textId="77777777">
            <w:pPr>
              <w:spacing w:after="160"/>
              <w:rPr>
                <w:b/>
                <w:bCs/>
                <w:color w:val="FFFFFF" w:themeColor="background1"/>
              </w:rPr>
            </w:pPr>
            <w:r w:rsidRPr="00323C34">
              <w:rPr>
                <w:b/>
                <w:bCs/>
                <w:color w:val="FFFFFF" w:themeColor="background1"/>
              </w:rPr>
              <w:t>Returned</w:t>
            </w:r>
          </w:p>
        </w:tc>
        <w:tc>
          <w:tcPr>
            <w:tcW w:w="0" w:type="auto"/>
            <w:shd w:val="clear" w:color="auto" w:fill="0070C0"/>
            <w:hideMark/>
          </w:tcPr>
          <w:p w:rsidRPr="00323C34" w:rsidR="00FD6563" w:rsidP="00FD6563" w:rsidRDefault="00FD6563" w14:paraId="58EEB68E" w14:textId="77777777">
            <w:pPr>
              <w:spacing w:after="160"/>
              <w:rPr>
                <w:b/>
                <w:bCs/>
                <w:color w:val="FFFFFF" w:themeColor="background1"/>
              </w:rPr>
            </w:pPr>
            <w:r w:rsidRPr="00323C34">
              <w:rPr>
                <w:b/>
                <w:bCs/>
                <w:color w:val="FFFFFF" w:themeColor="background1"/>
              </w:rPr>
              <w:t>Closed</w:t>
            </w:r>
          </w:p>
        </w:tc>
      </w:tr>
      <w:tr w:rsidRPr="00323C34" w:rsidR="001A22D5" w:rsidTr="000E75CD" w14:paraId="68340FFF" w14:textId="77777777">
        <w:trPr>
          <w:cantSplit/>
        </w:trPr>
        <w:tc>
          <w:tcPr>
            <w:tcW w:w="0" w:type="auto"/>
            <w:hideMark/>
          </w:tcPr>
          <w:p w:rsidRPr="00323C34" w:rsidR="00FD6563" w:rsidP="00FD6563" w:rsidRDefault="00FD6563" w14:paraId="659AD792" w14:textId="77777777">
            <w:pPr>
              <w:spacing w:after="160"/>
            </w:pPr>
            <w:r w:rsidRPr="00323C34">
              <w:t>Owner*</w:t>
            </w:r>
          </w:p>
        </w:tc>
        <w:tc>
          <w:tcPr>
            <w:tcW w:w="0" w:type="auto"/>
            <w:hideMark/>
          </w:tcPr>
          <w:p w:rsidRPr="00323C34" w:rsidR="00C60DF6" w:rsidP="00C60DF6" w:rsidRDefault="00FD6563" w14:paraId="351C9B7C" w14:textId="77777777">
            <w:pPr>
              <w:pStyle w:val="ListBullet"/>
              <w:ind w:left="360"/>
            </w:pPr>
            <w:r w:rsidRPr="00323C34">
              <w:t>View</w:t>
            </w:r>
          </w:p>
          <w:p w:rsidRPr="00323C34" w:rsidR="00C60DF6" w:rsidP="00C60DF6" w:rsidRDefault="00FD6563" w14:paraId="3A34B188" w14:textId="77777777">
            <w:pPr>
              <w:pStyle w:val="ListBullet"/>
              <w:ind w:left="360"/>
            </w:pPr>
            <w:r w:rsidRPr="00323C34">
              <w:t>Edit</w:t>
            </w:r>
          </w:p>
          <w:p w:rsidRPr="00323C34" w:rsidR="00C60DF6" w:rsidP="00C60DF6" w:rsidRDefault="00FD6563" w14:paraId="2025AC0B" w14:textId="77777777">
            <w:pPr>
              <w:pStyle w:val="ListBullet"/>
              <w:ind w:left="360"/>
            </w:pPr>
            <w:r w:rsidRPr="00323C34">
              <w:t>Assign Responder</w:t>
            </w:r>
          </w:p>
          <w:p w:rsidRPr="00323C34" w:rsidR="00FD6563" w:rsidP="00C60DF6" w:rsidRDefault="00FD6563" w14:paraId="004CF79A" w14:textId="1707C538">
            <w:pPr>
              <w:pStyle w:val="ListBullet"/>
              <w:ind w:left="360"/>
            </w:pPr>
            <w:r w:rsidRPr="00323C34">
              <w:t>Submit for Review</w:t>
            </w:r>
          </w:p>
        </w:tc>
        <w:tc>
          <w:tcPr>
            <w:tcW w:w="0" w:type="auto"/>
            <w:hideMark/>
          </w:tcPr>
          <w:p w:rsidRPr="00323C34" w:rsidR="00C60DF6" w:rsidP="00C60DF6" w:rsidRDefault="00FD6563" w14:paraId="5643CD15" w14:textId="77777777">
            <w:pPr>
              <w:pStyle w:val="ListBullet"/>
              <w:ind w:left="360"/>
            </w:pPr>
            <w:r w:rsidRPr="00323C34">
              <w:t>View</w:t>
            </w:r>
          </w:p>
          <w:p w:rsidRPr="00323C34" w:rsidR="00C60DF6" w:rsidP="00C60DF6" w:rsidRDefault="00FD6563" w14:paraId="2CB4F861" w14:textId="77777777">
            <w:pPr>
              <w:pStyle w:val="ListBullet"/>
              <w:ind w:left="360"/>
            </w:pPr>
            <w:r w:rsidRPr="00323C34">
              <w:t>Edit</w:t>
            </w:r>
          </w:p>
          <w:p w:rsidRPr="00323C34" w:rsidR="00C60DF6" w:rsidP="00C60DF6" w:rsidRDefault="00FD6563" w14:paraId="365BA4ED" w14:textId="77777777">
            <w:pPr>
              <w:pStyle w:val="ListBullet"/>
              <w:ind w:left="360"/>
            </w:pPr>
            <w:r w:rsidRPr="00323C34">
              <w:t>Assign Responder</w:t>
            </w:r>
          </w:p>
          <w:p w:rsidRPr="00323C34" w:rsidR="00FD6563" w:rsidP="00C60DF6" w:rsidRDefault="00FD6563" w14:paraId="23C37037" w14:textId="77CAB3AB">
            <w:pPr>
              <w:pStyle w:val="ListBullet"/>
              <w:ind w:left="360"/>
            </w:pPr>
            <w:r w:rsidRPr="00323C34">
              <w:t>Submit for Review</w:t>
            </w:r>
          </w:p>
        </w:tc>
        <w:tc>
          <w:tcPr>
            <w:tcW w:w="0" w:type="auto"/>
            <w:hideMark/>
          </w:tcPr>
          <w:p w:rsidRPr="00323C34" w:rsidR="00C60DF6" w:rsidP="00C60DF6" w:rsidRDefault="00C60DF6" w14:paraId="768A5A19" w14:textId="77777777">
            <w:pPr>
              <w:pStyle w:val="ListBullet"/>
              <w:spacing w:after="160"/>
              <w:ind w:left="360"/>
            </w:pPr>
            <w:r w:rsidRPr="00323C34">
              <w:t>View</w:t>
            </w:r>
          </w:p>
          <w:p w:rsidRPr="00323C34" w:rsidR="00C60DF6" w:rsidP="00C60DF6" w:rsidRDefault="00C60DF6" w14:paraId="34AF73AF" w14:textId="77777777">
            <w:pPr>
              <w:pStyle w:val="ListBullet"/>
              <w:spacing w:after="160"/>
              <w:ind w:left="360"/>
            </w:pPr>
            <w:r w:rsidRPr="00323C34">
              <w:t>Edit</w:t>
            </w:r>
          </w:p>
          <w:p w:rsidRPr="00323C34" w:rsidR="00C60DF6" w:rsidP="00C60DF6" w:rsidRDefault="00C60DF6" w14:paraId="1A0AF70B" w14:textId="77777777">
            <w:pPr>
              <w:pStyle w:val="ListBullet"/>
              <w:spacing w:after="160"/>
              <w:ind w:left="360"/>
            </w:pPr>
            <w:r w:rsidRPr="00323C34">
              <w:t>Assign Responder</w:t>
            </w:r>
          </w:p>
          <w:p w:rsidRPr="00323C34" w:rsidR="00FD6563" w:rsidP="00C60DF6" w:rsidRDefault="00C60DF6" w14:paraId="1BB4BA56" w14:textId="28DF4FF3">
            <w:pPr>
              <w:pStyle w:val="ListBullet"/>
              <w:spacing w:after="160"/>
              <w:ind w:left="360"/>
            </w:pPr>
            <w:r w:rsidRPr="00323C34">
              <w:t>Submit for Review</w:t>
            </w:r>
          </w:p>
        </w:tc>
        <w:tc>
          <w:tcPr>
            <w:tcW w:w="0" w:type="auto"/>
            <w:hideMark/>
          </w:tcPr>
          <w:p w:rsidRPr="00323C34" w:rsidR="00C60DF6" w:rsidP="00C60DF6" w:rsidRDefault="00C60DF6" w14:paraId="121FC1DA" w14:textId="77777777">
            <w:pPr>
              <w:pStyle w:val="ListBullet"/>
              <w:spacing w:after="160"/>
              <w:ind w:left="360"/>
            </w:pPr>
            <w:r w:rsidRPr="00323C34">
              <w:t>View</w:t>
            </w:r>
          </w:p>
          <w:p w:rsidRPr="00323C34" w:rsidR="00C60DF6" w:rsidP="00C60DF6" w:rsidRDefault="00C60DF6" w14:paraId="675C875C" w14:textId="77777777">
            <w:pPr>
              <w:pStyle w:val="ListBullet"/>
              <w:spacing w:after="160"/>
              <w:ind w:left="360"/>
            </w:pPr>
            <w:r w:rsidRPr="00323C34">
              <w:t>Edit</w:t>
            </w:r>
          </w:p>
          <w:p w:rsidRPr="00323C34" w:rsidR="00C60DF6" w:rsidP="00C60DF6" w:rsidRDefault="00C60DF6" w14:paraId="1CCB6121" w14:textId="77777777">
            <w:pPr>
              <w:pStyle w:val="ListBullet"/>
              <w:spacing w:after="160"/>
              <w:ind w:left="360"/>
            </w:pPr>
            <w:r w:rsidRPr="00323C34">
              <w:t>Assign Responder</w:t>
            </w:r>
          </w:p>
          <w:p w:rsidRPr="00323C34" w:rsidR="00FD6563" w:rsidP="00C60DF6" w:rsidRDefault="00C60DF6" w14:paraId="7F5D3A9F" w14:textId="14946AA1">
            <w:pPr>
              <w:pStyle w:val="ListBullet"/>
              <w:spacing w:after="160"/>
              <w:ind w:left="360"/>
            </w:pPr>
            <w:r w:rsidRPr="00323C34">
              <w:t>Submit for Review</w:t>
            </w:r>
          </w:p>
        </w:tc>
        <w:tc>
          <w:tcPr>
            <w:tcW w:w="0" w:type="auto"/>
            <w:hideMark/>
          </w:tcPr>
          <w:p w:rsidRPr="00323C34" w:rsidR="00FD6563" w:rsidP="00FD6563" w:rsidRDefault="00FD6563" w14:paraId="369EED9C" w14:textId="77777777">
            <w:pPr>
              <w:spacing w:after="160"/>
            </w:pPr>
            <w:r w:rsidRPr="00323C34">
              <w:t>View</w:t>
            </w:r>
          </w:p>
        </w:tc>
        <w:tc>
          <w:tcPr>
            <w:tcW w:w="0" w:type="auto"/>
            <w:hideMark/>
          </w:tcPr>
          <w:p w:rsidRPr="00323C34" w:rsidR="00C254DA" w:rsidP="00C254DA" w:rsidRDefault="00C254DA" w14:paraId="579213FC" w14:textId="77777777">
            <w:pPr>
              <w:pStyle w:val="ListBullet"/>
              <w:spacing w:after="160"/>
              <w:ind w:left="360"/>
            </w:pPr>
            <w:r w:rsidRPr="00323C34">
              <w:t>View</w:t>
            </w:r>
          </w:p>
          <w:p w:rsidRPr="00323C34" w:rsidR="00C254DA" w:rsidP="00C254DA" w:rsidRDefault="00C254DA" w14:paraId="1A1585F6" w14:textId="77777777">
            <w:pPr>
              <w:pStyle w:val="ListBullet"/>
              <w:spacing w:after="160"/>
              <w:ind w:left="360"/>
            </w:pPr>
            <w:r w:rsidRPr="00323C34">
              <w:t>Edit</w:t>
            </w:r>
          </w:p>
          <w:p w:rsidRPr="00323C34" w:rsidR="00C254DA" w:rsidP="00C254DA" w:rsidRDefault="00C254DA" w14:paraId="7AD43A59" w14:textId="77777777">
            <w:pPr>
              <w:pStyle w:val="ListBullet"/>
              <w:spacing w:after="160"/>
              <w:ind w:left="360"/>
            </w:pPr>
            <w:r w:rsidRPr="00323C34">
              <w:t>Assign Responder</w:t>
            </w:r>
          </w:p>
          <w:p w:rsidRPr="00323C34" w:rsidR="00FD6563" w:rsidP="00C254DA" w:rsidRDefault="00C254DA" w14:paraId="0A0E394A" w14:textId="7F6257EE">
            <w:pPr>
              <w:pStyle w:val="ListBullet"/>
              <w:spacing w:after="160"/>
              <w:ind w:left="360"/>
            </w:pPr>
            <w:r w:rsidRPr="00323C34">
              <w:t>Submit for Review</w:t>
            </w:r>
          </w:p>
        </w:tc>
        <w:tc>
          <w:tcPr>
            <w:tcW w:w="0" w:type="auto"/>
            <w:hideMark/>
          </w:tcPr>
          <w:p w:rsidRPr="00323C34" w:rsidR="00FD6563" w:rsidP="00FD6563" w:rsidRDefault="00FD6563" w14:paraId="5EB88786" w14:textId="77777777">
            <w:pPr>
              <w:spacing w:after="160"/>
            </w:pPr>
            <w:r w:rsidRPr="00323C34">
              <w:t>View</w:t>
            </w:r>
          </w:p>
        </w:tc>
      </w:tr>
      <w:tr w:rsidRPr="00323C34" w:rsidR="001A22D5" w:rsidTr="000E75CD" w14:paraId="6AB0C150" w14:textId="77777777">
        <w:trPr>
          <w:cantSplit/>
        </w:trPr>
        <w:tc>
          <w:tcPr>
            <w:tcW w:w="0" w:type="auto"/>
            <w:hideMark/>
          </w:tcPr>
          <w:p w:rsidRPr="00323C34" w:rsidR="00FD6563" w:rsidP="00FD6563" w:rsidRDefault="00FD6563" w14:paraId="30568E31" w14:textId="77777777">
            <w:pPr>
              <w:spacing w:after="160"/>
            </w:pPr>
            <w:r w:rsidRPr="00323C34">
              <w:t>Controller</w:t>
            </w:r>
          </w:p>
        </w:tc>
        <w:tc>
          <w:tcPr>
            <w:tcW w:w="0" w:type="auto"/>
            <w:hideMark/>
          </w:tcPr>
          <w:p w:rsidRPr="00323C34" w:rsidR="00C60DF6" w:rsidP="00C60DF6" w:rsidRDefault="00FD6563" w14:paraId="45DF4DBE" w14:textId="77777777">
            <w:pPr>
              <w:pStyle w:val="ListBullet"/>
              <w:ind w:left="360"/>
            </w:pPr>
            <w:r w:rsidRPr="00323C34">
              <w:t>Create</w:t>
            </w:r>
          </w:p>
          <w:p w:rsidRPr="00323C34" w:rsidR="00C60DF6" w:rsidP="00C60DF6" w:rsidRDefault="00FD6563" w14:paraId="08590AA5" w14:textId="77777777">
            <w:pPr>
              <w:pStyle w:val="ListBullet"/>
              <w:ind w:left="360"/>
            </w:pPr>
            <w:r w:rsidRPr="00323C34">
              <w:t>View</w:t>
            </w:r>
          </w:p>
          <w:p w:rsidRPr="00323C34" w:rsidR="00C60DF6" w:rsidP="00C60DF6" w:rsidRDefault="00FD6563" w14:paraId="75AE0D39" w14:textId="77777777">
            <w:pPr>
              <w:pStyle w:val="ListBullet"/>
              <w:ind w:left="360"/>
            </w:pPr>
            <w:r w:rsidRPr="00323C34">
              <w:t>Edit</w:t>
            </w:r>
          </w:p>
          <w:p w:rsidRPr="00323C34" w:rsidR="00C60DF6" w:rsidP="00C60DF6" w:rsidRDefault="00FD6563" w14:paraId="1C1B0775" w14:textId="77777777">
            <w:pPr>
              <w:pStyle w:val="ListBullet"/>
              <w:ind w:left="360"/>
            </w:pPr>
            <w:r w:rsidRPr="00323C34">
              <w:t>Assign Responder</w:t>
            </w:r>
          </w:p>
          <w:p w:rsidRPr="00323C34" w:rsidR="00FD6563" w:rsidP="00C60DF6" w:rsidRDefault="00FD6563" w14:paraId="0399BE81" w14:textId="59974ABD">
            <w:pPr>
              <w:pStyle w:val="ListBullet"/>
              <w:ind w:left="360"/>
            </w:pPr>
            <w:r w:rsidRPr="00323C34">
              <w:t>Submit for Review</w:t>
            </w:r>
          </w:p>
        </w:tc>
        <w:tc>
          <w:tcPr>
            <w:tcW w:w="0" w:type="auto"/>
            <w:hideMark/>
          </w:tcPr>
          <w:p w:rsidRPr="00323C34" w:rsidR="00C60DF6" w:rsidP="00C60DF6" w:rsidRDefault="00C60DF6" w14:paraId="79E96AD8" w14:textId="77777777">
            <w:pPr>
              <w:pStyle w:val="ListBullet"/>
              <w:spacing w:after="160"/>
              <w:ind w:left="360"/>
            </w:pPr>
            <w:r w:rsidRPr="00323C34">
              <w:t>Create</w:t>
            </w:r>
          </w:p>
          <w:p w:rsidRPr="00323C34" w:rsidR="00C60DF6" w:rsidP="00C60DF6" w:rsidRDefault="00C60DF6" w14:paraId="0AB4DE5B" w14:textId="77777777">
            <w:pPr>
              <w:pStyle w:val="ListBullet"/>
              <w:spacing w:after="160"/>
              <w:ind w:left="360"/>
            </w:pPr>
            <w:r w:rsidRPr="00323C34">
              <w:t>View</w:t>
            </w:r>
          </w:p>
          <w:p w:rsidRPr="00323C34" w:rsidR="00C60DF6" w:rsidP="00C60DF6" w:rsidRDefault="00C60DF6" w14:paraId="57C2F33E" w14:textId="77777777">
            <w:pPr>
              <w:pStyle w:val="ListBullet"/>
              <w:spacing w:after="160"/>
              <w:ind w:left="360"/>
            </w:pPr>
            <w:r w:rsidRPr="00323C34">
              <w:t>Edit</w:t>
            </w:r>
          </w:p>
          <w:p w:rsidRPr="00323C34" w:rsidR="00C60DF6" w:rsidP="00C60DF6" w:rsidRDefault="00C60DF6" w14:paraId="796434FC" w14:textId="77777777">
            <w:pPr>
              <w:pStyle w:val="ListBullet"/>
              <w:spacing w:after="160"/>
              <w:ind w:left="360"/>
            </w:pPr>
            <w:r w:rsidRPr="00323C34">
              <w:t>Assign Responde</w:t>
            </w:r>
            <w:r w:rsidRPr="00323C34">
              <w:rPr>
                <w:rFonts w:hint="eastAsia"/>
              </w:rPr>
              <w:t>r</w:t>
            </w:r>
          </w:p>
          <w:p w:rsidRPr="00323C34" w:rsidR="00FD6563" w:rsidP="00C60DF6" w:rsidRDefault="00C60DF6" w14:paraId="3C2E0007" w14:textId="65654711">
            <w:pPr>
              <w:pStyle w:val="ListBullet"/>
              <w:spacing w:after="160"/>
              <w:ind w:left="360"/>
            </w:pPr>
            <w:r w:rsidRPr="00323C34">
              <w:t>Submit for Review</w:t>
            </w:r>
          </w:p>
        </w:tc>
        <w:tc>
          <w:tcPr>
            <w:tcW w:w="0" w:type="auto"/>
            <w:hideMark/>
          </w:tcPr>
          <w:p w:rsidRPr="00323C34" w:rsidR="00C60DF6" w:rsidP="00C60DF6" w:rsidRDefault="00C60DF6" w14:paraId="09A92334" w14:textId="77777777">
            <w:pPr>
              <w:pStyle w:val="ListBullet"/>
              <w:ind w:left="360"/>
            </w:pPr>
            <w:r w:rsidRPr="00323C34">
              <w:t>Create</w:t>
            </w:r>
          </w:p>
          <w:p w:rsidRPr="00323C34" w:rsidR="00C60DF6" w:rsidP="00C60DF6" w:rsidRDefault="00C60DF6" w14:paraId="38B82A47" w14:textId="77777777">
            <w:pPr>
              <w:pStyle w:val="ListBullet"/>
              <w:ind w:left="360"/>
            </w:pPr>
            <w:r w:rsidRPr="00323C34">
              <w:t>View</w:t>
            </w:r>
          </w:p>
          <w:p w:rsidRPr="00323C34" w:rsidR="00C60DF6" w:rsidP="00C60DF6" w:rsidRDefault="00C60DF6" w14:paraId="0C3ABBF7" w14:textId="77777777">
            <w:pPr>
              <w:pStyle w:val="ListBullet"/>
              <w:ind w:left="360"/>
            </w:pPr>
            <w:r w:rsidRPr="00323C34">
              <w:t>Edit</w:t>
            </w:r>
          </w:p>
          <w:p w:rsidRPr="00323C34" w:rsidR="00C60DF6" w:rsidP="00C60DF6" w:rsidRDefault="00C60DF6" w14:paraId="284C6FF4" w14:textId="77777777">
            <w:pPr>
              <w:pStyle w:val="ListBullet"/>
              <w:ind w:left="360"/>
            </w:pPr>
            <w:r w:rsidRPr="00323C34">
              <w:t>Assign Responder</w:t>
            </w:r>
          </w:p>
          <w:p w:rsidRPr="00323C34" w:rsidR="00FD6563" w:rsidP="00C60DF6" w:rsidRDefault="00C60DF6" w14:paraId="4BC3E9FA" w14:textId="5AEBEF69">
            <w:pPr>
              <w:pStyle w:val="ListBullet"/>
              <w:ind w:left="360"/>
            </w:pPr>
            <w:r w:rsidRPr="00323C34">
              <w:t>Submit for Review</w:t>
            </w:r>
          </w:p>
        </w:tc>
        <w:tc>
          <w:tcPr>
            <w:tcW w:w="0" w:type="auto"/>
            <w:hideMark/>
          </w:tcPr>
          <w:p w:rsidRPr="00323C34" w:rsidR="00C60DF6" w:rsidP="00C60DF6" w:rsidRDefault="00FD6563" w14:paraId="4B94B637" w14:textId="77777777">
            <w:pPr>
              <w:pStyle w:val="ListBullet"/>
              <w:ind w:left="360"/>
            </w:pPr>
            <w:r w:rsidRPr="00323C34">
              <w:t>View</w:t>
            </w:r>
          </w:p>
          <w:p w:rsidRPr="00323C34" w:rsidR="00C60DF6" w:rsidP="00C60DF6" w:rsidRDefault="00FD6563" w14:paraId="0936AEA5" w14:textId="77777777">
            <w:pPr>
              <w:pStyle w:val="ListBullet"/>
              <w:ind w:left="360"/>
            </w:pPr>
            <w:r w:rsidRPr="00323C34">
              <w:t>Edit</w:t>
            </w:r>
          </w:p>
          <w:p w:rsidRPr="00323C34" w:rsidR="00C60DF6" w:rsidP="00C60DF6" w:rsidRDefault="00FD6563" w14:paraId="5AE94193" w14:textId="77777777">
            <w:pPr>
              <w:pStyle w:val="ListBullet"/>
              <w:ind w:left="360"/>
            </w:pPr>
            <w:r w:rsidRPr="00323C34">
              <w:t>Return to Responder</w:t>
            </w:r>
          </w:p>
          <w:p w:rsidRPr="00323C34" w:rsidR="00FD6563" w:rsidP="00C60DF6" w:rsidRDefault="00FD6563" w14:paraId="35F40911" w14:textId="65B48F45">
            <w:pPr>
              <w:pStyle w:val="ListBullet"/>
              <w:ind w:left="360"/>
            </w:pPr>
            <w:r w:rsidRPr="00323C34">
              <w:t>Submit for Review</w:t>
            </w:r>
          </w:p>
        </w:tc>
        <w:tc>
          <w:tcPr>
            <w:tcW w:w="0" w:type="auto"/>
            <w:hideMark/>
          </w:tcPr>
          <w:p w:rsidRPr="00323C34" w:rsidR="00FD6563" w:rsidP="00FD6563" w:rsidRDefault="00FD6563" w14:paraId="6E0CA492" w14:textId="77777777">
            <w:pPr>
              <w:spacing w:after="160"/>
            </w:pPr>
            <w:r w:rsidRPr="00323C34">
              <w:t>View</w:t>
            </w:r>
          </w:p>
        </w:tc>
        <w:tc>
          <w:tcPr>
            <w:tcW w:w="0" w:type="auto"/>
            <w:hideMark/>
          </w:tcPr>
          <w:p w:rsidRPr="00323C34" w:rsidR="00C60DF6" w:rsidP="00C60DF6" w:rsidRDefault="00FD6563" w14:paraId="6AE1A5BF" w14:textId="77777777">
            <w:pPr>
              <w:pStyle w:val="ListBullet"/>
              <w:ind w:left="360"/>
            </w:pPr>
            <w:r w:rsidRPr="00323C34">
              <w:t>View</w:t>
            </w:r>
          </w:p>
          <w:p w:rsidRPr="00323C34" w:rsidR="00C60DF6" w:rsidP="00C60DF6" w:rsidRDefault="00FD6563" w14:paraId="0A522FDF" w14:textId="77777777">
            <w:pPr>
              <w:pStyle w:val="ListBullet"/>
              <w:ind w:left="360"/>
            </w:pPr>
            <w:r w:rsidRPr="00323C34">
              <w:t>Edit</w:t>
            </w:r>
          </w:p>
          <w:p w:rsidRPr="00323C34" w:rsidR="00C60DF6" w:rsidP="00C60DF6" w:rsidRDefault="00FD6563" w14:paraId="38E99228" w14:textId="77777777">
            <w:pPr>
              <w:pStyle w:val="ListBullet"/>
              <w:ind w:left="360"/>
            </w:pPr>
            <w:r w:rsidRPr="00323C34">
              <w:t>Assign Responder</w:t>
            </w:r>
          </w:p>
          <w:p w:rsidRPr="00323C34" w:rsidR="00FD6563" w:rsidP="00C60DF6" w:rsidRDefault="00FD6563" w14:paraId="7612553E" w14:textId="2A7DD88E">
            <w:pPr>
              <w:pStyle w:val="ListBullet"/>
              <w:ind w:left="360"/>
            </w:pPr>
            <w:r w:rsidRPr="00323C34">
              <w:t>Submit for Review</w:t>
            </w:r>
          </w:p>
        </w:tc>
        <w:tc>
          <w:tcPr>
            <w:tcW w:w="0" w:type="auto"/>
            <w:hideMark/>
          </w:tcPr>
          <w:p w:rsidRPr="00323C34" w:rsidR="00FD6563" w:rsidP="00FD6563" w:rsidRDefault="00FD6563" w14:paraId="385D346B" w14:textId="77777777">
            <w:pPr>
              <w:spacing w:after="160"/>
            </w:pPr>
            <w:r w:rsidRPr="00323C34">
              <w:t>View</w:t>
            </w:r>
          </w:p>
        </w:tc>
      </w:tr>
      <w:tr w:rsidRPr="00323C34" w:rsidR="001A22D5" w:rsidTr="000E75CD" w14:paraId="3EEBE950" w14:textId="77777777">
        <w:trPr>
          <w:cantSplit/>
        </w:trPr>
        <w:tc>
          <w:tcPr>
            <w:tcW w:w="0" w:type="auto"/>
            <w:hideMark/>
          </w:tcPr>
          <w:p w:rsidRPr="00323C34" w:rsidR="00FD6563" w:rsidP="00FD6563" w:rsidRDefault="00FD6563" w14:paraId="19F50F1A" w14:textId="77777777">
            <w:pPr>
              <w:spacing w:after="160"/>
            </w:pPr>
            <w:commentRangeStart w:id="442"/>
            <w:r w:rsidRPr="00323C34">
              <w:t>Responder*</w:t>
            </w:r>
          </w:p>
        </w:tc>
        <w:tc>
          <w:tcPr>
            <w:tcW w:w="0" w:type="auto"/>
            <w:hideMark/>
          </w:tcPr>
          <w:p w:rsidRPr="00323C34" w:rsidR="00C60DF6" w:rsidP="00C60DF6" w:rsidRDefault="00FD6563" w14:paraId="2CF3D0E5" w14:textId="77777777">
            <w:pPr>
              <w:pStyle w:val="ListBullet"/>
              <w:ind w:left="360"/>
            </w:pPr>
            <w:r w:rsidRPr="00323C34">
              <w:t>View</w:t>
            </w:r>
          </w:p>
          <w:p w:rsidRPr="00323C34" w:rsidR="00FD6563" w:rsidP="00C60DF6" w:rsidRDefault="00FD6563" w14:paraId="695127A4" w14:textId="4386FF10">
            <w:pPr>
              <w:pStyle w:val="ListBullet"/>
              <w:ind w:left="360"/>
            </w:pPr>
            <w:r w:rsidRPr="00323C34">
              <w:t>Acknowledge</w:t>
            </w:r>
          </w:p>
        </w:tc>
        <w:tc>
          <w:tcPr>
            <w:tcW w:w="0" w:type="auto"/>
            <w:hideMark/>
          </w:tcPr>
          <w:p w:rsidRPr="00323C34" w:rsidR="00C60DF6" w:rsidP="00FD6563" w:rsidRDefault="00FD6563" w14:paraId="28E0CD36" w14:textId="77777777">
            <w:pPr>
              <w:pStyle w:val="ListBullet"/>
              <w:ind w:left="360"/>
            </w:pPr>
            <w:r w:rsidRPr="00323C34">
              <w:t>View</w:t>
            </w:r>
          </w:p>
          <w:p w:rsidRPr="00323C34" w:rsidR="00FD6563" w:rsidP="00FD6563" w:rsidRDefault="00FD6563" w14:paraId="696ABE8E" w14:textId="0BB138E8">
            <w:pPr>
              <w:pStyle w:val="ListBullet"/>
              <w:ind w:left="360"/>
            </w:pPr>
            <w:r w:rsidRPr="00323C34">
              <w:t>Notify Arrival On-Site</w:t>
            </w:r>
          </w:p>
        </w:tc>
        <w:tc>
          <w:tcPr>
            <w:tcW w:w="0" w:type="auto"/>
            <w:hideMark/>
          </w:tcPr>
          <w:p w:rsidRPr="00323C34" w:rsidR="00C60DF6" w:rsidP="00C60DF6" w:rsidRDefault="00FD6563" w14:paraId="1B585F8A" w14:textId="77777777">
            <w:pPr>
              <w:pStyle w:val="ListBullet"/>
              <w:ind w:left="360"/>
            </w:pPr>
            <w:r w:rsidRPr="00323C34">
              <w:t>View</w:t>
            </w:r>
          </w:p>
          <w:p w:rsidRPr="00323C34" w:rsidR="00C60DF6" w:rsidP="00C60DF6" w:rsidRDefault="00FD6563" w14:paraId="4ED4984E" w14:textId="77777777">
            <w:pPr>
              <w:pStyle w:val="ListBullet"/>
              <w:ind w:left="360"/>
            </w:pPr>
            <w:r w:rsidRPr="00323C34">
              <w:t>Edit</w:t>
            </w:r>
          </w:p>
          <w:p w:rsidRPr="00323C34" w:rsidR="00FD6563" w:rsidP="00C60DF6" w:rsidRDefault="00FD6563" w14:paraId="3F1D30B7" w14:textId="0F691EF0">
            <w:pPr>
              <w:pStyle w:val="ListBullet"/>
              <w:ind w:left="360"/>
            </w:pPr>
            <w:r w:rsidRPr="00323C34">
              <w:t>Notify Completion</w:t>
            </w:r>
          </w:p>
        </w:tc>
        <w:tc>
          <w:tcPr>
            <w:tcW w:w="0" w:type="auto"/>
            <w:hideMark/>
          </w:tcPr>
          <w:p w:rsidRPr="00323C34" w:rsidR="00FD6563" w:rsidP="00FD6563" w:rsidRDefault="00FD6563" w14:paraId="5DE2C23B" w14:textId="77777777">
            <w:pPr>
              <w:spacing w:after="160"/>
            </w:pPr>
            <w:r w:rsidRPr="00323C34">
              <w:t>View</w:t>
            </w:r>
          </w:p>
        </w:tc>
        <w:tc>
          <w:tcPr>
            <w:tcW w:w="0" w:type="auto"/>
            <w:hideMark/>
          </w:tcPr>
          <w:p w:rsidRPr="00323C34" w:rsidR="00FD6563" w:rsidP="00FD6563" w:rsidRDefault="00FD6563" w14:paraId="5F4244E6" w14:textId="77777777">
            <w:pPr>
              <w:spacing w:after="160"/>
            </w:pPr>
            <w:r w:rsidRPr="00323C34">
              <w:t>View</w:t>
            </w:r>
          </w:p>
        </w:tc>
        <w:tc>
          <w:tcPr>
            <w:tcW w:w="0" w:type="auto"/>
            <w:hideMark/>
          </w:tcPr>
          <w:p w:rsidRPr="00323C34" w:rsidR="00FD6563" w:rsidP="00FD6563" w:rsidRDefault="00FD6563" w14:paraId="0C5A01E0" w14:textId="77777777">
            <w:pPr>
              <w:spacing w:after="160"/>
            </w:pPr>
            <w:r w:rsidRPr="00323C34">
              <w:t>View</w:t>
            </w:r>
          </w:p>
        </w:tc>
        <w:tc>
          <w:tcPr>
            <w:tcW w:w="0" w:type="auto"/>
            <w:hideMark/>
          </w:tcPr>
          <w:p w:rsidR="00FD6563" w:rsidP="00FD6563" w:rsidRDefault="00FD6563" w14:paraId="62F1813C" w14:textId="3D8C35D6">
            <w:pPr>
              <w:spacing w:after="160"/>
              <w:rPr>
                <w:ins w:author="Shin Feng WONG" w:date="2026-06-03T16:55:00Z" w16du:dateUtc="2026-06-03T08:55:00Z" w:id="443"/>
              </w:rPr>
            </w:pPr>
            <w:r w:rsidRPr="00323C34">
              <w:t>Cannot View</w:t>
            </w:r>
            <w:ins w:author="Shin Feng WONG" w:date="2026-06-03T16:56:00Z" w16du:dateUtc="2026-06-03T08:56:00Z" w:id="444">
              <w:r w:rsidR="00163330">
                <w:t xml:space="preserve"> after 12 hours of incident closure</w:t>
              </w:r>
            </w:ins>
            <w:ins w:author="Shin Feng WONG" w:date="2026-06-03T16:55:00Z" w16du:dateUtc="2026-06-03T08:55:00Z" w:id="445">
              <w:r w:rsidR="00163330">
                <w:t>*</w:t>
              </w:r>
            </w:ins>
          </w:p>
          <w:p w:rsidRPr="00323C34" w:rsidR="00163330" w:rsidP="00FD6563" w:rsidRDefault="00163330" w14:paraId="7406AB70" w14:textId="6C06F5E1">
            <w:pPr>
              <w:spacing w:after="160"/>
            </w:pPr>
            <w:ins w:author="Shin Feng WONG" w:date="2026-06-03T16:55:00Z" w16du:dateUtc="2026-06-03T08:55:00Z" w:id="446">
              <w:r>
                <w:t>See Section 5.</w:t>
              </w:r>
            </w:ins>
            <w:ins w:author="Shin Feng WONG" w:date="2026-06-04T00:27:00Z" w16du:dateUtc="2026-06-03T16:27:00Z" w:id="447">
              <w:r w:rsidR="00411356">
                <w:t>6.2 Responder Act</w:t>
              </w:r>
            </w:ins>
            <w:ins w:author="Shin Feng WONG" w:date="2026-06-04T00:28:00Z" w16du:dateUtc="2026-06-03T16:28:00Z" w:id="448">
              <w:r w:rsidR="00411356">
                <w:t>ivity Logging (f)</w:t>
              </w:r>
            </w:ins>
          </w:p>
        </w:tc>
      </w:tr>
      <w:tr w:rsidRPr="00323C34" w:rsidR="001A22D5" w:rsidTr="000E75CD" w14:paraId="6EFD67F0" w14:textId="77777777">
        <w:trPr>
          <w:cantSplit/>
        </w:trPr>
        <w:tc>
          <w:tcPr>
            <w:tcW w:w="0" w:type="auto"/>
            <w:hideMark/>
          </w:tcPr>
          <w:p w:rsidRPr="00323C34" w:rsidR="00FD6563" w:rsidP="00FD6563" w:rsidRDefault="00292DA4" w14:paraId="7B628530" w14:textId="77777777">
            <w:pPr>
              <w:spacing w:after="160"/>
            </w:pPr>
            <w:commentRangeEnd w:id="442"/>
            <w:r w:rsidRPr="00323C34">
              <w:rPr>
                <w:rStyle w:val="CommentReference"/>
                <w:sz w:val="22"/>
                <w:szCs w:val="24"/>
              </w:rPr>
              <w:commentReference w:id="442"/>
            </w:r>
            <w:r w:rsidRPr="00323C34" w:rsidR="00FD6563">
              <w:t>Duty Officer</w:t>
            </w:r>
          </w:p>
        </w:tc>
        <w:tc>
          <w:tcPr>
            <w:tcW w:w="0" w:type="auto"/>
            <w:hideMark/>
          </w:tcPr>
          <w:p w:rsidRPr="00323C34" w:rsidR="00C60DF6" w:rsidP="00C60DF6" w:rsidRDefault="00C60DF6" w14:paraId="4D84BE7F" w14:textId="77777777">
            <w:pPr>
              <w:pStyle w:val="ListBullet"/>
              <w:spacing w:after="160"/>
              <w:ind w:left="360"/>
            </w:pPr>
            <w:r w:rsidRPr="00323C34">
              <w:t>View</w:t>
            </w:r>
          </w:p>
          <w:p w:rsidRPr="00323C34" w:rsidR="00C60DF6" w:rsidP="00C60DF6" w:rsidRDefault="00C60DF6" w14:paraId="788CF250" w14:textId="77777777">
            <w:pPr>
              <w:pStyle w:val="ListBullet"/>
              <w:spacing w:after="160"/>
              <w:ind w:left="360"/>
            </w:pPr>
            <w:r w:rsidRPr="00323C34">
              <w:t>Edit</w:t>
            </w:r>
          </w:p>
          <w:p w:rsidRPr="00323C34" w:rsidR="00C60DF6" w:rsidP="00C60DF6" w:rsidRDefault="00C60DF6" w14:paraId="63D36EE5" w14:textId="77777777">
            <w:pPr>
              <w:pStyle w:val="ListBullet"/>
              <w:spacing w:after="160"/>
              <w:ind w:left="360"/>
            </w:pPr>
            <w:r w:rsidRPr="00323C34">
              <w:t>Assign Responder</w:t>
            </w:r>
          </w:p>
          <w:p w:rsidRPr="00323C34" w:rsidR="00FD6563" w:rsidP="00C60DF6" w:rsidRDefault="00C60DF6" w14:paraId="0D9C8E8F" w14:textId="03BC2491">
            <w:pPr>
              <w:pStyle w:val="ListBullet"/>
              <w:spacing w:after="160"/>
              <w:ind w:left="360"/>
            </w:pPr>
            <w:r w:rsidRPr="00323C34">
              <w:t>Submit for Review</w:t>
            </w:r>
          </w:p>
        </w:tc>
        <w:tc>
          <w:tcPr>
            <w:tcW w:w="0" w:type="auto"/>
            <w:hideMark/>
          </w:tcPr>
          <w:p w:rsidRPr="00323C34" w:rsidR="0011253B" w:rsidP="0011253B" w:rsidRDefault="00FD6563" w14:paraId="41CE49AD" w14:textId="77777777">
            <w:pPr>
              <w:pStyle w:val="ListBullet"/>
              <w:ind w:left="360"/>
            </w:pPr>
            <w:r w:rsidRPr="00323C34">
              <w:t>View</w:t>
            </w:r>
          </w:p>
          <w:p w:rsidRPr="00323C34" w:rsidR="0011253B" w:rsidP="0011253B" w:rsidRDefault="00FD6563" w14:paraId="7523DCEE" w14:textId="77777777">
            <w:pPr>
              <w:pStyle w:val="ListBullet"/>
              <w:ind w:left="360"/>
            </w:pPr>
            <w:r w:rsidRPr="00323C34">
              <w:t>Edit</w:t>
            </w:r>
          </w:p>
          <w:p w:rsidRPr="00323C34" w:rsidR="0011253B" w:rsidP="0011253B" w:rsidRDefault="00FD6563" w14:paraId="4B20F3FD" w14:textId="77777777">
            <w:pPr>
              <w:pStyle w:val="ListBullet"/>
              <w:ind w:left="360"/>
            </w:pPr>
            <w:r w:rsidRPr="00323C34">
              <w:t>Return to Owner</w:t>
            </w:r>
          </w:p>
          <w:p w:rsidRPr="00323C34" w:rsidR="00FD6563" w:rsidP="0011253B" w:rsidRDefault="00FD6563" w14:paraId="4A15AAD6" w14:textId="34B2D1A2">
            <w:pPr>
              <w:pStyle w:val="ListBullet"/>
              <w:ind w:left="360"/>
            </w:pPr>
            <w:r w:rsidRPr="00323C34">
              <w:t>Assign Responder</w:t>
            </w:r>
          </w:p>
        </w:tc>
        <w:tc>
          <w:tcPr>
            <w:tcW w:w="0" w:type="auto"/>
            <w:hideMark/>
          </w:tcPr>
          <w:p w:rsidRPr="00323C34" w:rsidR="0011253B" w:rsidP="0011253B" w:rsidRDefault="00FD6563" w14:paraId="7AA6FD6C" w14:textId="77777777">
            <w:pPr>
              <w:pStyle w:val="ListBullet"/>
              <w:ind w:left="360"/>
            </w:pPr>
            <w:r w:rsidRPr="00323C34">
              <w:t>View</w:t>
            </w:r>
          </w:p>
          <w:p w:rsidRPr="00323C34" w:rsidR="0011253B" w:rsidP="0011253B" w:rsidRDefault="00FD6563" w14:paraId="2FEDB4F8" w14:textId="77777777">
            <w:pPr>
              <w:pStyle w:val="ListBullet"/>
              <w:ind w:left="360"/>
            </w:pPr>
            <w:r w:rsidRPr="00323C34">
              <w:t>Edit</w:t>
            </w:r>
          </w:p>
          <w:p w:rsidRPr="00323C34" w:rsidR="0011253B" w:rsidP="0011253B" w:rsidRDefault="00FD6563" w14:paraId="6B14E7CD" w14:textId="77777777">
            <w:pPr>
              <w:pStyle w:val="ListBullet"/>
              <w:ind w:left="360"/>
            </w:pPr>
            <w:r w:rsidRPr="00323C34">
              <w:t>Assign Responder</w:t>
            </w:r>
          </w:p>
          <w:p w:rsidRPr="00323C34" w:rsidR="00FD6563" w:rsidP="0011253B" w:rsidRDefault="00FD6563" w14:paraId="3C47B7FF" w14:textId="5D2EE505">
            <w:pPr>
              <w:pStyle w:val="ListBullet"/>
              <w:ind w:left="360"/>
            </w:pPr>
            <w:r w:rsidRPr="00323C34">
              <w:t>Submit for Review</w:t>
            </w:r>
          </w:p>
        </w:tc>
        <w:tc>
          <w:tcPr>
            <w:tcW w:w="0" w:type="auto"/>
            <w:hideMark/>
          </w:tcPr>
          <w:p w:rsidRPr="00323C34" w:rsidR="0011253B" w:rsidP="0011253B" w:rsidRDefault="00FD6563" w14:paraId="55D68E23" w14:textId="77777777">
            <w:pPr>
              <w:pStyle w:val="ListBullet"/>
              <w:ind w:left="360"/>
            </w:pPr>
            <w:r w:rsidRPr="00323C34">
              <w:t>View</w:t>
            </w:r>
          </w:p>
          <w:p w:rsidRPr="00323C34" w:rsidR="0011253B" w:rsidP="0011253B" w:rsidRDefault="00FD6563" w14:paraId="506E80E8" w14:textId="77777777">
            <w:pPr>
              <w:pStyle w:val="ListBullet"/>
              <w:ind w:left="360"/>
            </w:pPr>
            <w:r w:rsidRPr="00323C34">
              <w:t>Edit</w:t>
            </w:r>
          </w:p>
          <w:p w:rsidRPr="00323C34" w:rsidR="0011253B" w:rsidP="0011253B" w:rsidRDefault="00FD6563" w14:paraId="06F4654A" w14:textId="77777777">
            <w:pPr>
              <w:pStyle w:val="ListBullet"/>
              <w:ind w:left="360"/>
            </w:pPr>
            <w:r w:rsidRPr="00323C34">
              <w:t>Return to Responder</w:t>
            </w:r>
          </w:p>
          <w:p w:rsidRPr="00323C34" w:rsidR="0011253B" w:rsidP="0011253B" w:rsidRDefault="00FD6563" w14:paraId="7898397D" w14:textId="77777777">
            <w:pPr>
              <w:pStyle w:val="ListBullet"/>
              <w:ind w:left="360"/>
            </w:pPr>
            <w:r w:rsidRPr="00323C34">
              <w:t>Assign Responder</w:t>
            </w:r>
          </w:p>
          <w:p w:rsidRPr="00323C34" w:rsidR="00FD6563" w:rsidP="0011253B" w:rsidRDefault="00FD6563" w14:paraId="266A8CD4" w14:textId="2F194C7E">
            <w:pPr>
              <w:pStyle w:val="ListBullet"/>
              <w:ind w:left="360"/>
            </w:pPr>
            <w:r w:rsidRPr="00323C34">
              <w:t>Submit for Review</w:t>
            </w:r>
          </w:p>
        </w:tc>
        <w:tc>
          <w:tcPr>
            <w:tcW w:w="0" w:type="auto"/>
            <w:hideMark/>
          </w:tcPr>
          <w:p w:rsidRPr="00323C34" w:rsidR="00E51ED0" w:rsidP="00E51ED0" w:rsidRDefault="00FD6563" w14:paraId="03CE2269" w14:textId="77777777">
            <w:pPr>
              <w:pStyle w:val="ListBullet"/>
              <w:ind w:left="360"/>
            </w:pPr>
            <w:r w:rsidRPr="00323C34">
              <w:t>View</w:t>
            </w:r>
          </w:p>
          <w:p w:rsidRPr="00323C34" w:rsidR="00E51ED0" w:rsidP="00E51ED0" w:rsidRDefault="00FD6563" w14:paraId="0C30EFD2" w14:textId="77777777">
            <w:pPr>
              <w:pStyle w:val="ListBullet"/>
              <w:ind w:left="360"/>
            </w:pPr>
            <w:r w:rsidRPr="00323C34">
              <w:t>Edit</w:t>
            </w:r>
          </w:p>
          <w:p w:rsidRPr="00323C34" w:rsidR="00E51ED0" w:rsidP="00E51ED0" w:rsidRDefault="00FD6563" w14:paraId="5DB4390F" w14:textId="77777777">
            <w:pPr>
              <w:pStyle w:val="ListBullet"/>
              <w:ind w:left="360"/>
            </w:pPr>
            <w:r w:rsidRPr="00323C34">
              <w:t>Return to Owner</w:t>
            </w:r>
          </w:p>
          <w:p w:rsidRPr="00323C34" w:rsidR="00FD6563" w:rsidP="00E51ED0" w:rsidRDefault="00FD6563" w14:paraId="60A956AA" w14:textId="70F40D6E">
            <w:pPr>
              <w:pStyle w:val="ListBullet"/>
              <w:ind w:left="360"/>
            </w:pPr>
            <w:r w:rsidRPr="00323C34">
              <w:t>Close</w:t>
            </w:r>
          </w:p>
        </w:tc>
        <w:tc>
          <w:tcPr>
            <w:tcW w:w="0" w:type="auto"/>
            <w:hideMark/>
          </w:tcPr>
          <w:p w:rsidRPr="00323C34" w:rsidR="00C254DA" w:rsidP="00C254DA" w:rsidRDefault="00C254DA" w14:paraId="0622CEDE" w14:textId="77777777">
            <w:pPr>
              <w:pStyle w:val="ListBullet"/>
              <w:ind w:left="360"/>
            </w:pPr>
            <w:r w:rsidRPr="00323C34">
              <w:t>View</w:t>
            </w:r>
          </w:p>
          <w:p w:rsidRPr="00323C34" w:rsidR="00C254DA" w:rsidP="00C254DA" w:rsidRDefault="00C254DA" w14:paraId="0066D2D9" w14:textId="77777777">
            <w:pPr>
              <w:pStyle w:val="ListBullet"/>
              <w:ind w:left="360"/>
            </w:pPr>
            <w:r w:rsidRPr="00323C34">
              <w:t>Edit</w:t>
            </w:r>
          </w:p>
          <w:p w:rsidRPr="00323C34" w:rsidR="00C254DA" w:rsidP="00C254DA" w:rsidRDefault="00C254DA" w14:paraId="7212E75E" w14:textId="77777777">
            <w:pPr>
              <w:pStyle w:val="ListBullet"/>
              <w:ind w:left="360"/>
            </w:pPr>
            <w:r w:rsidRPr="00323C34">
              <w:t>Assign Responder</w:t>
            </w:r>
          </w:p>
          <w:p w:rsidRPr="00323C34" w:rsidR="00FD6563" w:rsidP="00C254DA" w:rsidRDefault="00C254DA" w14:paraId="5B6E93B2" w14:textId="7DBDB698">
            <w:pPr>
              <w:pStyle w:val="ListBullet"/>
              <w:ind w:left="360"/>
            </w:pPr>
            <w:r w:rsidRPr="00323C34">
              <w:t>Submit for Review</w:t>
            </w:r>
          </w:p>
        </w:tc>
        <w:tc>
          <w:tcPr>
            <w:tcW w:w="0" w:type="auto"/>
            <w:hideMark/>
          </w:tcPr>
          <w:p w:rsidRPr="00323C34" w:rsidR="00FD6563" w:rsidP="00FD6563" w:rsidRDefault="00FD6563" w14:paraId="3C24E8A2" w14:textId="77777777">
            <w:pPr>
              <w:spacing w:after="160"/>
            </w:pPr>
            <w:r w:rsidRPr="00323C34">
              <w:t>View</w:t>
            </w:r>
          </w:p>
        </w:tc>
      </w:tr>
      <w:tr w:rsidRPr="00323C34" w:rsidR="001A22D5" w:rsidTr="000E75CD" w14:paraId="54FC1FCF" w14:textId="77777777">
        <w:trPr>
          <w:cantSplit/>
        </w:trPr>
        <w:tc>
          <w:tcPr>
            <w:tcW w:w="0" w:type="auto"/>
            <w:hideMark/>
          </w:tcPr>
          <w:p w:rsidRPr="00323C34" w:rsidR="00FD6563" w:rsidP="00FD6563" w:rsidRDefault="00FD6563" w14:paraId="0A896145" w14:textId="77777777">
            <w:pPr>
              <w:spacing w:after="160"/>
            </w:pPr>
            <w:r w:rsidRPr="00323C34">
              <w:t>Duty Manager</w:t>
            </w:r>
          </w:p>
        </w:tc>
        <w:tc>
          <w:tcPr>
            <w:tcW w:w="0" w:type="auto"/>
            <w:hideMark/>
          </w:tcPr>
          <w:p w:rsidRPr="00323C34" w:rsidR="00C60DF6" w:rsidP="00C60DF6" w:rsidRDefault="00C60DF6" w14:paraId="07653A99" w14:textId="77777777">
            <w:pPr>
              <w:pStyle w:val="ListBullet"/>
              <w:ind w:left="360"/>
            </w:pPr>
            <w:r w:rsidRPr="00323C34">
              <w:t>View</w:t>
            </w:r>
          </w:p>
          <w:p w:rsidRPr="00323C34" w:rsidR="00C60DF6" w:rsidP="00C60DF6" w:rsidRDefault="00C60DF6" w14:paraId="5185BA40" w14:textId="77777777">
            <w:pPr>
              <w:pStyle w:val="ListBullet"/>
              <w:ind w:left="360"/>
            </w:pPr>
            <w:r w:rsidRPr="00323C34">
              <w:t>Edit</w:t>
            </w:r>
          </w:p>
          <w:p w:rsidRPr="00323C34" w:rsidR="00C60DF6" w:rsidP="00C60DF6" w:rsidRDefault="00C60DF6" w14:paraId="79415F64" w14:textId="77777777">
            <w:pPr>
              <w:pStyle w:val="ListBullet"/>
              <w:ind w:left="360"/>
            </w:pPr>
            <w:r w:rsidRPr="00323C34">
              <w:t xml:space="preserve">Assign </w:t>
            </w:r>
            <w:r w:rsidRPr="00323C34">
              <w:rPr>
                <w:rFonts w:hint="eastAsia"/>
              </w:rPr>
              <w:t>R</w:t>
            </w:r>
            <w:r w:rsidRPr="00323C34">
              <w:t>esponder</w:t>
            </w:r>
          </w:p>
          <w:p w:rsidRPr="00323C34" w:rsidR="00FD6563" w:rsidP="00C60DF6" w:rsidRDefault="00C60DF6" w14:paraId="536549F0" w14:textId="4F408529">
            <w:pPr>
              <w:pStyle w:val="ListBullet"/>
              <w:ind w:left="360"/>
            </w:pPr>
            <w:r w:rsidRPr="00323C34">
              <w:t>Submit for Review</w:t>
            </w:r>
          </w:p>
        </w:tc>
        <w:tc>
          <w:tcPr>
            <w:tcW w:w="0" w:type="auto"/>
            <w:hideMark/>
          </w:tcPr>
          <w:p w:rsidRPr="00323C34" w:rsidR="0011253B" w:rsidP="0011253B" w:rsidRDefault="0011253B" w14:paraId="48402640" w14:textId="77777777">
            <w:pPr>
              <w:pStyle w:val="ListBullet"/>
              <w:spacing w:after="160"/>
              <w:ind w:left="360"/>
            </w:pPr>
            <w:r w:rsidRPr="00323C34">
              <w:t>View</w:t>
            </w:r>
          </w:p>
          <w:p w:rsidRPr="00323C34" w:rsidR="0011253B" w:rsidP="0011253B" w:rsidRDefault="0011253B" w14:paraId="60084D8C" w14:textId="77777777">
            <w:pPr>
              <w:pStyle w:val="ListBullet"/>
              <w:spacing w:after="160"/>
              <w:ind w:left="360"/>
            </w:pPr>
            <w:r w:rsidRPr="00323C34">
              <w:t>Edit</w:t>
            </w:r>
          </w:p>
          <w:p w:rsidRPr="00323C34" w:rsidR="0011253B" w:rsidP="0011253B" w:rsidRDefault="0011253B" w14:paraId="1DEB7222" w14:textId="77777777">
            <w:pPr>
              <w:pStyle w:val="ListBullet"/>
              <w:spacing w:after="160"/>
              <w:ind w:left="360"/>
            </w:pPr>
            <w:r w:rsidRPr="00323C34">
              <w:t>Return to Owner</w:t>
            </w:r>
          </w:p>
          <w:p w:rsidRPr="00323C34" w:rsidR="00FD6563" w:rsidP="0011253B" w:rsidRDefault="0011253B" w14:paraId="6FD26D07" w14:textId="48EF4308">
            <w:pPr>
              <w:pStyle w:val="ListBullet"/>
              <w:spacing w:after="160"/>
              <w:ind w:left="360"/>
            </w:pPr>
            <w:r w:rsidRPr="00323C34">
              <w:t>Assign Responder</w:t>
            </w:r>
          </w:p>
        </w:tc>
        <w:tc>
          <w:tcPr>
            <w:tcW w:w="0" w:type="auto"/>
            <w:hideMark/>
          </w:tcPr>
          <w:p w:rsidRPr="00323C34" w:rsidR="0011253B" w:rsidP="0011253B" w:rsidRDefault="0011253B" w14:paraId="4CC9132C" w14:textId="77777777">
            <w:pPr>
              <w:pStyle w:val="ListBullet"/>
              <w:spacing w:after="160"/>
              <w:ind w:left="360"/>
            </w:pPr>
            <w:r w:rsidRPr="00323C34">
              <w:t>View</w:t>
            </w:r>
          </w:p>
          <w:p w:rsidRPr="00323C34" w:rsidR="0011253B" w:rsidP="0011253B" w:rsidRDefault="0011253B" w14:paraId="58F15560" w14:textId="77777777">
            <w:pPr>
              <w:pStyle w:val="ListBullet"/>
              <w:spacing w:after="160"/>
              <w:ind w:left="360"/>
            </w:pPr>
            <w:r w:rsidRPr="00323C34">
              <w:t>Edit</w:t>
            </w:r>
          </w:p>
          <w:p w:rsidRPr="00323C34" w:rsidR="0011253B" w:rsidP="0011253B" w:rsidRDefault="0011253B" w14:paraId="5AFDA80C" w14:textId="77777777">
            <w:pPr>
              <w:pStyle w:val="ListBullet"/>
              <w:spacing w:after="160"/>
              <w:ind w:left="360"/>
            </w:pPr>
            <w:r w:rsidRPr="00323C34">
              <w:t>Assign Responder</w:t>
            </w:r>
          </w:p>
          <w:p w:rsidRPr="00323C34" w:rsidR="00FD6563" w:rsidP="0011253B" w:rsidRDefault="0011253B" w14:paraId="76AD9482" w14:textId="0F697016">
            <w:pPr>
              <w:pStyle w:val="ListBullet"/>
              <w:spacing w:after="160"/>
              <w:ind w:left="360"/>
            </w:pPr>
            <w:r w:rsidRPr="00323C34">
              <w:t>Submit for Review</w:t>
            </w:r>
          </w:p>
        </w:tc>
        <w:tc>
          <w:tcPr>
            <w:tcW w:w="0" w:type="auto"/>
            <w:hideMark/>
          </w:tcPr>
          <w:p w:rsidRPr="00323C34" w:rsidR="0011253B" w:rsidP="0011253B" w:rsidRDefault="0011253B" w14:paraId="43A5E6B3" w14:textId="77777777">
            <w:pPr>
              <w:pStyle w:val="ListBullet"/>
              <w:spacing w:after="160"/>
              <w:ind w:left="360"/>
            </w:pPr>
            <w:r w:rsidRPr="00323C34">
              <w:t>View</w:t>
            </w:r>
          </w:p>
          <w:p w:rsidRPr="00323C34" w:rsidR="0011253B" w:rsidP="0011253B" w:rsidRDefault="0011253B" w14:paraId="4E903EB0" w14:textId="77777777">
            <w:pPr>
              <w:pStyle w:val="ListBullet"/>
              <w:spacing w:after="160"/>
              <w:ind w:left="360"/>
            </w:pPr>
            <w:r w:rsidRPr="00323C34">
              <w:t>Edit</w:t>
            </w:r>
          </w:p>
          <w:p w:rsidRPr="00323C34" w:rsidR="0011253B" w:rsidP="0011253B" w:rsidRDefault="0011253B" w14:paraId="0EC1C1BA" w14:textId="77777777">
            <w:pPr>
              <w:pStyle w:val="ListBullet"/>
              <w:spacing w:after="160"/>
              <w:ind w:left="360"/>
            </w:pPr>
            <w:r w:rsidRPr="00323C34">
              <w:t>Return to Responder</w:t>
            </w:r>
          </w:p>
          <w:p w:rsidRPr="00323C34" w:rsidR="0011253B" w:rsidP="0011253B" w:rsidRDefault="0011253B" w14:paraId="682CED8A" w14:textId="77777777">
            <w:pPr>
              <w:pStyle w:val="ListBullet"/>
              <w:spacing w:after="160"/>
              <w:ind w:left="360"/>
            </w:pPr>
            <w:r w:rsidRPr="00323C34">
              <w:t>Assign Responder</w:t>
            </w:r>
          </w:p>
          <w:p w:rsidRPr="00323C34" w:rsidR="00FD6563" w:rsidP="0011253B" w:rsidRDefault="0011253B" w14:paraId="7C273FE0" w14:textId="22F9E758">
            <w:pPr>
              <w:pStyle w:val="ListBullet"/>
              <w:spacing w:after="160"/>
              <w:ind w:left="360"/>
            </w:pPr>
            <w:r w:rsidRPr="00323C34">
              <w:t>Submit for Review</w:t>
            </w:r>
          </w:p>
        </w:tc>
        <w:tc>
          <w:tcPr>
            <w:tcW w:w="0" w:type="auto"/>
            <w:hideMark/>
          </w:tcPr>
          <w:p w:rsidRPr="00323C34" w:rsidR="00E51ED0" w:rsidP="00E51ED0" w:rsidRDefault="00E51ED0" w14:paraId="0074D599" w14:textId="77777777">
            <w:pPr>
              <w:pStyle w:val="ListBullet"/>
              <w:spacing w:after="160"/>
              <w:ind w:left="360"/>
            </w:pPr>
            <w:r w:rsidRPr="00323C34">
              <w:t>View</w:t>
            </w:r>
          </w:p>
          <w:p w:rsidRPr="00323C34" w:rsidR="00E51ED0" w:rsidP="00E51ED0" w:rsidRDefault="00E51ED0" w14:paraId="1D32EEBB" w14:textId="77777777">
            <w:pPr>
              <w:pStyle w:val="ListBullet"/>
              <w:spacing w:after="160"/>
              <w:ind w:left="360"/>
            </w:pPr>
            <w:r w:rsidRPr="00323C34">
              <w:t>Edit</w:t>
            </w:r>
          </w:p>
          <w:p w:rsidRPr="00323C34" w:rsidR="00E51ED0" w:rsidP="00E51ED0" w:rsidRDefault="00E51ED0" w14:paraId="17BC8349" w14:textId="77777777">
            <w:pPr>
              <w:pStyle w:val="ListBullet"/>
              <w:spacing w:after="160"/>
              <w:ind w:left="360"/>
            </w:pPr>
            <w:r w:rsidRPr="00323C34">
              <w:t>Return to Owner</w:t>
            </w:r>
          </w:p>
          <w:p w:rsidRPr="00323C34" w:rsidR="00FD6563" w:rsidP="00E51ED0" w:rsidRDefault="00E51ED0" w14:paraId="08CA6FEF" w14:textId="36053EEE">
            <w:pPr>
              <w:pStyle w:val="ListBullet"/>
              <w:spacing w:after="160"/>
              <w:ind w:left="360"/>
            </w:pPr>
            <w:r w:rsidRPr="00323C34">
              <w:rPr>
                <w:rFonts w:hint="eastAsia"/>
              </w:rPr>
              <w:t>C</w:t>
            </w:r>
            <w:r w:rsidRPr="00323C34">
              <w:t>lose</w:t>
            </w:r>
          </w:p>
        </w:tc>
        <w:tc>
          <w:tcPr>
            <w:tcW w:w="0" w:type="auto"/>
            <w:hideMark/>
          </w:tcPr>
          <w:p w:rsidRPr="00323C34" w:rsidR="00C254DA" w:rsidP="00C254DA" w:rsidRDefault="00C254DA" w14:paraId="499024B8" w14:textId="77777777">
            <w:pPr>
              <w:pStyle w:val="ListBullet"/>
              <w:ind w:left="360"/>
            </w:pPr>
            <w:r w:rsidRPr="00323C34">
              <w:t>View</w:t>
            </w:r>
          </w:p>
          <w:p w:rsidRPr="00323C34" w:rsidR="00C254DA" w:rsidP="00C254DA" w:rsidRDefault="00C254DA" w14:paraId="39DD75E5" w14:textId="77777777">
            <w:pPr>
              <w:pStyle w:val="ListBullet"/>
              <w:ind w:left="360"/>
            </w:pPr>
            <w:r w:rsidRPr="00323C34">
              <w:t>Edit</w:t>
            </w:r>
          </w:p>
          <w:p w:rsidRPr="00323C34" w:rsidR="00C254DA" w:rsidP="00C254DA" w:rsidRDefault="00C254DA" w14:paraId="0731BC3F" w14:textId="77777777">
            <w:pPr>
              <w:pStyle w:val="ListBullet"/>
              <w:ind w:left="360"/>
            </w:pPr>
            <w:r w:rsidRPr="00323C34">
              <w:t>Assign Responder</w:t>
            </w:r>
          </w:p>
          <w:p w:rsidRPr="00323C34" w:rsidR="00FD6563" w:rsidP="00C254DA" w:rsidRDefault="00C254DA" w14:paraId="5934EB88" w14:textId="6C40A61E">
            <w:pPr>
              <w:pStyle w:val="ListBullet"/>
              <w:ind w:left="360"/>
            </w:pPr>
            <w:r w:rsidRPr="00323C34">
              <w:t>Submit for Review</w:t>
            </w:r>
          </w:p>
        </w:tc>
        <w:tc>
          <w:tcPr>
            <w:tcW w:w="0" w:type="auto"/>
            <w:hideMark/>
          </w:tcPr>
          <w:p w:rsidRPr="00323C34" w:rsidR="00FD6563" w:rsidP="00FD6563" w:rsidRDefault="00FD6563" w14:paraId="5E3C93BA" w14:textId="77777777">
            <w:pPr>
              <w:spacing w:after="160"/>
            </w:pPr>
            <w:r w:rsidRPr="00323C34">
              <w:t>View</w:t>
            </w:r>
          </w:p>
        </w:tc>
      </w:tr>
    </w:tbl>
    <w:p w:rsidRPr="00323C34" w:rsidR="006E1DA3" w:rsidP="00647721" w:rsidRDefault="006E1DA3" w14:paraId="6DC4274D" w14:textId="77777777"/>
    <w:p w:rsidRPr="00323C34" w:rsidR="0052048E" w:rsidP="006C258F" w:rsidRDefault="0052048E" w14:paraId="642BB5C8" w14:textId="2BF568D3">
      <w:pPr>
        <w:pStyle w:val="Heading3"/>
      </w:pPr>
      <w:bookmarkStart w:name="_Toc231625390" w:id="449"/>
      <w:r w:rsidRPr="00323C34">
        <w:rPr>
          <w:rFonts w:hint="eastAsia"/>
        </w:rPr>
        <w:t>Task Management</w:t>
      </w:r>
      <w:bookmarkEnd w:id="449"/>
    </w:p>
    <w:p w:rsidRPr="00323C34" w:rsidR="0052048E" w:rsidP="0052048E" w:rsidRDefault="0052048E" w14:paraId="50EAAA0C" w14:textId="77777777">
      <w:r w:rsidRPr="00323C34">
        <w:t>Task records progress through the following statuses: Created, Re-Assigned, Acknowledged, In Progress, Pending, Further Action, and Closed.</w:t>
      </w:r>
    </w:p>
    <w:tbl>
      <w:tblPr>
        <w:tblStyle w:val="TableGrid"/>
        <w:tblW w:w="0" w:type="auto"/>
        <w:tblLook w:val="04A0" w:firstRow="1" w:lastRow="0" w:firstColumn="1" w:lastColumn="0" w:noHBand="0" w:noVBand="1"/>
      </w:tblPr>
      <w:tblGrid>
        <w:gridCol w:w="1558"/>
        <w:gridCol w:w="2283"/>
        <w:gridCol w:w="2283"/>
        <w:gridCol w:w="2461"/>
        <w:gridCol w:w="1902"/>
        <w:gridCol w:w="2511"/>
        <w:gridCol w:w="950"/>
      </w:tblGrid>
      <w:tr w:rsidRPr="00323C34" w:rsidR="00C62A87" w:rsidTr="00340672" w14:paraId="31F2A5F4" w14:textId="77777777">
        <w:trPr>
          <w:cantSplit/>
          <w:tblHeader/>
        </w:trPr>
        <w:tc>
          <w:tcPr>
            <w:tcW w:w="0" w:type="auto"/>
            <w:shd w:val="clear" w:color="auto" w:fill="0070C0"/>
            <w:hideMark/>
          </w:tcPr>
          <w:p w:rsidRPr="00323C34" w:rsidR="0063330C" w:rsidP="00340672" w:rsidRDefault="0063330C" w14:paraId="274D942D" w14:textId="77777777">
            <w:pPr>
              <w:spacing w:after="160"/>
              <w:rPr>
                <w:b/>
                <w:bCs/>
                <w:color w:val="FFFFFF" w:themeColor="background1"/>
              </w:rPr>
            </w:pPr>
            <w:r w:rsidRPr="00323C34">
              <w:rPr>
                <w:b/>
                <w:bCs/>
                <w:color w:val="FFFFFF" w:themeColor="background1"/>
              </w:rPr>
              <w:t>Role</w:t>
            </w:r>
          </w:p>
        </w:tc>
        <w:tc>
          <w:tcPr>
            <w:tcW w:w="0" w:type="auto"/>
            <w:shd w:val="clear" w:color="auto" w:fill="0070C0"/>
            <w:hideMark/>
          </w:tcPr>
          <w:p w:rsidRPr="00323C34" w:rsidR="0063330C" w:rsidP="00340672" w:rsidRDefault="0063330C" w14:paraId="663A4C00" w14:textId="77777777">
            <w:pPr>
              <w:spacing w:after="160"/>
              <w:rPr>
                <w:b/>
                <w:bCs/>
                <w:color w:val="FFFFFF" w:themeColor="background1"/>
              </w:rPr>
            </w:pPr>
            <w:r w:rsidRPr="00323C34">
              <w:rPr>
                <w:b/>
                <w:bCs/>
                <w:color w:val="FFFFFF" w:themeColor="background1"/>
              </w:rPr>
              <w:t>Created</w:t>
            </w:r>
          </w:p>
        </w:tc>
        <w:tc>
          <w:tcPr>
            <w:tcW w:w="0" w:type="auto"/>
            <w:shd w:val="clear" w:color="auto" w:fill="0070C0"/>
            <w:hideMark/>
          </w:tcPr>
          <w:p w:rsidRPr="00323C34" w:rsidR="0063330C" w:rsidP="00340672" w:rsidRDefault="0063330C" w14:paraId="65828B0B" w14:textId="77777777">
            <w:pPr>
              <w:spacing w:after="160"/>
              <w:rPr>
                <w:b/>
                <w:bCs/>
                <w:color w:val="FFFFFF" w:themeColor="background1"/>
              </w:rPr>
            </w:pPr>
            <w:r w:rsidRPr="00323C34">
              <w:rPr>
                <w:b/>
                <w:bCs/>
                <w:color w:val="FFFFFF" w:themeColor="background1"/>
              </w:rPr>
              <w:t>Re-Assigned</w:t>
            </w:r>
          </w:p>
        </w:tc>
        <w:tc>
          <w:tcPr>
            <w:tcW w:w="0" w:type="auto"/>
            <w:shd w:val="clear" w:color="auto" w:fill="0070C0"/>
            <w:hideMark/>
          </w:tcPr>
          <w:p w:rsidRPr="00323C34" w:rsidR="0063330C" w:rsidP="00340672" w:rsidRDefault="0063330C" w14:paraId="5C1D062D" w14:textId="77777777">
            <w:pPr>
              <w:spacing w:after="160"/>
              <w:rPr>
                <w:b/>
                <w:bCs/>
                <w:color w:val="FFFFFF" w:themeColor="background1"/>
              </w:rPr>
            </w:pPr>
            <w:r w:rsidRPr="00323C34">
              <w:rPr>
                <w:b/>
                <w:bCs/>
                <w:color w:val="FFFFFF" w:themeColor="background1"/>
              </w:rPr>
              <w:t>Acknowledged</w:t>
            </w:r>
          </w:p>
        </w:tc>
        <w:tc>
          <w:tcPr>
            <w:tcW w:w="0" w:type="auto"/>
            <w:shd w:val="clear" w:color="auto" w:fill="0070C0"/>
            <w:hideMark/>
          </w:tcPr>
          <w:p w:rsidRPr="00323C34" w:rsidR="0063330C" w:rsidP="00340672" w:rsidRDefault="0063330C" w14:paraId="6082DCBD" w14:textId="77777777">
            <w:pPr>
              <w:spacing w:after="160"/>
              <w:rPr>
                <w:b/>
                <w:bCs/>
                <w:color w:val="FFFFFF" w:themeColor="background1"/>
              </w:rPr>
            </w:pPr>
            <w:r w:rsidRPr="00323C34">
              <w:rPr>
                <w:b/>
                <w:bCs/>
                <w:color w:val="FFFFFF" w:themeColor="background1"/>
              </w:rPr>
              <w:t>In Progress</w:t>
            </w:r>
          </w:p>
        </w:tc>
        <w:tc>
          <w:tcPr>
            <w:tcW w:w="0" w:type="auto"/>
            <w:shd w:val="clear" w:color="auto" w:fill="0070C0"/>
            <w:hideMark/>
          </w:tcPr>
          <w:p w:rsidRPr="00323C34" w:rsidR="0063330C" w:rsidP="00340672" w:rsidRDefault="0063330C" w14:paraId="175B2A2F" w14:textId="21172691">
            <w:pPr>
              <w:spacing w:after="160"/>
              <w:rPr>
                <w:b/>
                <w:bCs/>
                <w:color w:val="FFFFFF" w:themeColor="background1"/>
              </w:rPr>
            </w:pPr>
            <w:r w:rsidRPr="00323C34">
              <w:rPr>
                <w:b/>
                <w:bCs/>
                <w:color w:val="FFFFFF" w:themeColor="background1"/>
              </w:rPr>
              <w:t>Pending Further Action</w:t>
            </w:r>
          </w:p>
        </w:tc>
        <w:tc>
          <w:tcPr>
            <w:tcW w:w="0" w:type="auto"/>
            <w:shd w:val="clear" w:color="auto" w:fill="0070C0"/>
            <w:hideMark/>
          </w:tcPr>
          <w:p w:rsidRPr="00323C34" w:rsidR="0063330C" w:rsidP="00340672" w:rsidRDefault="0063330C" w14:paraId="5DDAE792" w14:textId="77777777">
            <w:pPr>
              <w:spacing w:after="160"/>
              <w:rPr>
                <w:b/>
                <w:bCs/>
                <w:color w:val="FFFFFF" w:themeColor="background1"/>
              </w:rPr>
            </w:pPr>
            <w:r w:rsidRPr="00323C34">
              <w:rPr>
                <w:b/>
                <w:bCs/>
                <w:color w:val="FFFFFF" w:themeColor="background1"/>
              </w:rPr>
              <w:t>Closed</w:t>
            </w:r>
          </w:p>
        </w:tc>
      </w:tr>
      <w:tr w:rsidRPr="00323C34" w:rsidR="00C62A87" w:rsidTr="00340672" w14:paraId="46EA8BCC" w14:textId="77777777">
        <w:trPr>
          <w:cantSplit/>
        </w:trPr>
        <w:tc>
          <w:tcPr>
            <w:tcW w:w="0" w:type="auto"/>
            <w:hideMark/>
          </w:tcPr>
          <w:p w:rsidRPr="00323C34" w:rsidR="0063330C" w:rsidP="00340672" w:rsidRDefault="0063330C" w14:paraId="44D55A48" w14:textId="77777777">
            <w:pPr>
              <w:spacing w:after="160"/>
            </w:pPr>
            <w:r w:rsidRPr="00323C34">
              <w:t>Owner*</w:t>
            </w:r>
          </w:p>
        </w:tc>
        <w:tc>
          <w:tcPr>
            <w:tcW w:w="0" w:type="auto"/>
            <w:hideMark/>
          </w:tcPr>
          <w:p w:rsidRPr="00323C34" w:rsidR="00972686" w:rsidP="004A52C7" w:rsidRDefault="00972686" w14:paraId="6DE96C09" w14:textId="5CA269C5">
            <w:pPr>
              <w:pStyle w:val="ListBullet"/>
              <w:ind w:left="360"/>
            </w:pPr>
            <w:r w:rsidRPr="00323C34">
              <w:rPr>
                <w:rFonts w:hint="eastAsia"/>
              </w:rPr>
              <w:t>Create</w:t>
            </w:r>
          </w:p>
          <w:p w:rsidRPr="00323C34" w:rsidR="0063330C" w:rsidP="004A52C7" w:rsidRDefault="0063330C" w14:paraId="7823BE9E" w14:textId="21A91077">
            <w:pPr>
              <w:pStyle w:val="ListBullet"/>
              <w:ind w:left="360"/>
            </w:pPr>
            <w:r w:rsidRPr="00323C34">
              <w:t>View</w:t>
            </w:r>
          </w:p>
          <w:p w:rsidRPr="00323C34" w:rsidR="0063330C" w:rsidP="004A52C7" w:rsidRDefault="0063330C" w14:paraId="645FF2E6" w14:textId="77777777">
            <w:pPr>
              <w:pStyle w:val="ListBullet"/>
              <w:ind w:left="360"/>
            </w:pPr>
            <w:r w:rsidRPr="00323C34">
              <w:t>Edit</w:t>
            </w:r>
          </w:p>
          <w:p w:rsidRPr="00323C34" w:rsidR="0063330C" w:rsidP="004A52C7" w:rsidRDefault="0063330C" w14:paraId="47F5516D" w14:textId="5BB5B14E">
            <w:pPr>
              <w:pStyle w:val="ListBullet"/>
              <w:ind w:left="360"/>
            </w:pPr>
            <w:r w:rsidRPr="00323C34">
              <w:t>Assign Responder</w:t>
            </w:r>
          </w:p>
        </w:tc>
        <w:tc>
          <w:tcPr>
            <w:tcW w:w="0" w:type="auto"/>
            <w:hideMark/>
          </w:tcPr>
          <w:p w:rsidRPr="00323C34" w:rsidR="0063330C" w:rsidP="004A52C7" w:rsidRDefault="0063330C" w14:paraId="006022D8" w14:textId="5DC0956A">
            <w:pPr>
              <w:pStyle w:val="ListBullet"/>
              <w:spacing w:after="160"/>
              <w:ind w:left="360"/>
            </w:pPr>
            <w:r w:rsidRPr="00323C34">
              <w:t>View</w:t>
            </w:r>
          </w:p>
          <w:p w:rsidRPr="00323C34" w:rsidR="0063330C" w:rsidP="004A52C7" w:rsidRDefault="0063330C" w14:paraId="2C502F14" w14:textId="77777777">
            <w:pPr>
              <w:pStyle w:val="ListBullet"/>
              <w:spacing w:after="160"/>
              <w:ind w:left="360"/>
            </w:pPr>
            <w:r w:rsidRPr="00323C34">
              <w:t>Edit</w:t>
            </w:r>
          </w:p>
          <w:p w:rsidRPr="00323C34" w:rsidR="0063330C" w:rsidP="004A52C7" w:rsidRDefault="0063330C" w14:paraId="29419133" w14:textId="1CCAD4BE">
            <w:pPr>
              <w:pStyle w:val="ListBullet"/>
              <w:spacing w:after="160"/>
              <w:ind w:left="360"/>
            </w:pPr>
            <w:r w:rsidRPr="00323C34">
              <w:t>Assign Responder</w:t>
            </w:r>
          </w:p>
        </w:tc>
        <w:tc>
          <w:tcPr>
            <w:tcW w:w="0" w:type="auto"/>
            <w:hideMark/>
          </w:tcPr>
          <w:p w:rsidRPr="00323C34" w:rsidR="0063330C" w:rsidP="00340672" w:rsidRDefault="0063330C" w14:paraId="536C19C2" w14:textId="77777777">
            <w:pPr>
              <w:spacing w:after="160"/>
            </w:pPr>
            <w:r w:rsidRPr="00323C34">
              <w:t>View</w:t>
            </w:r>
          </w:p>
        </w:tc>
        <w:tc>
          <w:tcPr>
            <w:tcW w:w="0" w:type="auto"/>
            <w:hideMark/>
          </w:tcPr>
          <w:p w:rsidRPr="00323C34" w:rsidR="0063330C" w:rsidP="00340672" w:rsidRDefault="0063330C" w14:paraId="75250535" w14:textId="77777777">
            <w:pPr>
              <w:spacing w:after="160"/>
            </w:pPr>
            <w:r w:rsidRPr="00323C34">
              <w:t>View</w:t>
            </w:r>
          </w:p>
        </w:tc>
        <w:tc>
          <w:tcPr>
            <w:tcW w:w="0" w:type="auto"/>
            <w:hideMark/>
          </w:tcPr>
          <w:p w:rsidRPr="00323C34" w:rsidR="0063330C" w:rsidP="00340672" w:rsidRDefault="0063330C" w14:paraId="2845CB60" w14:textId="77777777">
            <w:pPr>
              <w:spacing w:after="160"/>
            </w:pPr>
            <w:r w:rsidRPr="00323C34">
              <w:t>View</w:t>
            </w:r>
          </w:p>
        </w:tc>
        <w:tc>
          <w:tcPr>
            <w:tcW w:w="0" w:type="auto"/>
            <w:hideMark/>
          </w:tcPr>
          <w:p w:rsidRPr="00323C34" w:rsidR="0063330C" w:rsidP="00340672" w:rsidRDefault="0063330C" w14:paraId="16369478" w14:textId="77777777">
            <w:pPr>
              <w:spacing w:after="160"/>
            </w:pPr>
            <w:r w:rsidRPr="00323C34">
              <w:t>View</w:t>
            </w:r>
          </w:p>
        </w:tc>
      </w:tr>
      <w:tr w:rsidRPr="00323C34" w:rsidR="00C62A87" w:rsidTr="00340672" w14:paraId="7668986F" w14:textId="77777777">
        <w:trPr>
          <w:cantSplit/>
        </w:trPr>
        <w:tc>
          <w:tcPr>
            <w:tcW w:w="0" w:type="auto"/>
            <w:hideMark/>
          </w:tcPr>
          <w:p w:rsidRPr="00323C34" w:rsidR="0063330C" w:rsidP="004A52C7" w:rsidRDefault="0063330C" w14:paraId="2F01E089" w14:textId="77777777">
            <w:pPr>
              <w:spacing w:after="160"/>
            </w:pPr>
            <w:r w:rsidRPr="00323C34">
              <w:t>Controller</w:t>
            </w:r>
          </w:p>
        </w:tc>
        <w:tc>
          <w:tcPr>
            <w:tcW w:w="0" w:type="auto"/>
            <w:hideMark/>
          </w:tcPr>
          <w:p w:rsidRPr="00323C34" w:rsidR="0063330C" w:rsidP="004A52C7" w:rsidRDefault="0063330C" w14:paraId="0ABD8943" w14:textId="369D8655">
            <w:pPr>
              <w:pStyle w:val="ListBullet"/>
              <w:ind w:left="360"/>
            </w:pPr>
            <w:r w:rsidRPr="00323C34">
              <w:rPr>
                <w:rFonts w:hint="eastAsia"/>
              </w:rPr>
              <w:t>Create</w:t>
            </w:r>
          </w:p>
          <w:p w:rsidRPr="00323C34" w:rsidR="0063330C" w:rsidP="004A52C7" w:rsidRDefault="0063330C" w14:paraId="54DF4573" w14:textId="1DBA2F83">
            <w:pPr>
              <w:pStyle w:val="ListBullet"/>
              <w:ind w:left="360"/>
            </w:pPr>
            <w:r w:rsidRPr="00323C34">
              <w:t>View</w:t>
            </w:r>
          </w:p>
          <w:p w:rsidRPr="00323C34" w:rsidR="0063330C" w:rsidP="004A52C7" w:rsidRDefault="0063330C" w14:paraId="1A4F885C" w14:textId="77777777">
            <w:pPr>
              <w:pStyle w:val="ListBullet"/>
              <w:ind w:left="360"/>
            </w:pPr>
            <w:r w:rsidRPr="00323C34">
              <w:t>Edit</w:t>
            </w:r>
          </w:p>
          <w:p w:rsidRPr="00323C34" w:rsidR="0063330C" w:rsidP="004A52C7" w:rsidRDefault="0063330C" w14:paraId="760FAFEC" w14:textId="550E2287">
            <w:pPr>
              <w:pStyle w:val="ListBullet"/>
              <w:ind w:left="360"/>
            </w:pPr>
            <w:r w:rsidRPr="00323C34">
              <w:t>Assign Responder</w:t>
            </w:r>
          </w:p>
        </w:tc>
        <w:tc>
          <w:tcPr>
            <w:tcW w:w="0" w:type="auto"/>
            <w:hideMark/>
          </w:tcPr>
          <w:p w:rsidRPr="00323C34" w:rsidR="0063330C" w:rsidP="004A52C7" w:rsidRDefault="0063330C" w14:paraId="770C7DDB" w14:textId="77777777">
            <w:pPr>
              <w:pStyle w:val="ListBullet"/>
              <w:ind w:left="360"/>
            </w:pPr>
            <w:r w:rsidRPr="00323C34">
              <w:t>View</w:t>
            </w:r>
          </w:p>
          <w:p w:rsidRPr="00323C34" w:rsidR="0063330C" w:rsidP="004A52C7" w:rsidRDefault="0063330C" w14:paraId="38475F3B" w14:textId="77777777">
            <w:pPr>
              <w:pStyle w:val="ListBullet"/>
              <w:ind w:left="360"/>
            </w:pPr>
            <w:r w:rsidRPr="00323C34">
              <w:t>Edit</w:t>
            </w:r>
          </w:p>
          <w:p w:rsidRPr="00323C34" w:rsidR="0063330C" w:rsidP="004A52C7" w:rsidRDefault="0063330C" w14:paraId="52DCEDDD" w14:textId="4E30916A">
            <w:pPr>
              <w:pStyle w:val="ListBullet"/>
              <w:ind w:left="360"/>
            </w:pPr>
            <w:r w:rsidRPr="00323C34">
              <w:t>Assign Responder</w:t>
            </w:r>
          </w:p>
        </w:tc>
        <w:tc>
          <w:tcPr>
            <w:tcW w:w="0" w:type="auto"/>
            <w:hideMark/>
          </w:tcPr>
          <w:p w:rsidRPr="00323C34" w:rsidR="0063330C" w:rsidP="004A52C7" w:rsidRDefault="0063330C" w14:paraId="009E1E51" w14:textId="77777777">
            <w:pPr>
              <w:spacing w:after="160"/>
            </w:pPr>
            <w:r w:rsidRPr="00323C34">
              <w:t>View</w:t>
            </w:r>
          </w:p>
        </w:tc>
        <w:tc>
          <w:tcPr>
            <w:tcW w:w="0" w:type="auto"/>
            <w:hideMark/>
          </w:tcPr>
          <w:p w:rsidRPr="00323C34" w:rsidR="0063330C" w:rsidP="004A52C7" w:rsidRDefault="0063330C" w14:paraId="4CFDB389" w14:textId="77777777">
            <w:pPr>
              <w:spacing w:after="160"/>
            </w:pPr>
            <w:r w:rsidRPr="00323C34">
              <w:t>View</w:t>
            </w:r>
          </w:p>
        </w:tc>
        <w:tc>
          <w:tcPr>
            <w:tcW w:w="0" w:type="auto"/>
            <w:hideMark/>
          </w:tcPr>
          <w:p w:rsidRPr="00323C34" w:rsidR="0063330C" w:rsidP="004A52C7" w:rsidRDefault="0063330C" w14:paraId="3BDD6BC2" w14:textId="77777777">
            <w:pPr>
              <w:spacing w:after="160"/>
            </w:pPr>
            <w:r w:rsidRPr="00323C34">
              <w:t>View</w:t>
            </w:r>
          </w:p>
        </w:tc>
        <w:tc>
          <w:tcPr>
            <w:tcW w:w="0" w:type="auto"/>
            <w:hideMark/>
          </w:tcPr>
          <w:p w:rsidRPr="00323C34" w:rsidR="0063330C" w:rsidP="004A52C7" w:rsidRDefault="0063330C" w14:paraId="7E9006FA" w14:textId="77777777">
            <w:pPr>
              <w:spacing w:after="160"/>
            </w:pPr>
            <w:r w:rsidRPr="00323C34">
              <w:t>View</w:t>
            </w:r>
          </w:p>
        </w:tc>
      </w:tr>
      <w:tr w:rsidRPr="00323C34" w:rsidR="00C62A87" w:rsidTr="00340672" w14:paraId="459038A4" w14:textId="77777777">
        <w:trPr>
          <w:cantSplit/>
        </w:trPr>
        <w:tc>
          <w:tcPr>
            <w:tcW w:w="0" w:type="auto"/>
            <w:hideMark/>
          </w:tcPr>
          <w:p w:rsidRPr="00323C34" w:rsidR="0063330C" w:rsidP="004A52C7" w:rsidRDefault="0063330C" w14:paraId="25ACBEA8" w14:textId="77777777">
            <w:pPr>
              <w:spacing w:after="160"/>
            </w:pPr>
            <w:r w:rsidRPr="00323C34">
              <w:t>Responder*</w:t>
            </w:r>
          </w:p>
        </w:tc>
        <w:tc>
          <w:tcPr>
            <w:tcW w:w="0" w:type="auto"/>
            <w:hideMark/>
          </w:tcPr>
          <w:p w:rsidRPr="00323C34" w:rsidR="0063330C" w:rsidP="0063330C" w:rsidRDefault="0063330C" w14:paraId="524AFD8A" w14:textId="77777777">
            <w:pPr>
              <w:pStyle w:val="ListBullet"/>
              <w:ind w:left="360"/>
            </w:pPr>
            <w:r w:rsidRPr="00323C34">
              <w:t>View</w:t>
            </w:r>
          </w:p>
          <w:p w:rsidRPr="00323C34" w:rsidR="0063330C" w:rsidP="0063330C" w:rsidRDefault="0063330C" w14:paraId="2ED49D05" w14:textId="77777777">
            <w:pPr>
              <w:pStyle w:val="ListBullet"/>
              <w:ind w:left="360"/>
            </w:pPr>
            <w:r w:rsidRPr="00323C34">
              <w:rPr>
                <w:rFonts w:hint="eastAsia"/>
              </w:rPr>
              <w:t>A</w:t>
            </w:r>
            <w:r w:rsidRPr="00323C34">
              <w:t>cknowledge</w:t>
            </w:r>
          </w:p>
          <w:p w:rsidRPr="00323C34" w:rsidR="000D4167" w:rsidP="0063330C" w:rsidRDefault="00F63D80" w14:paraId="6F1AEEE5" w14:textId="3B417189">
            <w:pPr>
              <w:pStyle w:val="ListBullet"/>
              <w:ind w:left="360"/>
            </w:pPr>
            <w:r w:rsidRPr="00323C34">
              <w:rPr>
                <w:rFonts w:hint="eastAsia"/>
              </w:rPr>
              <w:t>Re-assign</w:t>
            </w:r>
          </w:p>
        </w:tc>
        <w:tc>
          <w:tcPr>
            <w:tcW w:w="0" w:type="auto"/>
            <w:hideMark/>
          </w:tcPr>
          <w:p w:rsidRPr="00323C34" w:rsidR="0063330C" w:rsidP="0063330C" w:rsidRDefault="0063330C" w14:paraId="4E841733" w14:textId="77777777">
            <w:pPr>
              <w:pStyle w:val="ListBullet"/>
              <w:ind w:left="360"/>
            </w:pPr>
            <w:r w:rsidRPr="00323C34">
              <w:t>View</w:t>
            </w:r>
          </w:p>
          <w:p w:rsidRPr="00323C34" w:rsidR="000D4167" w:rsidP="0063330C" w:rsidRDefault="0063330C" w14:paraId="05379663" w14:textId="77777777">
            <w:pPr>
              <w:pStyle w:val="ListBullet"/>
              <w:ind w:left="360"/>
            </w:pPr>
            <w:r w:rsidRPr="00323C34">
              <w:t>Acknowledge</w:t>
            </w:r>
          </w:p>
          <w:p w:rsidRPr="00323C34" w:rsidR="0063330C" w:rsidP="0063330C" w:rsidRDefault="000D4167" w14:paraId="774BCC69" w14:textId="3E0FF505">
            <w:pPr>
              <w:pStyle w:val="ListBullet"/>
              <w:ind w:left="360"/>
            </w:pPr>
            <w:r w:rsidRPr="00323C34">
              <w:t>Re-assign</w:t>
            </w:r>
          </w:p>
        </w:tc>
        <w:tc>
          <w:tcPr>
            <w:tcW w:w="0" w:type="auto"/>
            <w:hideMark/>
          </w:tcPr>
          <w:p w:rsidRPr="00323C34" w:rsidR="0063330C" w:rsidP="0063330C" w:rsidRDefault="0063330C" w14:paraId="674B2800" w14:textId="77777777">
            <w:pPr>
              <w:pStyle w:val="ListBullet"/>
              <w:ind w:left="360"/>
            </w:pPr>
            <w:r w:rsidRPr="00323C34">
              <w:t>View</w:t>
            </w:r>
          </w:p>
          <w:p w:rsidRPr="00323C34" w:rsidR="0063330C" w:rsidP="000D4167" w:rsidRDefault="0063330C" w14:paraId="31EDD6D9" w14:textId="7D90A552">
            <w:pPr>
              <w:pStyle w:val="ListBullet"/>
              <w:ind w:left="360"/>
            </w:pPr>
            <w:r w:rsidRPr="00323C34">
              <w:t>Notify Arrival On-Site</w:t>
            </w:r>
          </w:p>
        </w:tc>
        <w:tc>
          <w:tcPr>
            <w:tcW w:w="0" w:type="auto"/>
            <w:hideMark/>
          </w:tcPr>
          <w:p w:rsidRPr="00323C34" w:rsidR="00F63D80" w:rsidP="00F63D80" w:rsidRDefault="0063330C" w14:paraId="475790C7" w14:textId="77777777">
            <w:pPr>
              <w:pStyle w:val="ListBullet"/>
              <w:ind w:left="360"/>
            </w:pPr>
            <w:r w:rsidRPr="00323C34">
              <w:t>View</w:t>
            </w:r>
          </w:p>
          <w:p w:rsidRPr="00323C34" w:rsidR="00F63D80" w:rsidP="00F63D80" w:rsidRDefault="0063330C" w14:paraId="334C31BD" w14:textId="77777777">
            <w:pPr>
              <w:pStyle w:val="ListBullet"/>
              <w:ind w:left="360"/>
            </w:pPr>
            <w:r w:rsidRPr="00323C34">
              <w:t>Edit</w:t>
            </w:r>
          </w:p>
          <w:p w:rsidRPr="00323C34" w:rsidR="00F63D80" w:rsidP="00F63D80" w:rsidRDefault="0063330C" w14:paraId="5C7E02CE" w14:textId="77777777">
            <w:pPr>
              <w:pStyle w:val="ListBullet"/>
              <w:ind w:left="360"/>
            </w:pPr>
            <w:r w:rsidRPr="00323C34">
              <w:t>Re-assign</w:t>
            </w:r>
          </w:p>
          <w:p w:rsidRPr="00323C34" w:rsidR="0063330C" w:rsidP="00F63D80" w:rsidRDefault="0063330C" w14:paraId="1C96DEF4" w14:textId="77777777">
            <w:pPr>
              <w:pStyle w:val="ListBullet"/>
              <w:ind w:left="360"/>
            </w:pPr>
            <w:r w:rsidRPr="00323C34">
              <w:t>Set to Pending</w:t>
            </w:r>
          </w:p>
          <w:p w:rsidRPr="00323C34" w:rsidR="00F63D80" w:rsidP="00F63D80" w:rsidRDefault="00F63D80" w14:paraId="0C5822AB" w14:textId="33F95692">
            <w:pPr>
              <w:pStyle w:val="ListBullet"/>
              <w:ind w:left="360"/>
            </w:pPr>
            <w:r w:rsidRPr="00323C34">
              <w:rPr>
                <w:rFonts w:hint="eastAsia"/>
              </w:rPr>
              <w:t>Close</w:t>
            </w:r>
          </w:p>
        </w:tc>
        <w:tc>
          <w:tcPr>
            <w:tcW w:w="0" w:type="auto"/>
            <w:hideMark/>
          </w:tcPr>
          <w:p w:rsidRPr="00323C34" w:rsidR="00F63D80" w:rsidP="00F63D80" w:rsidRDefault="0063330C" w14:paraId="67FC5531" w14:textId="77777777">
            <w:pPr>
              <w:pStyle w:val="ListBullet"/>
              <w:ind w:left="360"/>
            </w:pPr>
            <w:r w:rsidRPr="00323C34">
              <w:t>View</w:t>
            </w:r>
          </w:p>
          <w:p w:rsidRPr="00323C34" w:rsidR="00F63D80" w:rsidP="00F63D80" w:rsidRDefault="0063330C" w14:paraId="0CF16CAE" w14:textId="77777777">
            <w:pPr>
              <w:pStyle w:val="ListBullet"/>
              <w:ind w:left="360"/>
            </w:pPr>
            <w:r w:rsidRPr="00323C34">
              <w:t>Edit</w:t>
            </w:r>
          </w:p>
          <w:p w:rsidRPr="00323C34" w:rsidR="00F63D80" w:rsidP="00F63D80" w:rsidRDefault="0063330C" w14:paraId="7A538352" w14:textId="77777777">
            <w:pPr>
              <w:pStyle w:val="ListBullet"/>
              <w:ind w:left="360"/>
            </w:pPr>
            <w:r w:rsidRPr="00323C34">
              <w:t>Re-assign</w:t>
            </w:r>
          </w:p>
          <w:p w:rsidRPr="00323C34" w:rsidR="0063330C" w:rsidP="00F63D80" w:rsidRDefault="0063330C" w14:paraId="2C36B9D0" w14:textId="3734A966">
            <w:pPr>
              <w:pStyle w:val="ListBullet"/>
              <w:ind w:left="360"/>
            </w:pPr>
            <w:r w:rsidRPr="00323C34">
              <w:t>Acknowledge</w:t>
            </w:r>
          </w:p>
        </w:tc>
        <w:tc>
          <w:tcPr>
            <w:tcW w:w="0" w:type="auto"/>
            <w:hideMark/>
          </w:tcPr>
          <w:p w:rsidRPr="00323C34" w:rsidR="0063330C" w:rsidP="004A52C7" w:rsidRDefault="0063330C" w14:paraId="23E93B2F" w14:textId="77777777">
            <w:pPr>
              <w:spacing w:after="160"/>
            </w:pPr>
            <w:r w:rsidRPr="00323C34">
              <w:t>View</w:t>
            </w:r>
          </w:p>
        </w:tc>
      </w:tr>
      <w:tr w:rsidRPr="00323C34" w:rsidR="00C62A87" w:rsidTr="00340672" w14:paraId="060A214B" w14:textId="77777777">
        <w:trPr>
          <w:cantSplit/>
        </w:trPr>
        <w:tc>
          <w:tcPr>
            <w:tcW w:w="0" w:type="auto"/>
            <w:hideMark/>
          </w:tcPr>
          <w:p w:rsidRPr="00323C34" w:rsidR="0063330C" w:rsidP="004A52C7" w:rsidRDefault="0063330C" w14:paraId="48D9B8C1" w14:textId="77777777">
            <w:pPr>
              <w:spacing w:after="160"/>
            </w:pPr>
            <w:r w:rsidRPr="00323C34">
              <w:t>Duty Officer</w:t>
            </w:r>
          </w:p>
        </w:tc>
        <w:tc>
          <w:tcPr>
            <w:tcW w:w="0" w:type="auto"/>
            <w:hideMark/>
          </w:tcPr>
          <w:p w:rsidRPr="00323C34" w:rsidR="0063330C" w:rsidP="0063330C" w:rsidRDefault="0063330C" w14:paraId="0E6B1F27" w14:textId="77777777">
            <w:pPr>
              <w:pStyle w:val="ListBullet"/>
              <w:ind w:left="360"/>
            </w:pPr>
            <w:r w:rsidRPr="00323C34">
              <w:t>View</w:t>
            </w:r>
          </w:p>
          <w:p w:rsidRPr="00323C34" w:rsidR="0063330C" w:rsidP="0063330C" w:rsidRDefault="0063330C" w14:paraId="227117A0" w14:textId="77777777">
            <w:pPr>
              <w:pStyle w:val="ListBullet"/>
              <w:ind w:left="360"/>
            </w:pPr>
            <w:r w:rsidRPr="00323C34">
              <w:t>Edit</w:t>
            </w:r>
          </w:p>
          <w:p w:rsidRPr="00323C34" w:rsidR="0063330C" w:rsidP="0063330C" w:rsidRDefault="0063330C" w14:paraId="6391A166" w14:textId="32953DD0">
            <w:pPr>
              <w:pStyle w:val="ListBullet"/>
              <w:ind w:left="360"/>
            </w:pPr>
            <w:r w:rsidRPr="00323C34">
              <w:t>Assign Responder</w:t>
            </w:r>
          </w:p>
        </w:tc>
        <w:tc>
          <w:tcPr>
            <w:tcW w:w="0" w:type="auto"/>
            <w:hideMark/>
          </w:tcPr>
          <w:p w:rsidRPr="00323C34" w:rsidR="0063330C" w:rsidP="0063330C" w:rsidRDefault="0063330C" w14:paraId="6B0DC591" w14:textId="77777777">
            <w:pPr>
              <w:pStyle w:val="ListBullet"/>
              <w:ind w:left="360"/>
            </w:pPr>
            <w:r w:rsidRPr="00323C34">
              <w:t>View</w:t>
            </w:r>
          </w:p>
          <w:p w:rsidRPr="00323C34" w:rsidR="0063330C" w:rsidP="0063330C" w:rsidRDefault="0063330C" w14:paraId="0D496638" w14:textId="77777777">
            <w:pPr>
              <w:pStyle w:val="ListBullet"/>
              <w:ind w:left="360"/>
            </w:pPr>
            <w:r w:rsidRPr="00323C34">
              <w:t>Edit</w:t>
            </w:r>
          </w:p>
          <w:p w:rsidRPr="00323C34" w:rsidR="0063330C" w:rsidP="0063330C" w:rsidRDefault="0063330C" w14:paraId="64E9A55D" w14:textId="58995471">
            <w:pPr>
              <w:pStyle w:val="ListBullet"/>
              <w:ind w:left="360"/>
            </w:pPr>
            <w:r w:rsidRPr="00323C34">
              <w:t>Assign Responder</w:t>
            </w:r>
          </w:p>
        </w:tc>
        <w:tc>
          <w:tcPr>
            <w:tcW w:w="0" w:type="auto"/>
            <w:hideMark/>
          </w:tcPr>
          <w:p w:rsidRPr="00323C34" w:rsidR="0063330C" w:rsidP="004A52C7" w:rsidRDefault="0063330C" w14:paraId="7279BC6B" w14:textId="77777777">
            <w:pPr>
              <w:spacing w:after="160"/>
            </w:pPr>
            <w:r w:rsidRPr="00323C34">
              <w:t>View</w:t>
            </w:r>
          </w:p>
        </w:tc>
        <w:tc>
          <w:tcPr>
            <w:tcW w:w="0" w:type="auto"/>
            <w:hideMark/>
          </w:tcPr>
          <w:p w:rsidRPr="00323C34" w:rsidR="0063330C" w:rsidP="004A52C7" w:rsidRDefault="0063330C" w14:paraId="433E5AB1" w14:textId="77777777">
            <w:pPr>
              <w:spacing w:after="160"/>
            </w:pPr>
            <w:r w:rsidRPr="00323C34">
              <w:t>View</w:t>
            </w:r>
          </w:p>
        </w:tc>
        <w:tc>
          <w:tcPr>
            <w:tcW w:w="0" w:type="auto"/>
            <w:hideMark/>
          </w:tcPr>
          <w:p w:rsidRPr="00323C34" w:rsidR="0063330C" w:rsidP="004A52C7" w:rsidRDefault="0063330C" w14:paraId="4A2A2206" w14:textId="77777777">
            <w:pPr>
              <w:spacing w:after="160"/>
            </w:pPr>
            <w:r w:rsidRPr="00323C34">
              <w:t>View</w:t>
            </w:r>
          </w:p>
        </w:tc>
        <w:tc>
          <w:tcPr>
            <w:tcW w:w="0" w:type="auto"/>
            <w:hideMark/>
          </w:tcPr>
          <w:p w:rsidRPr="00323C34" w:rsidR="0063330C" w:rsidP="004A52C7" w:rsidRDefault="0063330C" w14:paraId="2F6D0FF6" w14:textId="77777777">
            <w:pPr>
              <w:spacing w:after="160"/>
            </w:pPr>
            <w:r w:rsidRPr="00323C34">
              <w:t>View</w:t>
            </w:r>
          </w:p>
        </w:tc>
      </w:tr>
      <w:tr w:rsidRPr="00323C34" w:rsidR="00C62A87" w:rsidTr="00340672" w14:paraId="44023BDA" w14:textId="77777777">
        <w:trPr>
          <w:cantSplit/>
        </w:trPr>
        <w:tc>
          <w:tcPr>
            <w:tcW w:w="0" w:type="auto"/>
            <w:hideMark/>
          </w:tcPr>
          <w:p w:rsidRPr="00323C34" w:rsidR="0063330C" w:rsidP="004A52C7" w:rsidRDefault="0063330C" w14:paraId="4DABF451" w14:textId="77777777">
            <w:pPr>
              <w:spacing w:after="160"/>
            </w:pPr>
            <w:r w:rsidRPr="00323C34">
              <w:t>Duty Manager</w:t>
            </w:r>
          </w:p>
        </w:tc>
        <w:tc>
          <w:tcPr>
            <w:tcW w:w="0" w:type="auto"/>
            <w:hideMark/>
          </w:tcPr>
          <w:p w:rsidRPr="00323C34" w:rsidR="0063330C" w:rsidP="0063330C" w:rsidRDefault="0063330C" w14:paraId="278799F4" w14:textId="77777777">
            <w:pPr>
              <w:pStyle w:val="ListBullet"/>
              <w:ind w:left="360"/>
            </w:pPr>
            <w:r w:rsidRPr="00323C34">
              <w:t>View</w:t>
            </w:r>
          </w:p>
          <w:p w:rsidRPr="00323C34" w:rsidR="0063330C" w:rsidP="0063330C" w:rsidRDefault="0063330C" w14:paraId="15CA1ACE" w14:textId="77777777">
            <w:pPr>
              <w:pStyle w:val="ListBullet"/>
              <w:ind w:left="360"/>
            </w:pPr>
            <w:r w:rsidRPr="00323C34">
              <w:t>Edit</w:t>
            </w:r>
          </w:p>
          <w:p w:rsidRPr="00323C34" w:rsidR="0063330C" w:rsidP="0063330C" w:rsidRDefault="0063330C" w14:paraId="58C8987F" w14:textId="11C6E19E">
            <w:pPr>
              <w:pStyle w:val="ListBullet"/>
              <w:ind w:left="360"/>
            </w:pPr>
            <w:r w:rsidRPr="00323C34">
              <w:t>Assign Responder</w:t>
            </w:r>
          </w:p>
        </w:tc>
        <w:tc>
          <w:tcPr>
            <w:tcW w:w="0" w:type="auto"/>
            <w:hideMark/>
          </w:tcPr>
          <w:p w:rsidRPr="00323C34" w:rsidR="0063330C" w:rsidP="0063330C" w:rsidRDefault="0063330C" w14:paraId="1E2083A4" w14:textId="77777777">
            <w:pPr>
              <w:pStyle w:val="ListBullet"/>
              <w:ind w:left="360"/>
            </w:pPr>
            <w:r w:rsidRPr="00323C34">
              <w:t>View</w:t>
            </w:r>
          </w:p>
          <w:p w:rsidRPr="00323C34" w:rsidR="0063330C" w:rsidP="0063330C" w:rsidRDefault="0063330C" w14:paraId="3CABEA76" w14:textId="77777777">
            <w:pPr>
              <w:pStyle w:val="ListBullet"/>
              <w:ind w:left="360"/>
            </w:pPr>
            <w:r w:rsidRPr="00323C34">
              <w:t>Edit</w:t>
            </w:r>
          </w:p>
          <w:p w:rsidRPr="00323C34" w:rsidR="0063330C" w:rsidP="0063330C" w:rsidRDefault="0063330C" w14:paraId="228F2E82" w14:textId="25F82B90">
            <w:pPr>
              <w:pStyle w:val="ListBullet"/>
              <w:ind w:left="360"/>
            </w:pPr>
            <w:r w:rsidRPr="00323C34">
              <w:t>Assign Responder</w:t>
            </w:r>
          </w:p>
        </w:tc>
        <w:tc>
          <w:tcPr>
            <w:tcW w:w="0" w:type="auto"/>
            <w:hideMark/>
          </w:tcPr>
          <w:p w:rsidRPr="00323C34" w:rsidR="0063330C" w:rsidP="004A52C7" w:rsidRDefault="0063330C" w14:paraId="69F7FA0E" w14:textId="77777777">
            <w:pPr>
              <w:spacing w:after="160"/>
            </w:pPr>
            <w:r w:rsidRPr="00323C34">
              <w:t>View</w:t>
            </w:r>
          </w:p>
        </w:tc>
        <w:tc>
          <w:tcPr>
            <w:tcW w:w="0" w:type="auto"/>
            <w:hideMark/>
          </w:tcPr>
          <w:p w:rsidRPr="00323C34" w:rsidR="0063330C" w:rsidP="004A52C7" w:rsidRDefault="0063330C" w14:paraId="6940DA34" w14:textId="77777777">
            <w:pPr>
              <w:spacing w:after="160"/>
            </w:pPr>
            <w:r w:rsidRPr="00323C34">
              <w:t>View</w:t>
            </w:r>
          </w:p>
        </w:tc>
        <w:tc>
          <w:tcPr>
            <w:tcW w:w="0" w:type="auto"/>
            <w:hideMark/>
          </w:tcPr>
          <w:p w:rsidRPr="00323C34" w:rsidR="0063330C" w:rsidP="004A52C7" w:rsidRDefault="0063330C" w14:paraId="77FFE50A" w14:textId="77777777">
            <w:pPr>
              <w:spacing w:after="160"/>
            </w:pPr>
            <w:r w:rsidRPr="00323C34">
              <w:t>View</w:t>
            </w:r>
          </w:p>
        </w:tc>
        <w:tc>
          <w:tcPr>
            <w:tcW w:w="0" w:type="auto"/>
            <w:hideMark/>
          </w:tcPr>
          <w:p w:rsidRPr="00323C34" w:rsidR="0063330C" w:rsidP="004A52C7" w:rsidRDefault="0063330C" w14:paraId="124A35E5" w14:textId="77777777">
            <w:pPr>
              <w:spacing w:after="160"/>
            </w:pPr>
            <w:r w:rsidRPr="00323C34">
              <w:t>View</w:t>
            </w:r>
          </w:p>
        </w:tc>
      </w:tr>
    </w:tbl>
    <w:p w:rsidR="00292DA4" w:rsidP="00292DA4" w:rsidRDefault="00292DA4" w14:paraId="5BFC7A9B" w14:textId="77777777">
      <w:pPr>
        <w:sectPr w:rsidR="00292DA4" w:rsidSect="00292DA4">
          <w:pgSz w:w="16838" w:h="11906" w:orient="landscape"/>
          <w:pgMar w:top="1440" w:right="1440" w:bottom="1440" w:left="1440" w:header="708" w:footer="708" w:gutter="0"/>
          <w:cols w:space="708"/>
          <w:docGrid w:linePitch="360"/>
        </w:sectPr>
      </w:pPr>
    </w:p>
    <w:p w:rsidR="0052048E" w:rsidP="00292DA4" w:rsidRDefault="00454B33" w14:paraId="4EBE057B" w14:textId="77777777">
      <w:del w:author="Shin Feng WONG" w:date="2026-06-06T05:43:00Z" w16du:dateUtc="2026-06-05T21:43:00Z" w:id="450">
        <w:r w:rsidRPr="00323C34" w:rsidDel="001803F0">
          <w:delText>* Owner and Responder are contextual roles dependent on the specific task record.</w:delText>
        </w:r>
      </w:del>
    </w:p>
    <w:p w:rsidRPr="00292DA4" w:rsidR="00292DA4" w:rsidDel="001803F0" w:rsidP="00292DA4" w:rsidRDefault="00292DA4" w14:paraId="75F53B9A" w14:textId="77777777">
      <w:pPr>
        <w:rPr>
          <w:del w:author="Shin Feng WONG" w:date="2026-06-06T05:43:00Z" w16du:dateUtc="2026-06-05T21:43:00Z" w:id="451"/>
        </w:rPr>
      </w:pPr>
    </w:p>
    <w:p w:rsidR="001803F0" w:rsidP="001803F0" w:rsidRDefault="001803F0" w14:paraId="146755E7" w14:textId="77777777">
      <w:pPr>
        <w:pStyle w:val="Heading3"/>
        <w:rPr>
          <w:ins w:author="Shin Feng WONG" w:date="2026-06-06T05:43:00Z" w16du:dateUtc="2026-06-05T21:43:00Z" w:id="452"/>
        </w:rPr>
      </w:pPr>
      <w:bookmarkStart w:name="_Toc231625391" w:id="453"/>
      <w:ins w:author="Shin Feng WONG" w:date="2026-06-06T05:43:00Z" w16du:dateUtc="2026-06-05T21:43:00Z" w:id="454">
        <w:r>
          <w:rPr>
            <w:rFonts w:hint="eastAsia"/>
          </w:rPr>
          <w:t>e-Diary Management</w:t>
        </w:r>
        <w:bookmarkEnd w:id="453"/>
      </w:ins>
    </w:p>
    <w:tbl>
      <w:tblPr>
        <w:tblStyle w:val="TableGrid"/>
        <w:tblW w:w="5000" w:type="pct"/>
        <w:tblLook w:val="04A0" w:firstRow="1" w:lastRow="0" w:firstColumn="1" w:lastColumn="0" w:noHBand="0" w:noVBand="1"/>
      </w:tblPr>
      <w:tblGrid>
        <w:gridCol w:w="3216"/>
        <w:gridCol w:w="1262"/>
        <w:gridCol w:w="1655"/>
        <w:gridCol w:w="1655"/>
        <w:gridCol w:w="1228"/>
      </w:tblGrid>
      <w:tr w:rsidRPr="00323C34" w:rsidR="001803F0" w:rsidTr="001803F0" w14:paraId="015820DF" w14:textId="77777777">
        <w:trPr>
          <w:cantSplit/>
          <w:tblHeader/>
          <w:ins w:author="Shin Feng WONG" w:date="2026-06-06T05:43:00Z" w:id="455"/>
        </w:trPr>
        <w:tc>
          <w:tcPr>
            <w:tcW w:w="1783" w:type="pct"/>
            <w:shd w:val="clear" w:color="auto" w:fill="0070C0"/>
            <w:vAlign w:val="center"/>
            <w:hideMark/>
          </w:tcPr>
          <w:p w:rsidRPr="00323C34" w:rsidR="001803F0" w:rsidP="001803F0" w:rsidRDefault="001803F0" w14:paraId="0129DE26" w14:textId="77777777">
            <w:pPr>
              <w:spacing w:after="160"/>
              <w:rPr>
                <w:ins w:author="Shin Feng WONG" w:date="2026-06-06T05:43:00Z" w16du:dateUtc="2026-06-05T21:43:00Z" w:id="456"/>
                <w:b/>
                <w:bCs/>
                <w:color w:val="FFFFFF" w:themeColor="background1"/>
              </w:rPr>
            </w:pPr>
            <w:ins w:author="Shin Feng WONG" w:date="2026-06-06T05:43:00Z" w16du:dateUtc="2026-06-05T21:43:00Z" w:id="457">
              <w:r w:rsidRPr="00323C34">
                <w:rPr>
                  <w:b/>
                  <w:bCs/>
                  <w:color w:val="FFFFFF" w:themeColor="background1"/>
                </w:rPr>
                <w:t>Role</w:t>
              </w:r>
            </w:ins>
          </w:p>
        </w:tc>
        <w:tc>
          <w:tcPr>
            <w:tcW w:w="700" w:type="pct"/>
            <w:shd w:val="clear" w:color="auto" w:fill="0070C0"/>
            <w:vAlign w:val="center"/>
          </w:tcPr>
          <w:p w:rsidRPr="00323C34" w:rsidR="001803F0" w:rsidP="001803F0" w:rsidRDefault="001803F0" w14:paraId="3E3BFA59" w14:textId="3C6A8417">
            <w:pPr>
              <w:spacing w:after="160"/>
              <w:rPr>
                <w:ins w:author="Shin Feng WONG" w:date="2026-06-06T05:43:00Z" w16du:dateUtc="2026-06-05T21:43:00Z" w:id="458"/>
                <w:b/>
                <w:bCs/>
                <w:color w:val="FFFFFF" w:themeColor="background1"/>
              </w:rPr>
            </w:pPr>
            <w:ins w:author="Shin Feng WONG" w:date="2026-06-06T05:43:00Z" w16du:dateUtc="2026-06-05T21:43:00Z" w:id="459">
              <w:r>
                <w:rPr>
                  <w:rFonts w:hint="eastAsia"/>
                  <w:b/>
                  <w:bCs/>
                  <w:color w:val="FFFFFF" w:themeColor="background1"/>
                </w:rPr>
                <w:t>Create</w:t>
              </w:r>
            </w:ins>
          </w:p>
        </w:tc>
        <w:tc>
          <w:tcPr>
            <w:tcW w:w="918" w:type="pct"/>
            <w:shd w:val="clear" w:color="auto" w:fill="0070C0"/>
            <w:vAlign w:val="center"/>
          </w:tcPr>
          <w:p w:rsidRPr="00323C34" w:rsidR="001803F0" w:rsidP="001803F0" w:rsidRDefault="001803F0" w14:paraId="1DFFF80F" w14:textId="749038D5">
            <w:pPr>
              <w:spacing w:after="160"/>
              <w:rPr>
                <w:ins w:author="Shin Feng WONG" w:date="2026-06-06T05:43:00Z" w16du:dateUtc="2026-06-05T21:43:00Z" w:id="460"/>
                <w:b/>
                <w:bCs/>
                <w:color w:val="FFFFFF" w:themeColor="background1"/>
              </w:rPr>
            </w:pPr>
            <w:ins w:author="Shin Feng WONG" w:date="2026-06-06T05:43:00Z" w16du:dateUtc="2026-06-05T21:43:00Z" w:id="461">
              <w:r>
                <w:rPr>
                  <w:rFonts w:hint="eastAsia"/>
                  <w:b/>
                  <w:bCs/>
                  <w:color w:val="FFFFFF" w:themeColor="background1"/>
                </w:rPr>
                <w:t>View</w:t>
              </w:r>
            </w:ins>
          </w:p>
        </w:tc>
        <w:tc>
          <w:tcPr>
            <w:tcW w:w="918" w:type="pct"/>
            <w:shd w:val="clear" w:color="auto" w:fill="0070C0"/>
            <w:vAlign w:val="center"/>
          </w:tcPr>
          <w:p w:rsidRPr="00323C34" w:rsidR="001803F0" w:rsidP="001803F0" w:rsidRDefault="001803F0" w14:paraId="7FDC2093" w14:textId="51B2F1FE">
            <w:pPr>
              <w:spacing w:after="160"/>
              <w:rPr>
                <w:ins w:author="Shin Feng WONG" w:date="2026-06-06T05:43:00Z" w16du:dateUtc="2026-06-05T21:43:00Z" w:id="462"/>
                <w:b/>
                <w:bCs/>
                <w:color w:val="FFFFFF" w:themeColor="background1"/>
              </w:rPr>
            </w:pPr>
            <w:ins w:author="Shin Feng WONG" w:date="2026-06-06T05:43:00Z" w16du:dateUtc="2026-06-05T21:43:00Z" w:id="463">
              <w:r>
                <w:rPr>
                  <w:rFonts w:hint="eastAsia"/>
                  <w:b/>
                  <w:bCs/>
                  <w:color w:val="FFFFFF" w:themeColor="background1"/>
                </w:rPr>
                <w:t>Edit</w:t>
              </w:r>
            </w:ins>
          </w:p>
        </w:tc>
        <w:tc>
          <w:tcPr>
            <w:tcW w:w="681" w:type="pct"/>
            <w:shd w:val="clear" w:color="auto" w:fill="0070C0"/>
            <w:vAlign w:val="center"/>
          </w:tcPr>
          <w:p w:rsidRPr="00323C34" w:rsidR="001803F0" w:rsidP="001803F0" w:rsidRDefault="001803F0" w14:paraId="3ADAB265" w14:textId="01649281">
            <w:pPr>
              <w:spacing w:after="160"/>
              <w:rPr>
                <w:ins w:author="Shin Feng WONG" w:date="2026-06-06T05:43:00Z" w16du:dateUtc="2026-06-05T21:43:00Z" w:id="464"/>
                <w:b/>
                <w:bCs/>
                <w:color w:val="FFFFFF" w:themeColor="background1"/>
              </w:rPr>
            </w:pPr>
            <w:ins w:author="Shin Feng WONG" w:date="2026-06-06T05:43:00Z" w16du:dateUtc="2026-06-05T21:43:00Z" w:id="465">
              <w:r>
                <w:rPr>
                  <w:rFonts w:hint="eastAsia"/>
                  <w:b/>
                  <w:bCs/>
                  <w:color w:val="FFFFFF" w:themeColor="background1"/>
                </w:rPr>
                <w:t>Delete</w:t>
              </w:r>
            </w:ins>
          </w:p>
        </w:tc>
      </w:tr>
      <w:tr w:rsidRPr="00323C34" w:rsidR="001803F0" w:rsidTr="001803F0" w14:paraId="1B81C2ED" w14:textId="77777777">
        <w:trPr>
          <w:cantSplit/>
          <w:ins w:author="Shin Feng WONG" w:date="2026-06-06T05:43:00Z" w:id="466"/>
        </w:trPr>
        <w:tc>
          <w:tcPr>
            <w:tcW w:w="1783" w:type="pct"/>
            <w:vAlign w:val="center"/>
          </w:tcPr>
          <w:p w:rsidRPr="00323C34" w:rsidR="001803F0" w:rsidP="001803F0" w:rsidRDefault="001803F0" w14:paraId="2CF1B652" w14:textId="77FECB10">
            <w:pPr>
              <w:rPr>
                <w:ins w:author="Shin Feng WONG" w:date="2026-06-06T05:43:00Z" w16du:dateUtc="2026-06-05T21:43:00Z" w:id="467"/>
              </w:rPr>
            </w:pPr>
            <w:ins w:author="Shin Feng WONG" w:date="2026-06-06T05:44:00Z" w16du:dateUtc="2026-06-05T21:44:00Z" w:id="468">
              <w:r>
                <w:rPr>
                  <w:rFonts w:hint="eastAsia"/>
                </w:rPr>
                <w:t>System Administrator</w:t>
              </w:r>
            </w:ins>
          </w:p>
        </w:tc>
        <w:tc>
          <w:tcPr>
            <w:tcW w:w="700" w:type="pct"/>
            <w:vAlign w:val="center"/>
          </w:tcPr>
          <w:p w:rsidRPr="00323C34" w:rsidR="001803F0" w:rsidP="001803F0" w:rsidRDefault="001803F0" w14:paraId="283078D0" w14:textId="6D846C87">
            <w:pPr>
              <w:rPr>
                <w:ins w:author="Shin Feng WONG" w:date="2026-06-06T05:43:00Z" w16du:dateUtc="2026-06-05T21:43:00Z" w:id="469"/>
              </w:rPr>
            </w:pPr>
            <w:ins w:author="Shin Feng WONG" w:date="2026-06-06T05:44:00Z" w16du:dateUtc="2026-06-05T21:44:00Z" w:id="470">
              <w:r>
                <w:rPr>
                  <w:rFonts w:hint="eastAsia"/>
                </w:rPr>
                <w:t>Yes</w:t>
              </w:r>
            </w:ins>
          </w:p>
        </w:tc>
        <w:tc>
          <w:tcPr>
            <w:tcW w:w="918" w:type="pct"/>
            <w:vAlign w:val="center"/>
          </w:tcPr>
          <w:p w:rsidRPr="00323C34" w:rsidR="001803F0" w:rsidP="001803F0" w:rsidRDefault="001803F0" w14:paraId="5761727F" w14:textId="05F16BC0">
            <w:pPr>
              <w:rPr>
                <w:ins w:author="Shin Feng WONG" w:date="2026-06-06T05:43:00Z" w16du:dateUtc="2026-06-05T21:43:00Z" w:id="471"/>
              </w:rPr>
            </w:pPr>
            <w:ins w:author="Shin Feng WONG" w:date="2026-06-06T05:45:00Z" w16du:dateUtc="2026-06-05T21:45:00Z" w:id="472">
              <w:r w:rsidRPr="00DC0661">
                <w:rPr>
                  <w:rFonts w:hint="eastAsia"/>
                </w:rPr>
                <w:t>All entries</w:t>
              </w:r>
            </w:ins>
          </w:p>
        </w:tc>
        <w:tc>
          <w:tcPr>
            <w:tcW w:w="918" w:type="pct"/>
            <w:vAlign w:val="center"/>
          </w:tcPr>
          <w:p w:rsidRPr="00323C34" w:rsidR="001803F0" w:rsidP="001803F0" w:rsidRDefault="001803F0" w14:paraId="50724754" w14:textId="091311A8">
            <w:pPr>
              <w:rPr>
                <w:ins w:author="Shin Feng WONG" w:date="2026-06-06T05:43:00Z" w16du:dateUtc="2026-06-05T21:43:00Z" w:id="473"/>
              </w:rPr>
            </w:pPr>
            <w:ins w:author="Shin Feng WONG" w:date="2026-06-06T05:45:00Z" w16du:dateUtc="2026-06-05T21:45:00Z" w:id="474">
              <w:r w:rsidRPr="00DC0661">
                <w:rPr>
                  <w:rFonts w:hint="eastAsia"/>
                </w:rPr>
                <w:t>All entries</w:t>
              </w:r>
            </w:ins>
          </w:p>
        </w:tc>
        <w:tc>
          <w:tcPr>
            <w:tcW w:w="681" w:type="pct"/>
            <w:vAlign w:val="center"/>
          </w:tcPr>
          <w:p w:rsidRPr="00323C34" w:rsidR="001803F0" w:rsidP="001803F0" w:rsidRDefault="001803F0" w14:paraId="4B274F83" w14:textId="1631DFC9">
            <w:pPr>
              <w:rPr>
                <w:ins w:author="Shin Feng WONG" w:date="2026-06-06T05:43:00Z" w16du:dateUtc="2026-06-05T21:43:00Z" w:id="475"/>
              </w:rPr>
            </w:pPr>
            <w:ins w:author="Shin Feng WONG" w:date="2026-06-06T05:44:00Z" w16du:dateUtc="2026-06-05T21:44:00Z" w:id="476">
              <w:r>
                <w:rPr>
                  <w:rFonts w:hint="eastAsia"/>
                </w:rPr>
                <w:t>Yes</w:t>
              </w:r>
            </w:ins>
          </w:p>
        </w:tc>
      </w:tr>
      <w:tr w:rsidRPr="00323C34" w:rsidR="001803F0" w:rsidTr="001803F0" w14:paraId="7302190E" w14:textId="77777777">
        <w:trPr>
          <w:cantSplit/>
          <w:ins w:author="Shin Feng WONG" w:date="2026-06-06T05:43:00Z" w:id="477"/>
        </w:trPr>
        <w:tc>
          <w:tcPr>
            <w:tcW w:w="1783" w:type="pct"/>
            <w:vAlign w:val="center"/>
          </w:tcPr>
          <w:p w:rsidRPr="00323C34" w:rsidR="001803F0" w:rsidP="001803F0" w:rsidRDefault="001803F0" w14:paraId="5C1FAF40" w14:textId="24D72EC8">
            <w:pPr>
              <w:rPr>
                <w:ins w:author="Shin Feng WONG" w:date="2026-06-06T05:43:00Z" w16du:dateUtc="2026-06-05T21:43:00Z" w:id="478"/>
              </w:rPr>
            </w:pPr>
            <w:ins w:author="Shin Feng WONG" w:date="2026-06-06T05:44:00Z" w16du:dateUtc="2026-06-05T21:44:00Z" w:id="479">
              <w:r>
                <w:rPr>
                  <w:rFonts w:hint="eastAsia"/>
                </w:rPr>
                <w:t>Duty Manager</w:t>
              </w:r>
            </w:ins>
          </w:p>
        </w:tc>
        <w:tc>
          <w:tcPr>
            <w:tcW w:w="700" w:type="pct"/>
            <w:vAlign w:val="center"/>
          </w:tcPr>
          <w:p w:rsidRPr="00323C34" w:rsidR="001803F0" w:rsidP="001803F0" w:rsidRDefault="001803F0" w14:paraId="0D0C5846" w14:textId="5235CEA8">
            <w:pPr>
              <w:rPr>
                <w:ins w:author="Shin Feng WONG" w:date="2026-06-06T05:43:00Z" w16du:dateUtc="2026-06-05T21:43:00Z" w:id="480"/>
              </w:rPr>
            </w:pPr>
            <w:ins w:author="Shin Feng WONG" w:date="2026-06-06T05:44:00Z" w16du:dateUtc="2026-06-05T21:44:00Z" w:id="481">
              <w:r>
                <w:rPr>
                  <w:rFonts w:hint="eastAsia"/>
                </w:rPr>
                <w:t>Yes</w:t>
              </w:r>
            </w:ins>
          </w:p>
        </w:tc>
        <w:tc>
          <w:tcPr>
            <w:tcW w:w="918" w:type="pct"/>
            <w:vAlign w:val="center"/>
          </w:tcPr>
          <w:p w:rsidRPr="00323C34" w:rsidR="001803F0" w:rsidP="001803F0" w:rsidRDefault="001803F0" w14:paraId="6DF02AD9" w14:textId="19BF4B44">
            <w:pPr>
              <w:rPr>
                <w:ins w:author="Shin Feng WONG" w:date="2026-06-06T05:43:00Z" w16du:dateUtc="2026-06-05T21:43:00Z" w:id="482"/>
              </w:rPr>
            </w:pPr>
            <w:ins w:author="Shin Feng WONG" w:date="2026-06-06T05:45:00Z" w16du:dateUtc="2026-06-05T21:45:00Z" w:id="483">
              <w:r w:rsidRPr="00DC0661">
                <w:rPr>
                  <w:rFonts w:hint="eastAsia"/>
                </w:rPr>
                <w:t>All entries</w:t>
              </w:r>
            </w:ins>
          </w:p>
        </w:tc>
        <w:tc>
          <w:tcPr>
            <w:tcW w:w="918" w:type="pct"/>
            <w:vAlign w:val="center"/>
          </w:tcPr>
          <w:p w:rsidRPr="00323C34" w:rsidR="001803F0" w:rsidP="001803F0" w:rsidRDefault="001803F0" w14:paraId="31A8A624" w14:textId="3B992137">
            <w:pPr>
              <w:rPr>
                <w:ins w:author="Shin Feng WONG" w:date="2026-06-06T05:43:00Z" w16du:dateUtc="2026-06-05T21:43:00Z" w:id="484"/>
              </w:rPr>
            </w:pPr>
            <w:ins w:author="Shin Feng WONG" w:date="2026-06-06T05:45:00Z" w16du:dateUtc="2026-06-05T21:45:00Z" w:id="485">
              <w:r w:rsidRPr="00DC0661">
                <w:rPr>
                  <w:rFonts w:hint="eastAsia"/>
                </w:rPr>
                <w:t>All entries</w:t>
              </w:r>
            </w:ins>
          </w:p>
        </w:tc>
        <w:tc>
          <w:tcPr>
            <w:tcW w:w="681" w:type="pct"/>
            <w:vAlign w:val="center"/>
          </w:tcPr>
          <w:p w:rsidRPr="00323C34" w:rsidR="001803F0" w:rsidP="001803F0" w:rsidRDefault="001803F0" w14:paraId="2DFA8EB8" w14:textId="2E85C5C6">
            <w:pPr>
              <w:rPr>
                <w:ins w:author="Shin Feng WONG" w:date="2026-06-06T05:43:00Z" w16du:dateUtc="2026-06-05T21:43:00Z" w:id="486"/>
              </w:rPr>
            </w:pPr>
            <w:ins w:author="Shin Feng WONG" w:date="2026-06-06T05:46:00Z" w16du:dateUtc="2026-06-05T21:46:00Z" w:id="487">
              <w:r>
                <w:rPr>
                  <w:rFonts w:hint="eastAsia"/>
                </w:rPr>
                <w:t>No</w:t>
              </w:r>
            </w:ins>
          </w:p>
        </w:tc>
      </w:tr>
      <w:tr w:rsidRPr="00323C34" w:rsidR="001803F0" w:rsidTr="001803F0" w14:paraId="7AD6EB48" w14:textId="77777777">
        <w:trPr>
          <w:cantSplit/>
          <w:ins w:author="Shin Feng WONG" w:date="2026-06-06T05:43:00Z" w:id="488"/>
        </w:trPr>
        <w:tc>
          <w:tcPr>
            <w:tcW w:w="1783" w:type="pct"/>
            <w:vAlign w:val="center"/>
          </w:tcPr>
          <w:p w:rsidRPr="00323C34" w:rsidR="001803F0" w:rsidP="001803F0" w:rsidRDefault="001803F0" w14:paraId="328826CC" w14:textId="21E2C246">
            <w:pPr>
              <w:rPr>
                <w:ins w:author="Shin Feng WONG" w:date="2026-06-06T05:43:00Z" w16du:dateUtc="2026-06-05T21:43:00Z" w:id="489"/>
              </w:rPr>
            </w:pPr>
            <w:ins w:author="Shin Feng WONG" w:date="2026-06-06T05:44:00Z" w16du:dateUtc="2026-06-05T21:44:00Z" w:id="490">
              <w:r>
                <w:rPr>
                  <w:rFonts w:hint="eastAsia"/>
                </w:rPr>
                <w:t>Duty Officer</w:t>
              </w:r>
            </w:ins>
          </w:p>
        </w:tc>
        <w:tc>
          <w:tcPr>
            <w:tcW w:w="700" w:type="pct"/>
            <w:vAlign w:val="center"/>
          </w:tcPr>
          <w:p w:rsidRPr="00323C34" w:rsidR="001803F0" w:rsidP="001803F0" w:rsidRDefault="001803F0" w14:paraId="7A7508A8" w14:textId="63F81A34">
            <w:pPr>
              <w:rPr>
                <w:ins w:author="Shin Feng WONG" w:date="2026-06-06T05:43:00Z" w16du:dateUtc="2026-06-05T21:43:00Z" w:id="491"/>
              </w:rPr>
            </w:pPr>
            <w:ins w:author="Shin Feng WONG" w:date="2026-06-06T05:44:00Z" w16du:dateUtc="2026-06-05T21:44:00Z" w:id="492">
              <w:r>
                <w:rPr>
                  <w:rFonts w:hint="eastAsia"/>
                </w:rPr>
                <w:t>Yes</w:t>
              </w:r>
            </w:ins>
          </w:p>
        </w:tc>
        <w:tc>
          <w:tcPr>
            <w:tcW w:w="918" w:type="pct"/>
            <w:vAlign w:val="center"/>
          </w:tcPr>
          <w:p w:rsidRPr="00323C34" w:rsidR="001803F0" w:rsidP="001803F0" w:rsidRDefault="001803F0" w14:paraId="67C22AC4" w14:textId="5AB7311D">
            <w:pPr>
              <w:rPr>
                <w:ins w:author="Shin Feng WONG" w:date="2026-06-06T05:43:00Z" w16du:dateUtc="2026-06-05T21:43:00Z" w:id="493"/>
              </w:rPr>
            </w:pPr>
            <w:ins w:author="Shin Feng WONG" w:date="2026-06-06T05:45:00Z" w16du:dateUtc="2026-06-05T21:45:00Z" w:id="494">
              <w:r w:rsidRPr="00DC0661">
                <w:rPr>
                  <w:rFonts w:hint="eastAsia"/>
                </w:rPr>
                <w:t>All entries</w:t>
              </w:r>
            </w:ins>
          </w:p>
        </w:tc>
        <w:tc>
          <w:tcPr>
            <w:tcW w:w="918" w:type="pct"/>
            <w:vAlign w:val="center"/>
          </w:tcPr>
          <w:p w:rsidRPr="00323C34" w:rsidR="001803F0" w:rsidP="001803F0" w:rsidRDefault="001803F0" w14:paraId="6971CB90" w14:textId="7C9C03E2">
            <w:pPr>
              <w:rPr>
                <w:ins w:author="Shin Feng WONG" w:date="2026-06-06T05:43:00Z" w16du:dateUtc="2026-06-05T21:43:00Z" w:id="495"/>
              </w:rPr>
            </w:pPr>
            <w:ins w:author="Shin Feng WONG" w:date="2026-06-06T05:45:00Z" w16du:dateUtc="2026-06-05T21:45:00Z" w:id="496">
              <w:r w:rsidRPr="00DC0661">
                <w:rPr>
                  <w:rFonts w:hint="eastAsia"/>
                </w:rPr>
                <w:t>All entries</w:t>
              </w:r>
            </w:ins>
          </w:p>
        </w:tc>
        <w:tc>
          <w:tcPr>
            <w:tcW w:w="681" w:type="pct"/>
          </w:tcPr>
          <w:p w:rsidRPr="00323C34" w:rsidR="001803F0" w:rsidP="001803F0" w:rsidRDefault="001803F0" w14:paraId="2DF102E9" w14:textId="4BA9D732">
            <w:pPr>
              <w:rPr>
                <w:ins w:author="Shin Feng WONG" w:date="2026-06-06T05:43:00Z" w16du:dateUtc="2026-06-05T21:43:00Z" w:id="497"/>
              </w:rPr>
            </w:pPr>
            <w:ins w:author="Shin Feng WONG" w:date="2026-06-06T05:46:00Z" w16du:dateUtc="2026-06-05T21:46:00Z" w:id="498">
              <w:r w:rsidRPr="00770811">
                <w:rPr>
                  <w:rFonts w:hint="eastAsia"/>
                </w:rPr>
                <w:t>No</w:t>
              </w:r>
            </w:ins>
          </w:p>
        </w:tc>
      </w:tr>
      <w:tr w:rsidRPr="00323C34" w:rsidR="001803F0" w:rsidTr="001803F0" w14:paraId="191D477B" w14:textId="77777777">
        <w:trPr>
          <w:cantSplit/>
          <w:ins w:author="Shin Feng WONG" w:date="2026-06-06T05:43:00Z" w:id="499"/>
        </w:trPr>
        <w:tc>
          <w:tcPr>
            <w:tcW w:w="1783" w:type="pct"/>
            <w:vAlign w:val="center"/>
          </w:tcPr>
          <w:p w:rsidRPr="00323C34" w:rsidR="001803F0" w:rsidP="001803F0" w:rsidRDefault="001803F0" w14:paraId="220D198D" w14:textId="7C165EF4">
            <w:pPr>
              <w:rPr>
                <w:ins w:author="Shin Feng WONG" w:date="2026-06-06T05:43:00Z" w16du:dateUtc="2026-06-05T21:43:00Z" w:id="500"/>
              </w:rPr>
            </w:pPr>
            <w:ins w:author="Shin Feng WONG" w:date="2026-06-06T05:44:00Z" w16du:dateUtc="2026-06-05T21:44:00Z" w:id="501">
              <w:r>
                <w:rPr>
                  <w:rFonts w:hint="eastAsia"/>
                </w:rPr>
                <w:t>Controller</w:t>
              </w:r>
            </w:ins>
          </w:p>
        </w:tc>
        <w:tc>
          <w:tcPr>
            <w:tcW w:w="700" w:type="pct"/>
            <w:vAlign w:val="center"/>
          </w:tcPr>
          <w:p w:rsidRPr="00323C34" w:rsidR="001803F0" w:rsidP="001803F0" w:rsidRDefault="001803F0" w14:paraId="77ACCFC3" w14:textId="59DEDFD8">
            <w:pPr>
              <w:rPr>
                <w:ins w:author="Shin Feng WONG" w:date="2026-06-06T05:43:00Z" w16du:dateUtc="2026-06-05T21:43:00Z" w:id="502"/>
              </w:rPr>
            </w:pPr>
            <w:ins w:author="Shin Feng WONG" w:date="2026-06-06T05:44:00Z" w16du:dateUtc="2026-06-05T21:44:00Z" w:id="503">
              <w:r>
                <w:rPr>
                  <w:rFonts w:hint="eastAsia"/>
                </w:rPr>
                <w:t>Yes</w:t>
              </w:r>
            </w:ins>
          </w:p>
        </w:tc>
        <w:tc>
          <w:tcPr>
            <w:tcW w:w="918" w:type="pct"/>
            <w:vAlign w:val="center"/>
          </w:tcPr>
          <w:p w:rsidRPr="00323C34" w:rsidR="001803F0" w:rsidP="001803F0" w:rsidRDefault="001803F0" w14:paraId="1206D1CA" w14:textId="40E41554">
            <w:pPr>
              <w:rPr>
                <w:ins w:author="Shin Feng WONG" w:date="2026-06-06T05:43:00Z" w16du:dateUtc="2026-06-05T21:43:00Z" w:id="504"/>
              </w:rPr>
            </w:pPr>
            <w:ins w:author="Shin Feng WONG" w:date="2026-06-06T05:45:00Z" w16du:dateUtc="2026-06-05T21:45:00Z" w:id="505">
              <w:r w:rsidRPr="00DC0661">
                <w:rPr>
                  <w:rFonts w:hint="eastAsia"/>
                </w:rPr>
                <w:t>All entries</w:t>
              </w:r>
            </w:ins>
          </w:p>
        </w:tc>
        <w:tc>
          <w:tcPr>
            <w:tcW w:w="918" w:type="pct"/>
            <w:vAlign w:val="center"/>
          </w:tcPr>
          <w:p w:rsidRPr="00323C34" w:rsidR="001803F0" w:rsidP="001803F0" w:rsidRDefault="001803F0" w14:paraId="2AAAF1B3" w14:textId="084DEB31">
            <w:pPr>
              <w:rPr>
                <w:ins w:author="Shin Feng WONG" w:date="2026-06-06T05:43:00Z" w16du:dateUtc="2026-06-05T21:43:00Z" w:id="506"/>
              </w:rPr>
            </w:pPr>
            <w:ins w:author="Shin Feng WONG" w:date="2026-06-06T05:45:00Z" w16du:dateUtc="2026-06-05T21:45:00Z" w:id="507">
              <w:r w:rsidRPr="00DC0661">
                <w:rPr>
                  <w:rFonts w:hint="eastAsia"/>
                </w:rPr>
                <w:t>All entries</w:t>
              </w:r>
            </w:ins>
          </w:p>
        </w:tc>
        <w:tc>
          <w:tcPr>
            <w:tcW w:w="681" w:type="pct"/>
          </w:tcPr>
          <w:p w:rsidRPr="00323C34" w:rsidR="001803F0" w:rsidP="001803F0" w:rsidRDefault="001803F0" w14:paraId="7B072628" w14:textId="4DB1855C">
            <w:pPr>
              <w:rPr>
                <w:ins w:author="Shin Feng WONG" w:date="2026-06-06T05:43:00Z" w16du:dateUtc="2026-06-05T21:43:00Z" w:id="508"/>
              </w:rPr>
            </w:pPr>
            <w:ins w:author="Shin Feng WONG" w:date="2026-06-06T05:46:00Z" w16du:dateUtc="2026-06-05T21:46:00Z" w:id="509">
              <w:r w:rsidRPr="00770811">
                <w:rPr>
                  <w:rFonts w:hint="eastAsia"/>
                </w:rPr>
                <w:t>No</w:t>
              </w:r>
            </w:ins>
          </w:p>
        </w:tc>
      </w:tr>
    </w:tbl>
    <w:p w:rsidRPr="00323C34" w:rsidR="00454B33" w:rsidP="006C258F" w:rsidRDefault="00D039D2" w14:paraId="6684D1DF" w14:textId="5C9EC2A9">
      <w:pPr>
        <w:pStyle w:val="Heading2"/>
      </w:pPr>
      <w:bookmarkStart w:name="_Toc231625392" w:id="510"/>
      <w:r w:rsidRPr="00323C34">
        <w:rPr>
          <w:rFonts w:hint="eastAsia"/>
        </w:rPr>
        <w:t xml:space="preserve">Record </w:t>
      </w:r>
      <w:r w:rsidRPr="00323C34" w:rsidR="00454B33">
        <w:rPr>
          <w:rFonts w:hint="eastAsia"/>
        </w:rPr>
        <w:t>Data Retention</w:t>
      </w:r>
      <w:bookmarkEnd w:id="510"/>
    </w:p>
    <w:p w:rsidR="00112FF0" w:rsidP="00112FF0" w:rsidRDefault="00112FF0" w14:paraId="14C2670C" w14:textId="487420F8">
      <w:pPr>
        <w:rPr>
          <w:ins w:author="Shin Feng WONG" w:date="2026-06-05T16:46:00Z" w16du:dateUtc="2026-06-05T08:46:00Z" w:id="511"/>
        </w:rPr>
      </w:pPr>
      <w:r w:rsidRPr="00323C34">
        <w:t xml:space="preserve">When a user account is deactivated or removed, their associated records </w:t>
      </w:r>
      <w:r w:rsidRPr="00323C34" w:rsidR="00D039D2">
        <w:rPr>
          <w:rFonts w:hint="eastAsia"/>
        </w:rPr>
        <w:t xml:space="preserve">should </w:t>
      </w:r>
      <w:r w:rsidRPr="00323C34">
        <w:t>remain accessible to users with appropriate role permissions, with the original creator's identity preserved on each record.</w:t>
      </w:r>
    </w:p>
    <w:p w:rsidR="006571CB" w:rsidP="006571CB" w:rsidRDefault="006571CB" w14:paraId="47C1685C" w14:textId="39304BB4">
      <w:pPr>
        <w:pStyle w:val="Heading2"/>
        <w:rPr>
          <w:ins w:author="Shin Feng WONG" w:date="2026-06-05T16:47:00Z" w16du:dateUtc="2026-06-05T08:47:00Z" w:id="512"/>
        </w:rPr>
      </w:pPr>
      <w:bookmarkStart w:name="_Toc231625393" w:id="513"/>
      <w:ins w:author="Shin Feng WONG" w:date="2026-06-05T16:46:00Z" w16du:dateUtc="2026-06-05T08:46:00Z" w:id="514">
        <w:r>
          <w:rPr>
            <w:rFonts w:hint="eastAsia"/>
          </w:rPr>
          <w:t>Stakeholder</w:t>
        </w:r>
      </w:ins>
      <w:ins w:author="Shin Feng WONG" w:date="2026-06-05T16:47:00Z" w16du:dateUtc="2026-06-05T08:47:00Z" w:id="515">
        <w:r>
          <w:rPr>
            <w:rFonts w:hint="eastAsia"/>
          </w:rPr>
          <w:t xml:space="preserve"> Incident Record Access</w:t>
        </w:r>
        <w:bookmarkEnd w:id="513"/>
      </w:ins>
    </w:p>
    <w:p w:rsidRPr="006571CB" w:rsidR="006571CB" w:rsidP="006571CB" w:rsidRDefault="006571CB" w14:paraId="1241666D" w14:textId="0C572D9E">
      <w:ins w:author="Shin Feng WONG" w:date="2026-06-05T16:47:00Z" w16du:dateUtc="2026-06-05T08:47:00Z" w:id="516">
        <w:r>
          <w:rPr>
            <w:rFonts w:hint="eastAsia"/>
          </w:rPr>
          <w:t>Upon creation of an Incident and confirmation of Incident Type</w:t>
        </w:r>
      </w:ins>
      <w:ins w:author="Shin Feng WONG" w:date="2026-06-05T16:48:00Z" w16du:dateUtc="2026-06-05T08:48:00Z" w:id="517">
        <w:r>
          <w:rPr>
            <w:rFonts w:hint="eastAsia"/>
          </w:rPr>
          <w:t xml:space="preserve">, </w:t>
        </w:r>
      </w:ins>
      <w:ins w:author="Shin Feng WONG" w:date="2026-06-05T16:49:00Z" w16du:dateUtc="2026-06-05T08:49:00Z" w:id="518">
        <w:r>
          <w:rPr>
            <w:rFonts w:hint="eastAsia"/>
          </w:rPr>
          <w:t xml:space="preserve">CMS accounts of </w:t>
        </w:r>
      </w:ins>
      <w:ins w:author="Shin Feng WONG" w:date="2026-06-05T16:48:00Z" w16du:dateUtc="2026-06-05T08:48:00Z" w:id="519">
        <w:r>
          <w:rPr>
            <w:rFonts w:hint="eastAsia"/>
          </w:rPr>
          <w:t xml:space="preserve">SDC </w:t>
        </w:r>
      </w:ins>
      <w:ins w:author="Shin Feng WONG" w:date="2026-06-05T16:49:00Z" w16du:dateUtc="2026-06-05T08:49:00Z" w:id="520">
        <w:r>
          <w:t>stakeholder</w:t>
        </w:r>
        <w:r>
          <w:rPr>
            <w:rFonts w:hint="eastAsia"/>
          </w:rPr>
          <w:t>s</w:t>
        </w:r>
      </w:ins>
      <w:ins w:author="Shin Feng WONG" w:date="2026-06-05T16:48:00Z" w16du:dateUtc="2026-06-05T08:48:00Z" w:id="521">
        <w:r>
          <w:rPr>
            <w:rFonts w:hint="eastAsia"/>
          </w:rPr>
          <w:t xml:space="preserve"> associated with the relevant incident type will be granted view-only access to </w:t>
        </w:r>
        <w:r>
          <w:t>the</w:t>
        </w:r>
        <w:r>
          <w:rPr>
            <w:rFonts w:hint="eastAsia"/>
          </w:rPr>
          <w:t xml:space="preserve"> Incident Record for incident visibility and live updates of the incident log.</w:t>
        </w:r>
      </w:ins>
    </w:p>
    <w:p w:rsidRPr="00323C34" w:rsidR="0099013E" w:rsidRDefault="0099013E" w14:paraId="4D272B11" w14:textId="77777777">
      <w:pPr>
        <w:spacing w:line="278" w:lineRule="auto"/>
        <w:rPr>
          <w:rFonts w:eastAsiaTheme="majorEastAsia" w:cstheme="majorBidi"/>
          <w:b/>
          <w:bCs/>
          <w:color w:val="0F4761" w:themeColor="accent1" w:themeShade="BF"/>
          <w:sz w:val="32"/>
          <w:szCs w:val="28"/>
        </w:rPr>
      </w:pPr>
      <w:r w:rsidRPr="00323C34">
        <w:br w:type="page"/>
      </w:r>
    </w:p>
    <w:p w:rsidR="00D90C3B" w:rsidP="000E75CD" w:rsidRDefault="00D90C3B" w14:paraId="52524691" w14:textId="77777777">
      <w:pPr>
        <w:pStyle w:val="Heading1"/>
        <w:pBdr>
          <w:bottom w:val="single" w:color="auto" w:sz="4" w:space="1"/>
        </w:pBdr>
      </w:pPr>
      <w:bookmarkStart w:name="_Toc231625394" w:id="522"/>
      <w:r w:rsidRPr="00323C34">
        <w:rPr>
          <w:rFonts w:hint="eastAsia"/>
        </w:rPr>
        <w:t>Case Data Model</w:t>
      </w:r>
      <w:bookmarkEnd w:id="522"/>
    </w:p>
    <w:p w:rsidRPr="00323C34" w:rsidR="00D90C3B" w:rsidP="00D90C3B" w:rsidRDefault="00D90C3B" w14:paraId="32991782" w14:textId="31FFD311">
      <w:r w:rsidRPr="00323C34">
        <w:t>The Case is the top-level record in the CMS. All operational</w:t>
      </w:r>
      <w:r>
        <w:rPr>
          <w:rFonts w:hint="eastAsia"/>
        </w:rPr>
        <w:t xml:space="preserve"> activity is anchored to a </w:t>
      </w:r>
      <w:r w:rsidRPr="00323C34">
        <w:t>Case.</w:t>
      </w:r>
    </w:p>
    <w:p w:rsidR="00D90C3B" w:rsidP="00D90C3B" w:rsidRDefault="00D90C3B" w14:paraId="40F3768D" w14:textId="76BA4A29">
      <w:pPr>
        <w:pStyle w:val="Heading2"/>
        <w:rPr>
          <w:ins w:author="Shin Feng WONG" w:date="2026-06-03T18:35:00Z" w16du:dateUtc="2026-06-03T10:35:00Z" w:id="523"/>
        </w:rPr>
      </w:pPr>
      <w:bookmarkStart w:name="_Toc231625395" w:id="524"/>
      <w:r>
        <w:rPr>
          <w:rFonts w:hint="eastAsia"/>
        </w:rPr>
        <w:t>Entity Structure and Relationships</w:t>
      </w:r>
      <w:bookmarkEnd w:id="524"/>
    </w:p>
    <w:p w:rsidR="000E75CD" w:rsidP="00512688" w:rsidRDefault="00512688" w14:paraId="56AAC2F8" w14:textId="77777777">
      <w:pPr>
        <w:rPr>
          <w:ins w:author="Shin Feng WONG" w:date="2026-06-05T21:08:00Z" w16du:dateUtc="2026-06-05T13:08:00Z" w:id="525"/>
        </w:rPr>
      </w:pPr>
      <w:ins w:author="Shin Feng WONG" w:date="2026-06-03T18:35:00Z" w16du:dateUtc="2026-06-03T10:35:00Z" w:id="526">
        <w:r>
          <w:t>For the purpose of the CMS, an operational event is any occurrence requiring official action by a Controller or above, including security incidents, fault reports, directed task</w:t>
        </w:r>
      </w:ins>
      <w:ins w:author="Shin Feng WONG" w:date="2026-06-05T21:08:00Z" w16du:dateUtc="2026-06-05T13:08:00Z" w:id="527">
        <w:r w:rsidR="000E75CD">
          <w:t>s</w:t>
        </w:r>
      </w:ins>
      <w:ins w:author="Shin Feng WONG" w:date="2026-06-03T18:35:00Z" w16du:dateUtc="2026-06-03T10:35:00Z" w:id="528">
        <w:r>
          <w:t xml:space="preserve">, and </w:t>
        </w:r>
      </w:ins>
      <w:ins w:author="Shin Feng WONG" w:date="2026-06-05T21:08:00Z" w16du:dateUtc="2026-06-05T13:08:00Z" w:id="529">
        <w:r w:rsidR="000E75CD">
          <w:t>e-Diary</w:t>
        </w:r>
      </w:ins>
      <w:ins w:author="Shin Feng WONG" w:date="2026-06-03T18:35:00Z" w16du:dateUtc="2026-06-03T10:35:00Z" w:id="530">
        <w:r>
          <w:t xml:space="preserve"> log entries. </w:t>
        </w:r>
      </w:ins>
    </w:p>
    <w:p w:rsidRPr="00512688" w:rsidR="00512688" w:rsidP="00512688" w:rsidRDefault="00512688" w14:paraId="058E0AA3" w14:textId="5BBFB009">
      <w:ins w:author="Shin Feng WONG" w:date="2026-06-03T18:35:00Z" w16du:dateUtc="2026-06-03T10:35:00Z" w:id="531">
        <w:r>
          <w:t>A Case is created for each operational event, and the s</w:t>
        </w:r>
      </w:ins>
      <w:ins w:author="Shin Feng WONG" w:date="2026-06-03T18:36:00Z" w16du:dateUtc="2026-06-03T10:36:00Z" w:id="532">
        <w:r>
          <w:t>ub-record that triggers the Case carries the operational detail.</w:t>
        </w:r>
      </w:ins>
      <w:ins w:author="Shin Feng WONG" w:date="2026-06-05T21:08:00Z" w16du:dateUtc="2026-06-05T13:08:00Z" w:id="533">
        <w:r w:rsidR="00E947A3">
          <w:t xml:space="preserve"> </w:t>
        </w:r>
      </w:ins>
      <w:ins w:author="Shin Feng WONG" w:date="2026-06-03T18:36:00Z" w16du:dateUtc="2026-06-03T10:36:00Z" w:id="534">
        <w:r>
          <w:t>The CMS data model is organised around the Case as a lean operational record container.</w:t>
        </w:r>
      </w:ins>
      <w:ins w:author="Shin Feng WONG" w:date="2026-06-05T21:08:00Z" w16du:dateUtc="2026-06-05T13:08:00Z" w:id="535">
        <w:r w:rsidR="00E947A3">
          <w:t xml:space="preserve"> </w:t>
        </w:r>
      </w:ins>
      <w:ins w:author="Shin Feng WONG" w:date="2026-06-03T18:36:00Z" w16du:dateUtc="2026-06-03T10:36:00Z" w:id="536">
        <w:r>
          <w:t>The Case holds an identifier, a status, and references to its associated sub-records.</w:t>
        </w:r>
      </w:ins>
    </w:p>
    <w:p w:rsidRPr="00323C34" w:rsidR="00D90C3B" w:rsidP="00D90C3B" w:rsidRDefault="00D90C3B" w14:paraId="362791CC" w14:textId="3E50F065">
      <w:pPr>
        <w:pStyle w:val="ListParagraph"/>
        <w:numPr>
          <w:ilvl w:val="0"/>
          <w:numId w:val="3"/>
        </w:numPr>
      </w:pPr>
      <w:r w:rsidRPr="00323C34">
        <w:t>A Case may be created independently of any child record.</w:t>
      </w:r>
    </w:p>
    <w:p w:rsidRPr="00323C34" w:rsidR="00D90C3B" w:rsidP="00D90C3B" w:rsidRDefault="00D90C3B" w14:paraId="27110219" w14:textId="77777777">
      <w:pPr>
        <w:pStyle w:val="ListParagraph"/>
        <w:numPr>
          <w:ilvl w:val="0"/>
          <w:numId w:val="3"/>
        </w:numPr>
      </w:pPr>
      <w:r w:rsidRPr="00323C34">
        <w:t>A Case may contain zero or one Incident record.</w:t>
      </w:r>
    </w:p>
    <w:p w:rsidRPr="00323C34" w:rsidR="00D90C3B" w:rsidP="00D90C3B" w:rsidRDefault="00D90C3B" w14:paraId="528A3B65" w14:textId="77777777">
      <w:pPr>
        <w:pStyle w:val="ListParagraph"/>
        <w:numPr>
          <w:ilvl w:val="0"/>
          <w:numId w:val="3"/>
        </w:numPr>
      </w:pPr>
      <w:r w:rsidRPr="00323C34">
        <w:t>A Case may contain zero or more Task records.</w:t>
      </w:r>
    </w:p>
    <w:p w:rsidRPr="00323C34" w:rsidR="00D90C3B" w:rsidP="00D90C3B" w:rsidRDefault="00D90C3B" w14:paraId="1C156204" w14:textId="77777777">
      <w:pPr>
        <w:pStyle w:val="ListParagraph"/>
        <w:numPr>
          <w:ilvl w:val="0"/>
          <w:numId w:val="3"/>
        </w:numPr>
      </w:pPr>
      <w:r w:rsidRPr="00323C34">
        <w:t>A Case may reference zero or more CMMS Ticket IDs. These identifiers are returned by the IFM CMMS upon ticket creation and stored as reference attributes of the Case. The ticket lifecycle is owned entirely by the IFM CMMS.</w:t>
      </w:r>
    </w:p>
    <w:p w:rsidRPr="00323C34" w:rsidR="00D90C3B" w:rsidP="00D90C3B" w:rsidRDefault="00D90C3B" w14:paraId="7B5E0280" w14:textId="77777777">
      <w:pPr>
        <w:pStyle w:val="ListParagraph"/>
        <w:numPr>
          <w:ilvl w:val="0"/>
          <w:numId w:val="3"/>
        </w:numPr>
      </w:pPr>
      <w:r w:rsidRPr="00323C34">
        <w:t>An Incident, Task, or CMMS Ticket reference cannot exist in the CMS without an associated Case.</w:t>
      </w:r>
    </w:p>
    <w:p w:rsidR="00D90C3B" w:rsidDel="00DE6310" w:rsidP="00DE6310" w:rsidRDefault="00D90C3B" w14:paraId="6092DA8A" w14:textId="77777777">
      <w:pPr>
        <w:pStyle w:val="ListParagraph"/>
        <w:numPr>
          <w:ilvl w:val="0"/>
          <w:numId w:val="3"/>
        </w:numPr>
        <w:rPr>
          <w:del w:author="Shin Feng WONG" w:date="2026-06-04T14:57:00Z" w16du:dateUtc="2026-06-04T06:57:00Z" w:id="537"/>
        </w:rPr>
      </w:pPr>
      <w:r w:rsidRPr="00323C34">
        <w:t>Where a Case does not exist at the time of Incident or Task creation, the system shall auto-create a Case before creating the child record.</w:t>
      </w:r>
    </w:p>
    <w:p w:rsidRPr="00323C34" w:rsidR="00DE6310" w:rsidP="00D90C3B" w:rsidRDefault="00DE6310" w14:paraId="2C8715F9" w14:textId="77777777">
      <w:pPr>
        <w:pStyle w:val="ListParagraph"/>
        <w:numPr>
          <w:ilvl w:val="0"/>
          <w:numId w:val="3"/>
        </w:numPr>
        <w:rPr>
          <w:ins w:author="Shin Feng WONG" w:date="2026-06-04T14:57:00Z" w16du:dateUtc="2026-06-04T06:57:00Z" w:id="538"/>
        </w:rPr>
      </w:pPr>
    </w:p>
    <w:p w:rsidR="00425586" w:rsidDel="00DE6310" w:rsidP="00A91380" w:rsidRDefault="00D90C3B" w14:paraId="6D21B13E" w14:textId="21768909">
      <w:pPr>
        <w:pStyle w:val="ListParagraph"/>
        <w:numPr>
          <w:ilvl w:val="0"/>
          <w:numId w:val="3"/>
        </w:numPr>
        <w:ind w:left="0"/>
        <w:rPr>
          <w:del w:author="Shin Feng WONG" w:date="2026-06-03T18:35:00Z" w16du:dateUtc="2026-06-03T10:35:00Z" w:id="539"/>
        </w:rPr>
      </w:pPr>
      <w:del w:author="Shin Feng WONG" w:date="2026-06-03T17:00:00Z" w16du:dateUtc="2026-06-03T09:00:00Z" w:id="540">
        <w:r w:rsidRPr="00323C34" w:rsidDel="00425586">
          <w:rPr>
            <w:rFonts w:hint="eastAsia"/>
          </w:rPr>
          <w:delText>Occurrence records are standalone entries, not associated with the Case record structure.</w:delText>
        </w:r>
      </w:del>
      <w:ins w:author="Shin Feng WONG" w:date="2026-06-03T17:05:00Z" w16du:dateUtc="2026-06-03T09:05:00Z" w:id="541">
        <w:r w:rsidRPr="00425586" w:rsidR="00425586">
          <w:t xml:space="preserve"> e-Diar</w:t>
        </w:r>
      </w:ins>
      <w:ins w:author="Shin Feng WONG" w:date="2026-06-06T06:47:00Z" w16du:dateUtc="2026-06-05T22:47:00Z" w:id="542">
        <w:r w:rsidR="00DB39DA">
          <w:rPr>
            <w:rFonts w:hint="eastAsia"/>
          </w:rPr>
          <w:t>y</w:t>
        </w:r>
      </w:ins>
      <w:ins w:author="Shin Feng WONG" w:date="2026-06-03T17:05:00Z" w16du:dateUtc="2026-06-03T09:05:00Z" w:id="543">
        <w:r w:rsidRPr="00425586" w:rsidR="00425586">
          <w:t xml:space="preserve"> records are linked to a Case. A Case is auto-created on creation of an e-Diary entry if no existing Case context is present. An e-Diary entry does not trigger a ground response, work order, or broadcast</w:t>
        </w:r>
        <w:r w:rsidR="00425586">
          <w:t>, i</w:t>
        </w:r>
        <w:r w:rsidRPr="00425586" w:rsidR="00425586">
          <w:t>t is a log record only.</w:t>
        </w:r>
      </w:ins>
    </w:p>
    <w:p w:rsidRPr="00DE6310" w:rsidR="00DE6310" w:rsidP="00DE6310" w:rsidRDefault="00DE6310" w14:paraId="0FB1F53D" w14:textId="77777777">
      <w:pPr>
        <w:pStyle w:val="ListParagraph"/>
        <w:numPr>
          <w:ilvl w:val="0"/>
          <w:numId w:val="3"/>
        </w:numPr>
        <w:rPr>
          <w:ins w:author="Shin Feng WONG" w:date="2026-06-04T14:57:00Z" w16du:dateUtc="2026-06-04T06:57:00Z" w:id="544"/>
        </w:rPr>
      </w:pPr>
    </w:p>
    <w:p w:rsidRPr="00323C34" w:rsidR="00D90C3B" w:rsidP="00D90C3B" w:rsidRDefault="00D90C3B" w14:paraId="574FB89B" w14:textId="77777777">
      <w:pPr>
        <w:pStyle w:val="Heading2"/>
      </w:pPr>
      <w:bookmarkStart w:name="_Toc231625396" w:id="545"/>
      <w:r w:rsidRPr="00323C34">
        <w:rPr>
          <w:rFonts w:hint="eastAsia"/>
        </w:rPr>
        <w:t>Case Entity Relationship</w:t>
      </w:r>
      <w:bookmarkEnd w:id="545"/>
    </w:p>
    <w:p w:rsidRPr="00323C34" w:rsidR="00D90C3B" w:rsidP="00D90C3B" w:rsidRDefault="00D90C3B" w14:paraId="286A04BA" w14:textId="77777777">
      <w:r w:rsidRPr="00323C34">
        <w:t>The following diagram illustrates the relationship between the Case and its linked record types.</w:t>
      </w:r>
    </w:p>
    <w:p w:rsidRPr="00323C34" w:rsidR="00D90C3B" w:rsidP="00D90C3B" w:rsidRDefault="00D90C3B" w14:paraId="06441510" w14:textId="418189FC">
      <w:pPr>
        <w:keepNext/>
      </w:pPr>
      <w:del w:author="Shin Feng WONG" w:date="2026-06-05T21:49:00Z" w16du:dateUtc="2026-06-05T13:49:00Z" w:id="546">
        <w:r w:rsidRPr="00323C34" w:rsidDel="005B1C46">
          <w:rPr>
            <w:noProof/>
          </w:rPr>
          <w:drawing>
            <wp:inline distT="0" distB="0" distL="0" distR="0" wp14:anchorId="5359998C" wp14:editId="51C0D819">
              <wp:extent cx="5731510" cy="2041525"/>
              <wp:effectExtent l="0" t="0" r="2540" b="0"/>
              <wp:docPr id="5259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79779" name=""/>
                      <pic:cNvPicPr/>
                    </pic:nvPicPr>
                    <pic:blipFill>
                      <a:blip r:embed="rId19"/>
                      <a:stretch>
                        <a:fillRect/>
                      </a:stretch>
                    </pic:blipFill>
                    <pic:spPr>
                      <a:xfrm>
                        <a:off x="0" y="0"/>
                        <a:ext cx="5731510" cy="2041525"/>
                      </a:xfrm>
                      <a:prstGeom prst="rect">
                        <a:avLst/>
                      </a:prstGeom>
                    </pic:spPr>
                  </pic:pic>
                </a:graphicData>
              </a:graphic>
            </wp:inline>
          </w:drawing>
        </w:r>
      </w:del>
      <w:ins w:author="Shin Feng WONG" w:date="2026-06-05T21:53:00Z" w16du:dateUtc="2026-06-05T13:53:00Z" w:id="547">
        <w:r w:rsidR="005B1C46">
          <w:rPr>
            <w:noProof/>
          </w:rPr>
          <w:drawing>
            <wp:inline distT="0" distB="0" distL="0" distR="0" wp14:anchorId="69A96B57" wp14:editId="16FEA15F">
              <wp:extent cx="5729605" cy="2962910"/>
              <wp:effectExtent l="0" t="0" r="4445" b="8890"/>
              <wp:docPr id="818855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9605" cy="2962910"/>
                      </a:xfrm>
                      <a:prstGeom prst="rect">
                        <a:avLst/>
                      </a:prstGeom>
                      <a:noFill/>
                      <a:ln>
                        <a:noFill/>
                      </a:ln>
                    </pic:spPr>
                  </pic:pic>
                </a:graphicData>
              </a:graphic>
            </wp:inline>
          </w:drawing>
        </w:r>
      </w:ins>
    </w:p>
    <w:p w:rsidRPr="00323C34" w:rsidR="00D90C3B" w:rsidP="00D90C3B" w:rsidRDefault="00D90C3B" w14:paraId="7CE8B0D8" w14:textId="44B489FC">
      <w:pPr>
        <w:pStyle w:val="Caption"/>
      </w:pPr>
      <w:r w:rsidRPr="00323C34">
        <w:t xml:space="preserve">Figure </w:t>
      </w:r>
      <w:ins w:author="Shin Feng WONG" w:date="2026-06-04T11:01:00Z" w16du:dateUtc="2026-06-04T03:01:00Z" w:id="548">
        <w:r w:rsidR="00306DB2">
          <w:fldChar w:fldCharType="begin"/>
        </w:r>
        <w:r w:rsidR="00306DB2">
          <w:instrText xml:space="preserve"> STYLEREF 1 \s </w:instrText>
        </w:r>
      </w:ins>
      <w:r w:rsidR="00306DB2">
        <w:fldChar w:fldCharType="separate"/>
      </w:r>
      <w:r w:rsidR="00306DB2">
        <w:rPr>
          <w:noProof/>
        </w:rPr>
        <w:t>4</w:t>
      </w:r>
      <w:ins w:author="Shin Feng WONG" w:date="2026-06-04T11:01:00Z" w16du:dateUtc="2026-06-04T03:01:00Z" w:id="549">
        <w:r w:rsidR="00306DB2">
          <w:fldChar w:fldCharType="end"/>
        </w:r>
        <w:r w:rsidR="00306DB2">
          <w:noBreakHyphen/>
        </w:r>
        <w:r w:rsidR="00306DB2">
          <w:fldChar w:fldCharType="begin"/>
        </w:r>
        <w:r w:rsidR="00306DB2">
          <w:instrText xml:space="preserve"> SEQ Figure \* ARABIC \s 1 </w:instrText>
        </w:r>
      </w:ins>
      <w:r w:rsidR="00306DB2">
        <w:fldChar w:fldCharType="separate"/>
      </w:r>
      <w:ins w:author="Shin Feng WONG" w:date="2026-06-04T11:01:00Z" w16du:dateUtc="2026-06-04T03:01:00Z" w:id="550">
        <w:r w:rsidR="00306DB2">
          <w:rPr>
            <w:noProof/>
          </w:rPr>
          <w:t>1</w:t>
        </w:r>
        <w:r w:rsidR="00306DB2">
          <w:fldChar w:fldCharType="end"/>
        </w:r>
      </w:ins>
      <w:del w:author="Shin Feng WONG" w:date="2026-06-04T11:00:00Z" w16du:dateUtc="2026-06-04T03:00:00Z" w:id="551">
        <w:r w:rsidDel="00306DB2">
          <w:fldChar w:fldCharType="begin"/>
        </w:r>
        <w:r w:rsidDel="00306DB2">
          <w:delInstrText xml:space="preserve"> STYLEREF 1 \s </w:delInstrText>
        </w:r>
        <w:r w:rsidDel="00306DB2">
          <w:fldChar w:fldCharType="separate"/>
        </w:r>
        <w:r w:rsidRPr="00323C34" w:rsidDel="00306DB2">
          <w:delText>5</w:delText>
        </w:r>
        <w:r w:rsidDel="00306DB2">
          <w:fldChar w:fldCharType="end"/>
        </w:r>
        <w:r w:rsidRPr="00323C34" w:rsidDel="00306DB2">
          <w:noBreakHyphen/>
        </w:r>
        <w:r w:rsidDel="00306DB2">
          <w:fldChar w:fldCharType="begin"/>
        </w:r>
        <w:r w:rsidDel="00306DB2">
          <w:delInstrText xml:space="preserve"> SEQ Figure \* ARABIC \s 1 </w:delInstrText>
        </w:r>
        <w:r w:rsidDel="00306DB2">
          <w:fldChar w:fldCharType="separate"/>
        </w:r>
        <w:r w:rsidRPr="00323C34" w:rsidDel="00306DB2">
          <w:delText>1</w:delText>
        </w:r>
        <w:r w:rsidDel="00306DB2">
          <w:fldChar w:fldCharType="end"/>
        </w:r>
      </w:del>
      <w:r w:rsidRPr="00323C34">
        <w:t xml:space="preserve"> - Case Entity Relationship Model</w:t>
      </w:r>
    </w:p>
    <w:tbl>
      <w:tblPr>
        <w:tblStyle w:val="TableGrid"/>
        <w:tblW w:w="0" w:type="auto"/>
        <w:tblLook w:val="04A0" w:firstRow="1" w:lastRow="0" w:firstColumn="1" w:lastColumn="0" w:noHBand="0" w:noVBand="1"/>
      </w:tblPr>
      <w:tblGrid>
        <w:gridCol w:w="1454"/>
        <w:gridCol w:w="1793"/>
        <w:gridCol w:w="5769"/>
      </w:tblGrid>
      <w:tr w:rsidRPr="00323C34" w:rsidR="00607D2E" w14:paraId="585E2A9E" w14:textId="77777777">
        <w:trPr>
          <w:cantSplit/>
          <w:tblHeader/>
        </w:trPr>
        <w:tc>
          <w:tcPr>
            <w:tcW w:w="0" w:type="auto"/>
            <w:shd w:val="clear" w:color="auto" w:fill="0070C0"/>
            <w:hideMark/>
          </w:tcPr>
          <w:p w:rsidRPr="00323C34" w:rsidR="00D90C3B" w:rsidRDefault="00D90C3B" w14:paraId="05D54ADB" w14:textId="77777777">
            <w:pPr>
              <w:spacing w:after="160"/>
              <w:rPr>
                <w:b/>
                <w:bCs/>
                <w:color w:val="FFFFFF" w:themeColor="background1"/>
              </w:rPr>
            </w:pPr>
            <w:r w:rsidRPr="00323C34">
              <w:rPr>
                <w:b/>
                <w:bCs/>
                <w:color w:val="FFFFFF" w:themeColor="background1"/>
              </w:rPr>
              <w:t>Entity</w:t>
            </w:r>
          </w:p>
        </w:tc>
        <w:tc>
          <w:tcPr>
            <w:tcW w:w="0" w:type="auto"/>
            <w:shd w:val="clear" w:color="auto" w:fill="0070C0"/>
            <w:hideMark/>
          </w:tcPr>
          <w:p w:rsidRPr="00323C34" w:rsidR="00D90C3B" w:rsidRDefault="00D90C3B" w14:paraId="62A554C0" w14:textId="77777777">
            <w:pPr>
              <w:spacing w:after="160"/>
              <w:rPr>
                <w:b/>
                <w:bCs/>
                <w:color w:val="FFFFFF" w:themeColor="background1"/>
              </w:rPr>
            </w:pPr>
            <w:r w:rsidRPr="00323C34">
              <w:rPr>
                <w:b/>
                <w:bCs/>
                <w:color w:val="FFFFFF" w:themeColor="background1"/>
              </w:rPr>
              <w:t>Cardinality</w:t>
            </w:r>
          </w:p>
        </w:tc>
        <w:tc>
          <w:tcPr>
            <w:tcW w:w="0" w:type="auto"/>
            <w:shd w:val="clear" w:color="auto" w:fill="0070C0"/>
            <w:hideMark/>
          </w:tcPr>
          <w:p w:rsidRPr="00323C34" w:rsidR="00D90C3B" w:rsidRDefault="00D90C3B" w14:paraId="7BB1357E" w14:textId="77777777">
            <w:pPr>
              <w:spacing w:after="160"/>
              <w:rPr>
                <w:b/>
                <w:bCs/>
                <w:color w:val="FFFFFF" w:themeColor="background1"/>
              </w:rPr>
            </w:pPr>
            <w:r w:rsidRPr="00323C34">
              <w:rPr>
                <w:b/>
                <w:bCs/>
                <w:color w:val="FFFFFF" w:themeColor="background1"/>
              </w:rPr>
              <w:t>Description</w:t>
            </w:r>
          </w:p>
        </w:tc>
      </w:tr>
      <w:tr w:rsidRPr="00323C34" w:rsidR="00607D2E" w14:paraId="18E392A4" w14:textId="77777777">
        <w:trPr>
          <w:cantSplit/>
        </w:trPr>
        <w:tc>
          <w:tcPr>
            <w:tcW w:w="0" w:type="auto"/>
            <w:hideMark/>
          </w:tcPr>
          <w:p w:rsidRPr="00323C34" w:rsidR="00D90C3B" w:rsidRDefault="00D90C3B" w14:paraId="2F95D561" w14:textId="77777777">
            <w:pPr>
              <w:spacing w:after="160"/>
            </w:pPr>
            <w:r w:rsidRPr="00323C34">
              <w:t>Case</w:t>
            </w:r>
          </w:p>
        </w:tc>
        <w:tc>
          <w:tcPr>
            <w:tcW w:w="0" w:type="auto"/>
            <w:hideMark/>
          </w:tcPr>
          <w:p w:rsidRPr="00323C34" w:rsidR="00D90C3B" w:rsidRDefault="00D90C3B" w14:paraId="2227A5E2" w14:textId="77777777">
            <w:pPr>
              <w:spacing w:after="160"/>
            </w:pPr>
            <w:r w:rsidRPr="00323C34">
              <w:t>Parent</w:t>
            </w:r>
          </w:p>
        </w:tc>
        <w:tc>
          <w:tcPr>
            <w:tcW w:w="0" w:type="auto"/>
            <w:hideMark/>
          </w:tcPr>
          <w:p w:rsidRPr="00323C34" w:rsidR="00D90C3B" w:rsidRDefault="00D90C3B" w14:paraId="6613990E" w14:textId="0583FA5E">
            <w:pPr>
              <w:spacing w:after="160"/>
            </w:pPr>
            <w:r w:rsidRPr="00323C34">
              <w:t xml:space="preserve">The operational record container. One Case is created per </w:t>
            </w:r>
            <w:commentRangeStart w:id="552"/>
            <w:commentRangeStart w:id="553"/>
            <w:r w:rsidRPr="00323C34">
              <w:t>operational</w:t>
            </w:r>
            <w:commentRangeEnd w:id="552"/>
            <w:r w:rsidRPr="00323C34" w:rsidR="00292DA4">
              <w:rPr>
                <w:rStyle w:val="CommentReference"/>
                <w:sz w:val="22"/>
                <w:szCs w:val="24"/>
              </w:rPr>
              <w:commentReference w:id="552"/>
            </w:r>
            <w:commentRangeEnd w:id="553"/>
            <w:r>
              <w:rPr>
                <w:rStyle w:val="CommentReference"/>
              </w:rPr>
              <w:commentReference w:id="553"/>
            </w:r>
            <w:r w:rsidRPr="00323C34">
              <w:t xml:space="preserve"> event</w:t>
            </w:r>
          </w:p>
        </w:tc>
      </w:tr>
      <w:tr w:rsidRPr="00323C34" w:rsidR="00607D2E" w14:paraId="5DBEF007" w14:textId="77777777">
        <w:trPr>
          <w:cantSplit/>
        </w:trPr>
        <w:tc>
          <w:tcPr>
            <w:tcW w:w="0" w:type="auto"/>
            <w:hideMark/>
          </w:tcPr>
          <w:p w:rsidRPr="00323C34" w:rsidR="00D90C3B" w:rsidRDefault="00D90C3B" w14:paraId="6D7D6E46" w14:textId="77777777">
            <w:pPr>
              <w:spacing w:after="160"/>
            </w:pPr>
            <w:r w:rsidRPr="00323C34">
              <w:t>Incident</w:t>
            </w:r>
          </w:p>
        </w:tc>
        <w:tc>
          <w:tcPr>
            <w:tcW w:w="0" w:type="auto"/>
            <w:hideMark/>
          </w:tcPr>
          <w:p w:rsidRPr="00323C34" w:rsidR="00D90C3B" w:rsidRDefault="00D90C3B" w14:paraId="7FFC6551" w14:textId="77777777">
            <w:pPr>
              <w:spacing w:after="160"/>
            </w:pPr>
            <w:r w:rsidRPr="00323C34">
              <w:t>Zero or one per Case</w:t>
            </w:r>
          </w:p>
        </w:tc>
        <w:tc>
          <w:tcPr>
            <w:tcW w:w="0" w:type="auto"/>
            <w:hideMark/>
          </w:tcPr>
          <w:p w:rsidRPr="00323C34" w:rsidR="00D90C3B" w:rsidRDefault="00D90C3B" w14:paraId="10C7D83A" w14:textId="77777777">
            <w:pPr>
              <w:spacing w:after="160"/>
            </w:pPr>
            <w:commentRangeStart w:id="554"/>
            <w:r w:rsidRPr="00323C34">
              <w:t>The formal incident record managed by the Controller. A Case may contain at most one Incident</w:t>
            </w:r>
            <w:commentRangeEnd w:id="554"/>
            <w:r w:rsidRPr="00323C34" w:rsidR="00292DA4">
              <w:rPr>
                <w:rStyle w:val="CommentReference"/>
                <w:sz w:val="22"/>
                <w:szCs w:val="24"/>
              </w:rPr>
              <w:commentReference w:id="554"/>
            </w:r>
          </w:p>
        </w:tc>
      </w:tr>
      <w:tr w:rsidRPr="00323C34" w:rsidR="00607D2E" w14:paraId="26BD7870" w14:textId="77777777">
        <w:trPr>
          <w:cantSplit/>
        </w:trPr>
        <w:tc>
          <w:tcPr>
            <w:tcW w:w="0" w:type="auto"/>
            <w:hideMark/>
          </w:tcPr>
          <w:p w:rsidRPr="00323C34" w:rsidR="00D90C3B" w:rsidRDefault="00D90C3B" w14:paraId="010B16E9" w14:textId="77777777">
            <w:pPr>
              <w:spacing w:after="160"/>
            </w:pPr>
            <w:r w:rsidRPr="00323C34">
              <w:t>Linked (Slave) Incident</w:t>
            </w:r>
          </w:p>
        </w:tc>
        <w:tc>
          <w:tcPr>
            <w:tcW w:w="0" w:type="auto"/>
            <w:hideMark/>
          </w:tcPr>
          <w:p w:rsidRPr="00323C34" w:rsidR="00D90C3B" w:rsidRDefault="00D90C3B" w14:paraId="217A9E5F" w14:textId="77777777">
            <w:pPr>
              <w:spacing w:after="160"/>
            </w:pPr>
            <w:r w:rsidRPr="00323C34">
              <w:t>Zero or many per Incident</w:t>
            </w:r>
          </w:p>
        </w:tc>
        <w:tc>
          <w:tcPr>
            <w:tcW w:w="0" w:type="auto"/>
            <w:hideMark/>
          </w:tcPr>
          <w:p w:rsidRPr="00323C34" w:rsidR="00D90C3B" w:rsidRDefault="00D90C3B" w14:paraId="781A5F0D" w14:textId="63BDD2FC">
            <w:pPr>
              <w:spacing w:after="160"/>
            </w:pPr>
            <w:r w:rsidRPr="00323C34">
              <w:t>Duplicate incident reports linked to a Master Incident.</w:t>
            </w:r>
          </w:p>
        </w:tc>
      </w:tr>
      <w:tr w:rsidRPr="00323C34" w:rsidR="00607D2E" w14:paraId="0A92975B" w14:textId="77777777">
        <w:trPr>
          <w:cantSplit/>
        </w:trPr>
        <w:tc>
          <w:tcPr>
            <w:tcW w:w="0" w:type="auto"/>
            <w:hideMark/>
          </w:tcPr>
          <w:p w:rsidRPr="00323C34" w:rsidR="00D90C3B" w:rsidRDefault="00D90C3B" w14:paraId="4DC2228D" w14:textId="77777777">
            <w:pPr>
              <w:spacing w:after="160"/>
            </w:pPr>
            <w:r w:rsidRPr="00323C34">
              <w:t>Task</w:t>
            </w:r>
          </w:p>
        </w:tc>
        <w:tc>
          <w:tcPr>
            <w:tcW w:w="0" w:type="auto"/>
            <w:hideMark/>
          </w:tcPr>
          <w:p w:rsidRPr="00323C34" w:rsidR="00D90C3B" w:rsidRDefault="00D90C3B" w14:paraId="2BB4481A" w14:textId="77777777">
            <w:pPr>
              <w:spacing w:after="160"/>
            </w:pPr>
            <w:r w:rsidRPr="00323C34">
              <w:t>Zero or many per Case</w:t>
            </w:r>
          </w:p>
        </w:tc>
        <w:tc>
          <w:tcPr>
            <w:tcW w:w="0" w:type="auto"/>
            <w:hideMark/>
          </w:tcPr>
          <w:p w:rsidRPr="00323C34" w:rsidR="00D90C3B" w:rsidRDefault="00D90C3B" w14:paraId="3E3ECEDC" w14:textId="4281483B">
            <w:pPr>
              <w:spacing w:after="160"/>
            </w:pPr>
            <w:r w:rsidRPr="00323C34">
              <w:t>Operational ground response tasks assigned to Rangers or SDC staff. Multiple Tasks may exist under one Case simultaneously</w:t>
            </w:r>
            <w:r>
              <w:rPr>
                <w:rFonts w:hint="eastAsia"/>
              </w:rPr>
              <w:t>.</w:t>
            </w:r>
          </w:p>
        </w:tc>
      </w:tr>
      <w:tr w:rsidRPr="00323C34" w:rsidR="00607D2E" w14:paraId="39D67C16" w14:textId="77777777">
        <w:trPr>
          <w:cantSplit/>
        </w:trPr>
        <w:tc>
          <w:tcPr>
            <w:tcW w:w="0" w:type="auto"/>
            <w:hideMark/>
          </w:tcPr>
          <w:p w:rsidRPr="00323C34" w:rsidR="00D90C3B" w:rsidRDefault="00D90C3B" w14:paraId="34C531D6" w14:textId="4C8CF094">
            <w:pPr>
              <w:spacing w:after="160"/>
            </w:pPr>
            <w:r w:rsidRPr="00323C34">
              <w:t xml:space="preserve">CMMS </w:t>
            </w:r>
            <w:ins w:author="Shin Feng WONG" w:date="2026-06-05T21:52:00Z" w16du:dateUtc="2026-06-05T13:52:00Z" w:id="555">
              <w:r w:rsidR="005B1C46">
                <w:t xml:space="preserve">Fault </w:t>
              </w:r>
            </w:ins>
            <w:r w:rsidRPr="00323C34">
              <w:t xml:space="preserve">Ticket </w:t>
            </w:r>
            <w:del w:author="Shin Feng WONG" w:date="2026-06-05T21:52:00Z" w16du:dateUtc="2026-06-05T13:52:00Z" w:id="556">
              <w:r w:rsidRPr="00323C34" w:rsidDel="005B1C46">
                <w:delText>ID</w:delText>
              </w:r>
            </w:del>
          </w:p>
        </w:tc>
        <w:tc>
          <w:tcPr>
            <w:tcW w:w="0" w:type="auto"/>
            <w:hideMark/>
          </w:tcPr>
          <w:p w:rsidRPr="00323C34" w:rsidR="00D90C3B" w:rsidRDefault="00D90C3B" w14:paraId="0C15A5ED" w14:textId="77777777">
            <w:pPr>
              <w:spacing w:after="160"/>
            </w:pPr>
            <w:r w:rsidRPr="00323C34">
              <w:t>Zero or many per Case</w:t>
            </w:r>
          </w:p>
        </w:tc>
        <w:tc>
          <w:tcPr>
            <w:tcW w:w="0" w:type="auto"/>
            <w:hideMark/>
          </w:tcPr>
          <w:p w:rsidR="00D90C3B" w:rsidRDefault="00D90C3B" w14:paraId="55E2E1C3" w14:textId="77777777">
            <w:pPr>
              <w:spacing w:after="160"/>
            </w:pPr>
            <w:r w:rsidRPr="00323C34">
              <w:t>Reference identifiers for tickets raised in the IFM contractor's CMMS via API.</w:t>
            </w:r>
          </w:p>
          <w:p w:rsidR="00D90C3B" w:rsidRDefault="00D90C3B" w14:paraId="24BA8731" w14:textId="22E1189A">
            <w:pPr>
              <w:spacing w:after="160"/>
            </w:pPr>
            <w:r w:rsidRPr="00323C34">
              <w:t>Stored as attributes on the Case</w:t>
            </w:r>
            <w:r>
              <w:rPr>
                <w:rFonts w:hint="eastAsia"/>
              </w:rPr>
              <w:t>.</w:t>
            </w:r>
          </w:p>
          <w:p w:rsidRPr="00323C34" w:rsidR="00D90C3B" w:rsidRDefault="00D90C3B" w14:paraId="358B3E01" w14:textId="30798F75">
            <w:pPr>
              <w:spacing w:after="160"/>
            </w:pPr>
            <w:r w:rsidRPr="00323C34">
              <w:t>CMMS ticket lifecycle is managed externally</w:t>
            </w:r>
            <w:r>
              <w:rPr>
                <w:rFonts w:hint="eastAsia"/>
              </w:rPr>
              <w:t>.</w:t>
            </w:r>
          </w:p>
        </w:tc>
      </w:tr>
      <w:tr w:rsidRPr="00323C34" w:rsidR="007339A7" w14:paraId="149BD600" w14:textId="77777777">
        <w:trPr>
          <w:cantSplit/>
          <w:ins w:author="Shin Feng WONG" w:date="2026-06-03T18:43:00Z" w:id="557"/>
        </w:trPr>
        <w:tc>
          <w:tcPr>
            <w:tcW w:w="0" w:type="auto"/>
          </w:tcPr>
          <w:p w:rsidRPr="00323C34" w:rsidR="007339A7" w:rsidRDefault="007339A7" w14:paraId="70178763" w14:textId="1FAE6E24">
            <w:pPr>
              <w:spacing w:after="160"/>
              <w:rPr>
                <w:ins w:author="Shin Feng WONG" w:date="2026-06-03T18:43:00Z" w16du:dateUtc="2026-06-03T10:43:00Z" w:id="558"/>
              </w:rPr>
            </w:pPr>
            <w:ins w:author="Shin Feng WONG" w:date="2026-06-03T18:43:00Z" w16du:dateUtc="2026-06-03T10:43:00Z" w:id="559">
              <w:r>
                <w:t>e-Diary</w:t>
              </w:r>
            </w:ins>
          </w:p>
        </w:tc>
        <w:tc>
          <w:tcPr>
            <w:tcW w:w="0" w:type="auto"/>
          </w:tcPr>
          <w:p w:rsidRPr="00323C34" w:rsidR="007339A7" w:rsidRDefault="007339A7" w14:paraId="51B1CB96" w14:textId="4ED1E840">
            <w:pPr>
              <w:spacing w:after="160"/>
              <w:rPr>
                <w:ins w:author="Shin Feng WONG" w:date="2026-06-03T18:43:00Z" w16du:dateUtc="2026-06-03T10:43:00Z" w:id="560"/>
              </w:rPr>
            </w:pPr>
            <w:ins w:author="Shin Feng WONG" w:date="2026-06-03T18:43:00Z" w16du:dateUtc="2026-06-03T10:43:00Z" w:id="561">
              <w:r>
                <w:t>Zero or many per Case</w:t>
              </w:r>
            </w:ins>
          </w:p>
        </w:tc>
        <w:tc>
          <w:tcPr>
            <w:tcW w:w="0" w:type="auto"/>
          </w:tcPr>
          <w:p w:rsidRPr="00323C34" w:rsidR="007339A7" w:rsidRDefault="007339A7" w14:paraId="2CDC259D" w14:textId="409D6606">
            <w:pPr>
              <w:spacing w:after="160"/>
              <w:rPr>
                <w:ins w:author="Shin Feng WONG" w:date="2026-06-03T18:43:00Z" w16du:dateUtc="2026-06-03T10:43:00Z" w:id="562"/>
              </w:rPr>
            </w:pPr>
            <w:ins w:author="Shin Feng WONG" w:date="2026-06-03T18:43:00Z" w16du:dateUtc="2026-06-03T10:43:00Z" w:id="563">
              <w:r>
                <w:t>Occurrence log entries linked to a Case. e-Diary entries do not trigger a ground response, work order or broadcast.</w:t>
              </w:r>
            </w:ins>
          </w:p>
        </w:tc>
      </w:tr>
    </w:tbl>
    <w:p w:rsidRPr="00323C34" w:rsidR="00D90C3B" w:rsidP="00D90C3B" w:rsidRDefault="00D90C3B" w14:paraId="1E027877" w14:textId="003C9715">
      <w:pPr>
        <w:pStyle w:val="Heading2"/>
      </w:pPr>
      <w:bookmarkStart w:name="_Toc231625397" w:id="564"/>
      <w:commentRangeStart w:id="565"/>
      <w:commentRangeStart w:id="566"/>
      <w:r w:rsidRPr="00323C34">
        <w:rPr>
          <w:rFonts w:hint="eastAsia"/>
        </w:rPr>
        <w:t xml:space="preserve">Case </w:t>
      </w:r>
      <w:ins w:author="Shin Feng WONG" w:date="2026-06-04T04:32:00Z" w16du:dateUtc="2026-06-03T20:32:00Z" w:id="567">
        <w:r w:rsidR="004F6182">
          <w:t>Creation</w:t>
        </w:r>
      </w:ins>
      <w:del w:author="Shin Feng WONG" w:date="2026-06-04T04:32:00Z" w16du:dateUtc="2026-06-03T20:32:00Z" w:id="568">
        <w:r w:rsidRPr="00323C34" w:rsidDel="004F6182">
          <w:rPr>
            <w:rFonts w:hint="eastAsia"/>
          </w:rPr>
          <w:delText>ID and Naming Convention</w:delText>
        </w:r>
        <w:bookmarkEnd w:id="564"/>
        <w:commentRangeEnd w:id="565"/>
        <w:r w:rsidRPr="00323C34" w:rsidDel="004F6182" w:rsidR="00292DA4">
          <w:rPr>
            <w:rStyle w:val="CommentReference"/>
            <w:sz w:val="28"/>
            <w:szCs w:val="32"/>
          </w:rPr>
          <w:commentReference w:id="565"/>
        </w:r>
        <w:commentRangeEnd w:id="566"/>
        <w:r>
          <w:rPr>
            <w:rStyle w:val="CommentReference"/>
          </w:rPr>
          <w:commentReference w:id="566"/>
        </w:r>
      </w:del>
    </w:p>
    <w:p w:rsidRPr="00323C34" w:rsidR="00D90C3B" w:rsidP="00D90C3B" w:rsidRDefault="00D90C3B" w14:paraId="5FD42F64" w14:textId="77777777">
      <w:pPr>
        <w:pStyle w:val="ListParagraph"/>
        <w:numPr>
          <w:ilvl w:val="0"/>
          <w:numId w:val="4"/>
        </w:numPr>
      </w:pPr>
      <w:r w:rsidRPr="00323C34">
        <w:rPr>
          <w:rFonts w:hint="eastAsia"/>
        </w:rPr>
        <w:t>System shall generate a</w:t>
      </w:r>
      <w:r w:rsidRPr="00323C34">
        <w:t xml:space="preserve"> unique identifier upon creation.</w:t>
      </w:r>
    </w:p>
    <w:p w:rsidRPr="00323C34" w:rsidR="00D90C3B" w:rsidDel="004F6182" w:rsidP="00D90C3B" w:rsidRDefault="00D90C3B" w14:paraId="6A2AF813" w14:textId="71CB7DD2">
      <w:pPr>
        <w:pStyle w:val="ListParagraph"/>
        <w:numPr>
          <w:ilvl w:val="0"/>
          <w:numId w:val="4"/>
        </w:numPr>
        <w:rPr>
          <w:del w:author="Shin Feng WONG" w:date="2026-06-04T04:24:00Z" w16du:dateUtc="2026-06-03T20:24:00Z" w:id="569"/>
        </w:rPr>
      </w:pPr>
      <w:del w:author="Shin Feng WONG" w:date="2026-06-04T04:24:00Z" w16du:dateUtc="2026-06-03T20:24:00Z" w:id="570">
        <w:r w:rsidRPr="00323C34" w:rsidDel="004F6182">
          <w:delText xml:space="preserve">The Case ID follows the format YYYY/MM/NNNN, where YYYY is the four-digit year, MM is the two-digit month, and NNNN is a zero-padded sequential number resetting at the start of each month. </w:delText>
        </w:r>
      </w:del>
    </w:p>
    <w:p w:rsidR="00D90C3B" w:rsidP="00D90C3B" w:rsidRDefault="00D90C3B" w14:paraId="0D7BEE8F" w14:textId="4D782238">
      <w:pPr>
        <w:pStyle w:val="ListParagraph"/>
        <w:numPr>
          <w:ilvl w:val="0"/>
          <w:numId w:val="4"/>
        </w:numPr>
        <w:rPr>
          <w:ins w:author="Shin Feng WONG" w:date="2026-06-04T04:19:00Z" w16du:dateUtc="2026-06-03T20:19:00Z" w:id="571"/>
        </w:rPr>
      </w:pPr>
      <w:r w:rsidRPr="00323C34">
        <w:rPr>
          <w:rFonts w:hint="eastAsia"/>
        </w:rPr>
        <w:t xml:space="preserve">The Case ID is referenced by all </w:t>
      </w:r>
      <w:r w:rsidRPr="00323C34">
        <w:t>child</w:t>
      </w:r>
      <w:r w:rsidRPr="00323C34">
        <w:rPr>
          <w:rFonts w:hint="eastAsia"/>
        </w:rPr>
        <w:t xml:space="preserve"> records (Incident, Tasks</w:t>
      </w:r>
      <w:ins w:author="Shin Feng WONG" w:date="2026-06-04T04:24:00Z" w16du:dateUtc="2026-06-03T20:24:00Z" w:id="572">
        <w:r w:rsidR="004F6182">
          <w:t>, CMMS Tickets, e-Diary</w:t>
        </w:r>
      </w:ins>
      <w:r w:rsidRPr="00323C34">
        <w:rPr>
          <w:rFonts w:hint="eastAsia"/>
        </w:rPr>
        <w:t>) for traceability.</w:t>
      </w:r>
    </w:p>
    <w:p w:rsidR="00404015" w:rsidP="004F6182" w:rsidRDefault="00404015" w14:paraId="12643EA6" w14:textId="693FDD98">
      <w:pPr>
        <w:pStyle w:val="Heading3"/>
        <w:rPr>
          <w:ins w:author="Shin Feng WONG" w:date="2026-06-04T04:19:00Z" w16du:dateUtc="2026-06-03T20:19:00Z" w:id="573"/>
        </w:rPr>
      </w:pPr>
      <w:bookmarkStart w:name="_Toc231625398" w:id="574"/>
      <w:ins w:author="Shin Feng WONG" w:date="2026-06-04T04:19:00Z" w16du:dateUtc="2026-06-03T20:19:00Z" w:id="575">
        <w:r>
          <w:t xml:space="preserve">Case </w:t>
        </w:r>
      </w:ins>
      <w:ins w:author="Shin Feng WONG" w:date="2026-06-04T04:25:00Z" w16du:dateUtc="2026-06-03T20:25:00Z" w:id="576">
        <w:r w:rsidR="004F6182">
          <w:t>Field Design</w:t>
        </w:r>
      </w:ins>
      <w:bookmarkEnd w:id="574"/>
    </w:p>
    <w:tbl>
      <w:tblPr>
        <w:tblStyle w:val="TableGrid"/>
        <w:tblW w:w="0" w:type="auto"/>
        <w:tblLook w:val="04A0" w:firstRow="1" w:lastRow="0" w:firstColumn="1" w:lastColumn="0" w:noHBand="0" w:noVBand="1"/>
      </w:tblPr>
      <w:tblGrid>
        <w:gridCol w:w="1138"/>
        <w:gridCol w:w="950"/>
        <w:gridCol w:w="1329"/>
        <w:gridCol w:w="5599"/>
      </w:tblGrid>
      <w:tr w:rsidRPr="00323C34" w:rsidR="00404015" w:rsidTr="004F6182" w14:paraId="3CA1E2F5" w14:textId="601C8AA3">
        <w:trPr>
          <w:cantSplit/>
          <w:tblHeader/>
          <w:ins w:author="Shin Feng WONG" w:date="2026-06-04T04:19:00Z" w:id="577"/>
        </w:trPr>
        <w:tc>
          <w:tcPr>
            <w:tcW w:w="0" w:type="auto"/>
            <w:shd w:val="clear" w:color="auto" w:fill="0070C0"/>
            <w:hideMark/>
          </w:tcPr>
          <w:p w:rsidRPr="00323C34" w:rsidR="00404015" w:rsidP="00FC7614" w:rsidRDefault="00404015" w14:paraId="137C465F" w14:textId="6CB1E2B0">
            <w:pPr>
              <w:spacing w:after="160"/>
              <w:rPr>
                <w:ins w:author="Shin Feng WONG" w:date="2026-06-04T04:19:00Z" w16du:dateUtc="2026-06-03T20:19:00Z" w:id="578"/>
                <w:b/>
                <w:bCs/>
                <w:color w:val="FFFFFF" w:themeColor="background1"/>
              </w:rPr>
            </w:pPr>
            <w:ins w:author="Shin Feng WONG" w:date="2026-06-04T04:20:00Z" w16du:dateUtc="2026-06-03T20:20:00Z" w:id="579">
              <w:r>
                <w:rPr>
                  <w:b/>
                  <w:bCs/>
                  <w:color w:val="FFFFFF" w:themeColor="background1"/>
                </w:rPr>
                <w:t>Field</w:t>
              </w:r>
            </w:ins>
          </w:p>
        </w:tc>
        <w:tc>
          <w:tcPr>
            <w:tcW w:w="0" w:type="auto"/>
            <w:shd w:val="clear" w:color="auto" w:fill="0070C0"/>
            <w:hideMark/>
          </w:tcPr>
          <w:p w:rsidRPr="00323C34" w:rsidR="00404015" w:rsidP="00FC7614" w:rsidRDefault="00404015" w14:paraId="21A47179" w14:textId="0B1DE33C">
            <w:pPr>
              <w:spacing w:after="160"/>
              <w:rPr>
                <w:ins w:author="Shin Feng WONG" w:date="2026-06-04T04:19:00Z" w16du:dateUtc="2026-06-03T20:19:00Z" w:id="580"/>
                <w:b/>
                <w:bCs/>
                <w:color w:val="FFFFFF" w:themeColor="background1"/>
              </w:rPr>
            </w:pPr>
            <w:ins w:author="Shin Feng WONG" w:date="2026-06-04T04:20:00Z" w16du:dateUtc="2026-06-03T20:20:00Z" w:id="581">
              <w:r>
                <w:rPr>
                  <w:b/>
                  <w:bCs/>
                  <w:color w:val="FFFFFF" w:themeColor="background1"/>
                </w:rPr>
                <w:t>Type</w:t>
              </w:r>
            </w:ins>
          </w:p>
        </w:tc>
        <w:tc>
          <w:tcPr>
            <w:tcW w:w="0" w:type="auto"/>
            <w:shd w:val="clear" w:color="auto" w:fill="0070C0"/>
          </w:tcPr>
          <w:p w:rsidRPr="00323C34" w:rsidR="00404015" w:rsidP="00FC7614" w:rsidRDefault="00404015" w14:paraId="4FB56B94" w14:textId="6054CAD3">
            <w:pPr>
              <w:spacing w:after="160"/>
              <w:rPr>
                <w:ins w:author="Shin Feng WONG" w:date="2026-06-04T04:20:00Z" w16du:dateUtc="2026-06-03T20:20:00Z" w:id="582"/>
                <w:b/>
                <w:bCs/>
                <w:color w:val="FFFFFF" w:themeColor="background1"/>
              </w:rPr>
            </w:pPr>
            <w:ins w:author="Shin Feng WONG" w:date="2026-06-04T04:20:00Z" w16du:dateUtc="2026-06-03T20:20:00Z" w:id="583">
              <w:r>
                <w:rPr>
                  <w:b/>
                  <w:bCs/>
                  <w:color w:val="FFFFFF" w:themeColor="background1"/>
                </w:rPr>
                <w:t>Mandatory</w:t>
              </w:r>
            </w:ins>
          </w:p>
        </w:tc>
        <w:tc>
          <w:tcPr>
            <w:tcW w:w="0" w:type="auto"/>
            <w:shd w:val="clear" w:color="auto" w:fill="0070C0"/>
          </w:tcPr>
          <w:p w:rsidRPr="00323C34" w:rsidR="00404015" w:rsidP="00FC7614" w:rsidRDefault="00404015" w14:paraId="41FF85AD" w14:textId="685C216E">
            <w:pPr>
              <w:spacing w:after="160"/>
              <w:rPr>
                <w:ins w:author="Shin Feng WONG" w:date="2026-06-04T04:20:00Z" w16du:dateUtc="2026-06-03T20:20:00Z" w:id="584"/>
                <w:b/>
                <w:bCs/>
                <w:color w:val="FFFFFF" w:themeColor="background1"/>
              </w:rPr>
            </w:pPr>
            <w:ins w:author="Shin Feng WONG" w:date="2026-06-04T04:20:00Z" w16du:dateUtc="2026-06-03T20:20:00Z" w:id="585">
              <w:r>
                <w:rPr>
                  <w:b/>
                  <w:bCs/>
                  <w:color w:val="FFFFFF" w:themeColor="background1"/>
                </w:rPr>
                <w:t>Notes</w:t>
              </w:r>
            </w:ins>
          </w:p>
        </w:tc>
      </w:tr>
      <w:tr w:rsidRPr="00323C34" w:rsidR="00404015" w:rsidTr="004F6182" w14:paraId="6AD0912F" w14:textId="54A6E655">
        <w:trPr>
          <w:cantSplit/>
          <w:ins w:author="Shin Feng WONG" w:date="2026-06-04T04:19:00Z" w:id="586"/>
        </w:trPr>
        <w:tc>
          <w:tcPr>
            <w:tcW w:w="0" w:type="auto"/>
            <w:hideMark/>
          </w:tcPr>
          <w:p w:rsidRPr="00323C34" w:rsidR="00404015" w:rsidP="00FC7614" w:rsidRDefault="00404015" w14:paraId="298CAD18" w14:textId="603F87FE">
            <w:pPr>
              <w:spacing w:after="160"/>
              <w:rPr>
                <w:ins w:author="Shin Feng WONG" w:date="2026-06-04T04:19:00Z" w16du:dateUtc="2026-06-03T20:19:00Z" w:id="587"/>
              </w:rPr>
            </w:pPr>
            <w:ins w:author="Shin Feng WONG" w:date="2026-06-04T04:20:00Z" w16du:dateUtc="2026-06-03T20:20:00Z" w:id="588">
              <w:r>
                <w:t>Case ID</w:t>
              </w:r>
            </w:ins>
          </w:p>
        </w:tc>
        <w:tc>
          <w:tcPr>
            <w:tcW w:w="0" w:type="auto"/>
            <w:hideMark/>
          </w:tcPr>
          <w:p w:rsidRPr="00323C34" w:rsidR="00404015" w:rsidP="00FC7614" w:rsidRDefault="00404015" w14:paraId="14D92E44" w14:textId="0215E1DC">
            <w:pPr>
              <w:spacing w:after="160"/>
              <w:rPr>
                <w:ins w:author="Shin Feng WONG" w:date="2026-06-04T04:19:00Z" w16du:dateUtc="2026-06-03T20:19:00Z" w:id="589"/>
              </w:rPr>
            </w:pPr>
            <w:ins w:author="Shin Feng WONG" w:date="2026-06-04T04:20:00Z" w16du:dateUtc="2026-06-03T20:20:00Z" w:id="590">
              <w:r>
                <w:t>System</w:t>
              </w:r>
            </w:ins>
          </w:p>
        </w:tc>
        <w:tc>
          <w:tcPr>
            <w:tcW w:w="0" w:type="auto"/>
          </w:tcPr>
          <w:p w:rsidRPr="00323C34" w:rsidR="00404015" w:rsidP="00FC7614" w:rsidRDefault="00404015" w14:paraId="0A3D49D4" w14:textId="2ED598C9">
            <w:pPr>
              <w:spacing w:after="160"/>
              <w:rPr>
                <w:ins w:author="Shin Feng WONG" w:date="2026-06-04T04:20:00Z" w16du:dateUtc="2026-06-03T20:20:00Z" w:id="591"/>
              </w:rPr>
            </w:pPr>
            <w:ins w:author="Shin Feng WONG" w:date="2026-06-04T04:20:00Z" w16du:dateUtc="2026-06-03T20:20:00Z" w:id="592">
              <w:r>
                <w:t>Yes</w:t>
              </w:r>
            </w:ins>
          </w:p>
        </w:tc>
        <w:tc>
          <w:tcPr>
            <w:tcW w:w="0" w:type="auto"/>
          </w:tcPr>
          <w:p w:rsidRPr="00323C34" w:rsidR="00404015" w:rsidP="00FC7614" w:rsidRDefault="00404015" w14:paraId="21DF2B2A" w14:textId="6455C959">
            <w:pPr>
              <w:spacing w:after="160"/>
              <w:rPr>
                <w:ins w:author="Shin Feng WONG" w:date="2026-06-04T04:20:00Z" w16du:dateUtc="2026-06-03T20:20:00Z" w:id="593"/>
              </w:rPr>
            </w:pPr>
            <w:ins w:author="Shin Feng WONG" w:date="2026-06-04T04:21:00Z" w16du:dateUtc="2026-06-03T20:21:00Z" w:id="594">
              <w:r w:rsidRPr="00404015">
                <w:t>Auto-generated</w:t>
              </w:r>
              <w:r>
                <w:t xml:space="preserve">, </w:t>
              </w:r>
              <w:r w:rsidRPr="00404015">
                <w:t>format</w:t>
              </w:r>
              <w:r>
                <w:t>:</w:t>
              </w:r>
              <w:r w:rsidRPr="00404015">
                <w:t xml:space="preserve"> SEN/CI/YYYYMMDD/NNN</w:t>
              </w:r>
            </w:ins>
          </w:p>
        </w:tc>
      </w:tr>
      <w:tr w:rsidRPr="00323C34" w:rsidR="00404015" w:rsidTr="004F6182" w14:paraId="14DE55E9" w14:textId="5383A4A2">
        <w:trPr>
          <w:cantSplit/>
          <w:ins w:author="Shin Feng WONG" w:date="2026-06-04T04:19:00Z" w:id="595"/>
        </w:trPr>
        <w:tc>
          <w:tcPr>
            <w:tcW w:w="0" w:type="auto"/>
          </w:tcPr>
          <w:p w:rsidRPr="00323C34" w:rsidR="00404015" w:rsidP="00FC7614" w:rsidRDefault="00404015" w14:paraId="5E5EB7E6" w14:textId="5D197B92">
            <w:pPr>
              <w:spacing w:after="160"/>
              <w:rPr>
                <w:ins w:author="Shin Feng WONG" w:date="2026-06-04T04:19:00Z" w16du:dateUtc="2026-06-03T20:19:00Z" w:id="596"/>
              </w:rPr>
            </w:pPr>
            <w:ins w:author="Shin Feng WONG" w:date="2026-06-04T04:20:00Z" w16du:dateUtc="2026-06-03T20:20:00Z" w:id="597">
              <w:r>
                <w:t>Case Title</w:t>
              </w:r>
            </w:ins>
          </w:p>
        </w:tc>
        <w:tc>
          <w:tcPr>
            <w:tcW w:w="0" w:type="auto"/>
          </w:tcPr>
          <w:p w:rsidRPr="00323C34" w:rsidR="00404015" w:rsidP="00FC7614" w:rsidRDefault="00404015" w14:paraId="72C1EE42" w14:textId="1F032325">
            <w:pPr>
              <w:spacing w:after="160"/>
              <w:rPr>
                <w:ins w:author="Shin Feng WONG" w:date="2026-06-04T04:19:00Z" w16du:dateUtc="2026-06-03T20:19:00Z" w:id="598"/>
              </w:rPr>
            </w:pPr>
            <w:ins w:author="Shin Feng WONG" w:date="2026-06-04T04:21:00Z" w16du:dateUtc="2026-06-03T20:21:00Z" w:id="599">
              <w:r>
                <w:t>Text</w:t>
              </w:r>
            </w:ins>
          </w:p>
        </w:tc>
        <w:tc>
          <w:tcPr>
            <w:tcW w:w="0" w:type="auto"/>
          </w:tcPr>
          <w:p w:rsidRPr="00323C34" w:rsidR="00404015" w:rsidP="00FC7614" w:rsidRDefault="00404015" w14:paraId="3BA652EF" w14:textId="33257F86">
            <w:pPr>
              <w:spacing w:after="160"/>
              <w:rPr>
                <w:ins w:author="Shin Feng WONG" w:date="2026-06-04T04:20:00Z" w16du:dateUtc="2026-06-03T20:20:00Z" w:id="600"/>
              </w:rPr>
            </w:pPr>
            <w:ins w:author="Shin Feng WONG" w:date="2026-06-04T04:21:00Z" w16du:dateUtc="2026-06-03T20:21:00Z" w:id="601">
              <w:r>
                <w:t>No</w:t>
              </w:r>
            </w:ins>
          </w:p>
        </w:tc>
        <w:tc>
          <w:tcPr>
            <w:tcW w:w="0" w:type="auto"/>
          </w:tcPr>
          <w:p w:rsidRPr="00323C34" w:rsidR="00404015" w:rsidP="00FC7614" w:rsidRDefault="00404015" w14:paraId="7C4FAAA6" w14:textId="0802A47A">
            <w:pPr>
              <w:spacing w:after="160"/>
              <w:rPr>
                <w:ins w:author="Shin Feng WONG" w:date="2026-06-04T04:20:00Z" w16du:dateUtc="2026-06-03T20:20:00Z" w:id="602"/>
              </w:rPr>
            </w:pPr>
            <w:ins w:author="Shin Feng WONG" w:date="2026-06-04T04:22:00Z" w16du:dateUtc="2026-06-03T20:22:00Z" w:id="603">
              <w:r>
                <w:t>Auto-populated for VA and system-triggered Cases, otherwise input by Controllers</w:t>
              </w:r>
            </w:ins>
          </w:p>
        </w:tc>
      </w:tr>
      <w:tr w:rsidRPr="00323C34" w:rsidR="00404015" w:rsidTr="00404015" w14:paraId="233F60CE" w14:textId="77777777">
        <w:trPr>
          <w:cantSplit/>
          <w:ins w:author="Shin Feng WONG" w:date="2026-06-04T04:20:00Z" w:id="604"/>
        </w:trPr>
        <w:tc>
          <w:tcPr>
            <w:tcW w:w="0" w:type="auto"/>
          </w:tcPr>
          <w:p w:rsidRPr="00323C34" w:rsidR="00404015" w:rsidP="00FC7614" w:rsidRDefault="00404015" w14:paraId="515AAEF2" w14:textId="0AED857C">
            <w:pPr>
              <w:spacing w:after="160"/>
              <w:rPr>
                <w:ins w:author="Shin Feng WONG" w:date="2026-06-04T04:20:00Z" w16du:dateUtc="2026-06-03T20:20:00Z" w:id="605"/>
              </w:rPr>
            </w:pPr>
            <w:ins w:author="Shin Feng WONG" w:date="2026-06-04T04:21:00Z" w16du:dateUtc="2026-06-03T20:21:00Z" w:id="606">
              <w:r>
                <w:t>Status</w:t>
              </w:r>
            </w:ins>
          </w:p>
        </w:tc>
        <w:tc>
          <w:tcPr>
            <w:tcW w:w="0" w:type="auto"/>
          </w:tcPr>
          <w:p w:rsidRPr="00323C34" w:rsidR="00404015" w:rsidP="00FC7614" w:rsidRDefault="00404015" w14:paraId="1EF65D7F" w14:textId="34953A2D">
            <w:pPr>
              <w:spacing w:after="160"/>
              <w:rPr>
                <w:ins w:author="Shin Feng WONG" w:date="2026-06-04T04:20:00Z" w16du:dateUtc="2026-06-03T20:20:00Z" w:id="607"/>
              </w:rPr>
            </w:pPr>
            <w:ins w:author="Shin Feng WONG" w:date="2026-06-04T04:21:00Z" w16du:dateUtc="2026-06-03T20:21:00Z" w:id="608">
              <w:r>
                <w:t>System</w:t>
              </w:r>
            </w:ins>
          </w:p>
        </w:tc>
        <w:tc>
          <w:tcPr>
            <w:tcW w:w="0" w:type="auto"/>
          </w:tcPr>
          <w:p w:rsidRPr="00323C34" w:rsidR="00404015" w:rsidP="00FC7614" w:rsidRDefault="00404015" w14:paraId="6C6D93F8" w14:textId="4693F0C4">
            <w:pPr>
              <w:spacing w:after="160"/>
              <w:rPr>
                <w:ins w:author="Shin Feng WONG" w:date="2026-06-04T04:20:00Z" w16du:dateUtc="2026-06-03T20:20:00Z" w:id="609"/>
              </w:rPr>
            </w:pPr>
            <w:ins w:author="Shin Feng WONG" w:date="2026-06-04T04:21:00Z" w16du:dateUtc="2026-06-03T20:21:00Z" w:id="610">
              <w:r>
                <w:t>Yes</w:t>
              </w:r>
            </w:ins>
          </w:p>
        </w:tc>
        <w:tc>
          <w:tcPr>
            <w:tcW w:w="0" w:type="auto"/>
          </w:tcPr>
          <w:p w:rsidRPr="00323C34" w:rsidR="00404015" w:rsidP="00FC7614" w:rsidRDefault="004F6182" w14:paraId="42D29232" w14:textId="24EFC870">
            <w:pPr>
              <w:spacing w:after="160"/>
              <w:rPr>
                <w:ins w:author="Shin Feng WONG" w:date="2026-06-04T04:20:00Z" w16du:dateUtc="2026-06-03T20:20:00Z" w:id="611"/>
              </w:rPr>
            </w:pPr>
            <w:ins w:author="Shin Feng WONG" w:date="2026-06-04T04:22:00Z" w16du:dateUtc="2026-06-03T20:22:00Z" w:id="612">
              <w:r>
                <w:t>System-managed</w:t>
              </w:r>
            </w:ins>
          </w:p>
        </w:tc>
      </w:tr>
      <w:tr w:rsidRPr="00323C34" w:rsidR="00404015" w:rsidTr="00404015" w14:paraId="1C99503D" w14:textId="77777777">
        <w:trPr>
          <w:cantSplit/>
          <w:ins w:author="Shin Feng WONG" w:date="2026-06-04T04:20:00Z" w:id="613"/>
        </w:trPr>
        <w:tc>
          <w:tcPr>
            <w:tcW w:w="0" w:type="auto"/>
          </w:tcPr>
          <w:p w:rsidRPr="00323C34" w:rsidR="00404015" w:rsidP="00FC7614" w:rsidRDefault="00404015" w14:paraId="7B97CB25" w14:textId="3DDE9966">
            <w:pPr>
              <w:spacing w:after="160"/>
              <w:rPr>
                <w:ins w:author="Shin Feng WONG" w:date="2026-06-04T04:20:00Z" w16du:dateUtc="2026-06-03T20:20:00Z" w:id="614"/>
              </w:rPr>
            </w:pPr>
            <w:ins w:author="Shin Feng WONG" w:date="2026-06-04T04:21:00Z" w16du:dateUtc="2026-06-03T20:21:00Z" w:id="615">
              <w:r>
                <w:t>Created By</w:t>
              </w:r>
            </w:ins>
          </w:p>
        </w:tc>
        <w:tc>
          <w:tcPr>
            <w:tcW w:w="0" w:type="auto"/>
          </w:tcPr>
          <w:p w:rsidRPr="00323C34" w:rsidR="00404015" w:rsidP="00FC7614" w:rsidRDefault="00404015" w14:paraId="09594614" w14:textId="3938CA00">
            <w:pPr>
              <w:spacing w:after="160"/>
              <w:rPr>
                <w:ins w:author="Shin Feng WONG" w:date="2026-06-04T04:20:00Z" w16du:dateUtc="2026-06-03T20:20:00Z" w:id="616"/>
              </w:rPr>
            </w:pPr>
            <w:ins w:author="Shin Feng WONG" w:date="2026-06-04T04:21:00Z" w16du:dateUtc="2026-06-03T20:21:00Z" w:id="617">
              <w:r>
                <w:t>System</w:t>
              </w:r>
            </w:ins>
          </w:p>
        </w:tc>
        <w:tc>
          <w:tcPr>
            <w:tcW w:w="0" w:type="auto"/>
          </w:tcPr>
          <w:p w:rsidRPr="00323C34" w:rsidR="00404015" w:rsidP="00FC7614" w:rsidRDefault="00404015" w14:paraId="40E215A7" w14:textId="69E91D06">
            <w:pPr>
              <w:spacing w:after="160"/>
              <w:rPr>
                <w:ins w:author="Shin Feng WONG" w:date="2026-06-04T04:20:00Z" w16du:dateUtc="2026-06-03T20:20:00Z" w:id="618"/>
              </w:rPr>
            </w:pPr>
            <w:ins w:author="Shin Feng WONG" w:date="2026-06-04T04:21:00Z" w16du:dateUtc="2026-06-03T20:21:00Z" w:id="619">
              <w:r>
                <w:t>Yes</w:t>
              </w:r>
            </w:ins>
          </w:p>
        </w:tc>
        <w:tc>
          <w:tcPr>
            <w:tcW w:w="0" w:type="auto"/>
          </w:tcPr>
          <w:p w:rsidRPr="00323C34" w:rsidR="00404015" w:rsidP="00FC7614" w:rsidRDefault="004F6182" w14:paraId="3C657DD6" w14:textId="2483F270">
            <w:pPr>
              <w:spacing w:after="160"/>
              <w:rPr>
                <w:ins w:author="Shin Feng WONG" w:date="2026-06-04T04:20:00Z" w16du:dateUtc="2026-06-03T20:20:00Z" w:id="620"/>
              </w:rPr>
            </w:pPr>
            <w:ins w:author="Shin Feng WONG" w:date="2026-06-04T04:23:00Z" w16du:dateUtc="2026-06-03T20:23:00Z" w:id="621">
              <w:r>
                <w:t>Auto populated</w:t>
              </w:r>
            </w:ins>
            <w:ins w:author="Shin Feng WONG" w:date="2026-06-04T04:22:00Z" w16du:dateUtc="2026-06-03T20:22:00Z" w:id="622">
              <w:r>
                <w:t xml:space="preserve">, referencing CMS </w:t>
              </w:r>
            </w:ins>
            <w:ins w:author="Shin Feng WONG" w:date="2026-06-04T04:23:00Z" w16du:dateUtc="2026-06-03T20:23:00Z" w:id="623">
              <w:r>
                <w:t>user record</w:t>
              </w:r>
            </w:ins>
          </w:p>
        </w:tc>
      </w:tr>
      <w:tr w:rsidRPr="00323C34" w:rsidR="00404015" w:rsidTr="00404015" w14:paraId="0A142020" w14:textId="77777777">
        <w:trPr>
          <w:cantSplit/>
          <w:ins w:author="Shin Feng WONG" w:date="2026-06-04T04:20:00Z" w:id="624"/>
        </w:trPr>
        <w:tc>
          <w:tcPr>
            <w:tcW w:w="0" w:type="auto"/>
          </w:tcPr>
          <w:p w:rsidRPr="00323C34" w:rsidR="00404015" w:rsidP="00FC7614" w:rsidRDefault="00404015" w14:paraId="5C945BA1" w14:textId="45969F44">
            <w:pPr>
              <w:spacing w:after="160"/>
              <w:rPr>
                <w:ins w:author="Shin Feng WONG" w:date="2026-06-04T04:20:00Z" w16du:dateUtc="2026-06-03T20:20:00Z" w:id="625"/>
              </w:rPr>
            </w:pPr>
            <w:ins w:author="Shin Feng WONG" w:date="2026-06-04T04:21:00Z" w16du:dateUtc="2026-06-03T20:21:00Z" w:id="626">
              <w:r>
                <w:t>Created At</w:t>
              </w:r>
            </w:ins>
          </w:p>
        </w:tc>
        <w:tc>
          <w:tcPr>
            <w:tcW w:w="0" w:type="auto"/>
          </w:tcPr>
          <w:p w:rsidRPr="00323C34" w:rsidR="00404015" w:rsidP="00FC7614" w:rsidRDefault="00404015" w14:paraId="428C0B80" w14:textId="0FCAB991">
            <w:pPr>
              <w:spacing w:after="160"/>
              <w:rPr>
                <w:ins w:author="Shin Feng WONG" w:date="2026-06-04T04:20:00Z" w16du:dateUtc="2026-06-03T20:20:00Z" w:id="627"/>
              </w:rPr>
            </w:pPr>
            <w:ins w:author="Shin Feng WONG" w:date="2026-06-04T04:21:00Z" w16du:dateUtc="2026-06-03T20:21:00Z" w:id="628">
              <w:r>
                <w:t>System</w:t>
              </w:r>
            </w:ins>
          </w:p>
        </w:tc>
        <w:tc>
          <w:tcPr>
            <w:tcW w:w="0" w:type="auto"/>
          </w:tcPr>
          <w:p w:rsidRPr="00323C34" w:rsidR="00404015" w:rsidP="00FC7614" w:rsidRDefault="00404015" w14:paraId="11A20971" w14:textId="608659F0">
            <w:pPr>
              <w:spacing w:after="160"/>
              <w:rPr>
                <w:ins w:author="Shin Feng WONG" w:date="2026-06-04T04:20:00Z" w16du:dateUtc="2026-06-03T20:20:00Z" w:id="629"/>
              </w:rPr>
            </w:pPr>
            <w:ins w:author="Shin Feng WONG" w:date="2026-06-04T04:21:00Z" w16du:dateUtc="2026-06-03T20:21:00Z" w:id="630">
              <w:r>
                <w:t>Yes</w:t>
              </w:r>
            </w:ins>
          </w:p>
        </w:tc>
        <w:tc>
          <w:tcPr>
            <w:tcW w:w="0" w:type="auto"/>
          </w:tcPr>
          <w:p w:rsidRPr="00323C34" w:rsidR="00404015" w:rsidP="00FC7614" w:rsidRDefault="004F6182" w14:paraId="1050E2A9" w14:textId="658EB77A">
            <w:pPr>
              <w:spacing w:after="160"/>
              <w:rPr>
                <w:ins w:author="Shin Feng WONG" w:date="2026-06-04T04:20:00Z" w16du:dateUtc="2026-06-03T20:20:00Z" w:id="631"/>
              </w:rPr>
            </w:pPr>
            <w:ins w:author="Shin Feng WONG" w:date="2026-06-04T04:23:00Z" w16du:dateUtc="2026-06-03T20:23:00Z" w:id="632">
              <w:r>
                <w:t>Auto populated timestamp</w:t>
              </w:r>
            </w:ins>
          </w:p>
        </w:tc>
      </w:tr>
      <w:tr w:rsidRPr="00323C34" w:rsidR="00404015" w:rsidTr="00404015" w14:paraId="4BC523D0" w14:textId="77777777">
        <w:trPr>
          <w:cantSplit/>
          <w:ins w:author="Shin Feng WONG" w:date="2026-06-04T04:20:00Z" w:id="633"/>
        </w:trPr>
        <w:tc>
          <w:tcPr>
            <w:tcW w:w="0" w:type="auto"/>
          </w:tcPr>
          <w:p w:rsidRPr="00323C34" w:rsidR="00404015" w:rsidP="00FC7614" w:rsidRDefault="00404015" w14:paraId="1B9EEF78" w14:textId="215F169E">
            <w:pPr>
              <w:spacing w:after="160"/>
              <w:rPr>
                <w:ins w:author="Shin Feng WONG" w:date="2026-06-04T04:20:00Z" w16du:dateUtc="2026-06-03T20:20:00Z" w:id="634"/>
              </w:rPr>
            </w:pPr>
            <w:ins w:author="Shin Feng WONG" w:date="2026-06-04T04:21:00Z" w16du:dateUtc="2026-06-03T20:21:00Z" w:id="635">
              <w:r>
                <w:t>Closed By</w:t>
              </w:r>
            </w:ins>
          </w:p>
        </w:tc>
        <w:tc>
          <w:tcPr>
            <w:tcW w:w="0" w:type="auto"/>
          </w:tcPr>
          <w:p w:rsidRPr="00323C34" w:rsidR="00404015" w:rsidP="00FC7614" w:rsidRDefault="00404015" w14:paraId="3B559ED8" w14:textId="51745E83">
            <w:pPr>
              <w:spacing w:after="160"/>
              <w:rPr>
                <w:ins w:author="Shin Feng WONG" w:date="2026-06-04T04:20:00Z" w16du:dateUtc="2026-06-03T20:20:00Z" w:id="636"/>
              </w:rPr>
            </w:pPr>
            <w:ins w:author="Shin Feng WONG" w:date="2026-06-04T04:21:00Z" w16du:dateUtc="2026-06-03T20:21:00Z" w:id="637">
              <w:r>
                <w:t>System</w:t>
              </w:r>
            </w:ins>
          </w:p>
        </w:tc>
        <w:tc>
          <w:tcPr>
            <w:tcW w:w="0" w:type="auto"/>
          </w:tcPr>
          <w:p w:rsidRPr="00323C34" w:rsidR="00404015" w:rsidP="00FC7614" w:rsidRDefault="00404015" w14:paraId="5EBB8C8C" w14:textId="7AC61AF6">
            <w:pPr>
              <w:spacing w:after="160"/>
              <w:rPr>
                <w:ins w:author="Shin Feng WONG" w:date="2026-06-04T04:20:00Z" w16du:dateUtc="2026-06-03T20:20:00Z" w:id="638"/>
              </w:rPr>
            </w:pPr>
            <w:ins w:author="Shin Feng WONG" w:date="2026-06-04T04:21:00Z" w16du:dateUtc="2026-06-03T20:21:00Z" w:id="639">
              <w:r>
                <w:t>No</w:t>
              </w:r>
            </w:ins>
          </w:p>
        </w:tc>
        <w:tc>
          <w:tcPr>
            <w:tcW w:w="0" w:type="auto"/>
          </w:tcPr>
          <w:p w:rsidRPr="00323C34" w:rsidR="00404015" w:rsidP="00FC7614" w:rsidRDefault="004F6182" w14:paraId="5C0BCD05" w14:textId="11FD62E1">
            <w:pPr>
              <w:spacing w:after="160"/>
              <w:rPr>
                <w:ins w:author="Shin Feng WONG" w:date="2026-06-04T04:20:00Z" w16du:dateUtc="2026-06-03T20:20:00Z" w:id="640"/>
              </w:rPr>
            </w:pPr>
            <w:ins w:author="Shin Feng WONG" w:date="2026-06-04T04:23:00Z" w16du:dateUtc="2026-06-03T20:23:00Z" w:id="641">
              <w:r>
                <w:t>Auto populated on Case closure, referencing CMS user record of Duty Officer/Duty Manager</w:t>
              </w:r>
            </w:ins>
          </w:p>
        </w:tc>
      </w:tr>
      <w:tr w:rsidRPr="00323C34" w:rsidR="00404015" w:rsidTr="004F6182" w14:paraId="1171E6BA" w14:textId="08D70FE4">
        <w:trPr>
          <w:cantSplit/>
          <w:ins w:author="Shin Feng WONG" w:date="2026-06-04T04:19:00Z" w:id="642"/>
        </w:trPr>
        <w:tc>
          <w:tcPr>
            <w:tcW w:w="0" w:type="auto"/>
          </w:tcPr>
          <w:p w:rsidRPr="00323C34" w:rsidR="00404015" w:rsidP="00FC7614" w:rsidRDefault="00404015" w14:paraId="30928FE8" w14:textId="3B4E0FEF">
            <w:pPr>
              <w:spacing w:after="160"/>
              <w:rPr>
                <w:ins w:author="Shin Feng WONG" w:date="2026-06-04T04:19:00Z" w16du:dateUtc="2026-06-03T20:19:00Z" w:id="643"/>
              </w:rPr>
            </w:pPr>
            <w:ins w:author="Shin Feng WONG" w:date="2026-06-04T04:21:00Z" w16du:dateUtc="2026-06-03T20:21:00Z" w:id="644">
              <w:r>
                <w:t>Closed At</w:t>
              </w:r>
            </w:ins>
          </w:p>
        </w:tc>
        <w:tc>
          <w:tcPr>
            <w:tcW w:w="0" w:type="auto"/>
          </w:tcPr>
          <w:p w:rsidRPr="00323C34" w:rsidR="00404015" w:rsidP="00FC7614" w:rsidRDefault="00404015" w14:paraId="01A77CF8" w14:textId="2F20DC84">
            <w:pPr>
              <w:spacing w:after="160"/>
              <w:rPr>
                <w:ins w:author="Shin Feng WONG" w:date="2026-06-04T04:19:00Z" w16du:dateUtc="2026-06-03T20:19:00Z" w:id="645"/>
              </w:rPr>
            </w:pPr>
            <w:ins w:author="Shin Feng WONG" w:date="2026-06-04T04:21:00Z" w16du:dateUtc="2026-06-03T20:21:00Z" w:id="646">
              <w:r>
                <w:t>System</w:t>
              </w:r>
            </w:ins>
          </w:p>
        </w:tc>
        <w:tc>
          <w:tcPr>
            <w:tcW w:w="0" w:type="auto"/>
          </w:tcPr>
          <w:p w:rsidRPr="00323C34" w:rsidR="00404015" w:rsidP="00FC7614" w:rsidRDefault="00404015" w14:paraId="7DE80D34" w14:textId="4885B7C3">
            <w:pPr>
              <w:spacing w:after="160"/>
              <w:rPr>
                <w:ins w:author="Shin Feng WONG" w:date="2026-06-04T04:20:00Z" w16du:dateUtc="2026-06-03T20:20:00Z" w:id="647"/>
              </w:rPr>
            </w:pPr>
            <w:ins w:author="Shin Feng WONG" w:date="2026-06-04T04:21:00Z" w16du:dateUtc="2026-06-03T20:21:00Z" w:id="648">
              <w:r>
                <w:t>No</w:t>
              </w:r>
            </w:ins>
          </w:p>
        </w:tc>
        <w:tc>
          <w:tcPr>
            <w:tcW w:w="0" w:type="auto"/>
          </w:tcPr>
          <w:p w:rsidRPr="00323C34" w:rsidR="00404015" w:rsidP="00FC7614" w:rsidRDefault="004F6182" w14:paraId="3D894EC2" w14:textId="02A80615">
            <w:pPr>
              <w:spacing w:after="160"/>
              <w:rPr>
                <w:ins w:author="Shin Feng WONG" w:date="2026-06-04T04:20:00Z" w16du:dateUtc="2026-06-03T20:20:00Z" w:id="649"/>
              </w:rPr>
            </w:pPr>
            <w:ins w:author="Shin Feng WONG" w:date="2026-06-04T04:23:00Z" w16du:dateUtc="2026-06-03T20:23:00Z" w:id="650">
              <w:r>
                <w:t>Auto populated timestamp on Case closure</w:t>
              </w:r>
            </w:ins>
          </w:p>
        </w:tc>
      </w:tr>
    </w:tbl>
    <w:p w:rsidRPr="00404015" w:rsidR="00404015" w:rsidDel="004F6182" w:rsidP="00404015" w:rsidRDefault="00404015" w14:paraId="64E3EC78" w14:textId="5DACD791">
      <w:pPr>
        <w:rPr>
          <w:del w:author="Shin Feng WONG" w:date="2026-06-04T04:24:00Z" w16du:dateUtc="2026-06-03T20:24:00Z" w:id="651"/>
        </w:rPr>
      </w:pPr>
    </w:p>
    <w:p w:rsidRPr="00323C34" w:rsidR="00D90C3B" w:rsidP="004F6182" w:rsidRDefault="00D90C3B" w14:paraId="31F0B9CB" w14:textId="77777777">
      <w:pPr>
        <w:pStyle w:val="Heading3"/>
      </w:pPr>
      <w:bookmarkStart w:name="_Toc231625399" w:id="652"/>
      <w:r w:rsidRPr="00323C34">
        <w:t>Case Status Definitions</w:t>
      </w:r>
      <w:bookmarkEnd w:id="652"/>
    </w:p>
    <w:tbl>
      <w:tblPr>
        <w:tblStyle w:val="TableGrid"/>
        <w:tblW w:w="0" w:type="auto"/>
        <w:tblLook w:val="04A0" w:firstRow="1" w:lastRow="0" w:firstColumn="1" w:lastColumn="0" w:noHBand="0" w:noVBand="1"/>
      </w:tblPr>
      <w:tblGrid>
        <w:gridCol w:w="1484"/>
        <w:gridCol w:w="7532"/>
      </w:tblGrid>
      <w:tr w:rsidRPr="00323C34" w:rsidR="00C62A87" w14:paraId="7BEF1C41" w14:textId="77777777">
        <w:trPr>
          <w:cantSplit/>
          <w:tblHeader/>
        </w:trPr>
        <w:tc>
          <w:tcPr>
            <w:tcW w:w="0" w:type="auto"/>
            <w:shd w:val="clear" w:color="auto" w:fill="0070C0"/>
            <w:hideMark/>
          </w:tcPr>
          <w:p w:rsidRPr="00323C34" w:rsidR="00D90C3B" w:rsidRDefault="00D90C3B" w14:paraId="7B14623B" w14:textId="77777777">
            <w:pPr>
              <w:spacing w:after="160"/>
              <w:rPr>
                <w:b/>
                <w:bCs/>
                <w:color w:val="FFFFFF" w:themeColor="background1"/>
              </w:rPr>
            </w:pPr>
            <w:r w:rsidRPr="00323C34">
              <w:rPr>
                <w:b/>
                <w:bCs/>
                <w:color w:val="FFFFFF" w:themeColor="background1"/>
              </w:rPr>
              <w:t>Status</w:t>
            </w:r>
          </w:p>
        </w:tc>
        <w:tc>
          <w:tcPr>
            <w:tcW w:w="0" w:type="auto"/>
            <w:shd w:val="clear" w:color="auto" w:fill="0070C0"/>
            <w:hideMark/>
          </w:tcPr>
          <w:p w:rsidRPr="00323C34" w:rsidR="00D90C3B" w:rsidRDefault="00D90C3B" w14:paraId="58096832" w14:textId="77777777">
            <w:pPr>
              <w:spacing w:after="160"/>
              <w:rPr>
                <w:b/>
                <w:bCs/>
                <w:color w:val="FFFFFF" w:themeColor="background1"/>
              </w:rPr>
            </w:pPr>
            <w:r w:rsidRPr="00323C34">
              <w:rPr>
                <w:b/>
                <w:bCs/>
                <w:color w:val="FFFFFF" w:themeColor="background1"/>
              </w:rPr>
              <w:t>Description</w:t>
            </w:r>
          </w:p>
        </w:tc>
      </w:tr>
      <w:tr w:rsidRPr="00323C34" w:rsidR="00C62A87" w14:paraId="5AC4F97B" w14:textId="77777777">
        <w:trPr>
          <w:cantSplit/>
        </w:trPr>
        <w:tc>
          <w:tcPr>
            <w:tcW w:w="0" w:type="auto"/>
            <w:hideMark/>
          </w:tcPr>
          <w:p w:rsidRPr="00323C34" w:rsidR="00D90C3B" w:rsidRDefault="00D90C3B" w14:paraId="1F1BDE81" w14:textId="77777777">
            <w:pPr>
              <w:spacing w:after="160"/>
            </w:pPr>
            <w:r w:rsidRPr="00323C34">
              <w:t>Pending Triage</w:t>
            </w:r>
          </w:p>
        </w:tc>
        <w:tc>
          <w:tcPr>
            <w:tcW w:w="0" w:type="auto"/>
            <w:hideMark/>
          </w:tcPr>
          <w:p w:rsidRPr="00323C34" w:rsidR="00D90C3B" w:rsidRDefault="00D90C3B" w14:paraId="0B33BC21" w14:textId="77777777">
            <w:pPr>
              <w:spacing w:after="160"/>
            </w:pPr>
            <w:r w:rsidRPr="00323C34">
              <w:t>Initial status on Case creation. The Controller has not yet determined whether action is required</w:t>
            </w:r>
          </w:p>
        </w:tc>
      </w:tr>
      <w:tr w:rsidRPr="00323C34" w:rsidR="00C62A87" w14:paraId="72A5709E" w14:textId="77777777">
        <w:trPr>
          <w:cantSplit/>
        </w:trPr>
        <w:tc>
          <w:tcPr>
            <w:tcW w:w="0" w:type="auto"/>
            <w:hideMark/>
          </w:tcPr>
          <w:p w:rsidRPr="00323C34" w:rsidR="00D90C3B" w:rsidRDefault="00D90C3B" w14:paraId="51A3C610" w14:textId="77777777">
            <w:pPr>
              <w:spacing w:after="160"/>
            </w:pPr>
            <w:r w:rsidRPr="00323C34">
              <w:t>Active</w:t>
            </w:r>
          </w:p>
        </w:tc>
        <w:tc>
          <w:tcPr>
            <w:tcW w:w="0" w:type="auto"/>
            <w:hideMark/>
          </w:tcPr>
          <w:p w:rsidRPr="00323C34" w:rsidR="00D90C3B" w:rsidRDefault="00D90C3B" w14:paraId="12F2409D" w14:textId="1E8E0016">
            <w:pPr>
              <w:spacing w:after="160"/>
            </w:pPr>
            <w:r w:rsidRPr="00323C34">
              <w:t>Action has been determined as required. One or more sub-processes (Incident, Task, CMMS Ticket) are in progress</w:t>
            </w:r>
          </w:p>
        </w:tc>
      </w:tr>
      <w:tr w:rsidRPr="00323C34" w:rsidR="001C4294" w14:paraId="0AB48A9E" w14:textId="77777777">
        <w:trPr>
          <w:cantSplit/>
          <w:ins w:author="Shin Feng WONG" w:date="2026-06-04T05:13:00Z" w:id="653"/>
        </w:trPr>
        <w:tc>
          <w:tcPr>
            <w:tcW w:w="0" w:type="auto"/>
          </w:tcPr>
          <w:p w:rsidRPr="00323C34" w:rsidR="001C4294" w:rsidRDefault="001C4294" w14:paraId="3E25E067" w14:textId="69229F84">
            <w:pPr>
              <w:spacing w:after="160"/>
              <w:rPr>
                <w:ins w:author="Shin Feng WONG" w:date="2026-06-04T05:13:00Z" w16du:dateUtc="2026-06-03T21:13:00Z" w:id="654"/>
              </w:rPr>
            </w:pPr>
            <w:ins w:author="Shin Feng WONG" w:date="2026-06-04T05:13:00Z" w16du:dateUtc="2026-06-03T21:13:00Z" w:id="655">
              <w:r>
                <w:t>No Action Required</w:t>
              </w:r>
            </w:ins>
          </w:p>
        </w:tc>
        <w:tc>
          <w:tcPr>
            <w:tcW w:w="0" w:type="auto"/>
          </w:tcPr>
          <w:p w:rsidR="001C4294" w:rsidRDefault="001C4294" w14:paraId="18A2C90A" w14:textId="77777777">
            <w:pPr>
              <w:spacing w:after="160"/>
              <w:rPr>
                <w:ins w:author="Shin Feng WONG" w:date="2026-06-04T05:16:00Z" w16du:dateUtc="2026-06-03T21:16:00Z" w:id="656"/>
              </w:rPr>
            </w:pPr>
            <w:ins w:author="Shin Feng WONG" w:date="2026-06-04T05:15:00Z" w16du:dateUtc="2026-06-03T21:15:00Z" w:id="657">
              <w:r>
                <w:t xml:space="preserve">No operational action is required or taken. </w:t>
              </w:r>
              <w:r w:rsidRPr="001C4294">
                <w:t xml:space="preserve">Applies to: (a) VA or system-triggered Cases assessed by the Controller as non-actionable; (b) Cases auto-created by </w:t>
              </w:r>
            </w:ins>
            <w:ins w:author="Shin Feng WONG" w:date="2026-06-04T05:16:00Z" w16du:dateUtc="2026-06-03T21:16:00Z" w:id="658">
              <w:r>
                <w:t xml:space="preserve">new </w:t>
              </w:r>
            </w:ins>
            <w:ins w:author="Shin Feng WONG" w:date="2026-06-04T05:15:00Z" w16du:dateUtc="2026-06-03T21:15:00Z" w:id="659">
              <w:r w:rsidRPr="001C4294">
                <w:t>e-Diary entry.</w:t>
              </w:r>
            </w:ins>
          </w:p>
          <w:p w:rsidRPr="00323C34" w:rsidR="001C4294" w:rsidRDefault="001C4294" w14:paraId="4E1EB28C" w14:textId="42699863">
            <w:pPr>
              <w:spacing w:after="160"/>
              <w:rPr>
                <w:ins w:author="Shin Feng WONG" w:date="2026-06-04T05:13:00Z" w16du:dateUtc="2026-06-03T21:13:00Z" w:id="660"/>
              </w:rPr>
            </w:pPr>
            <w:ins w:author="Shin Feng WONG" w:date="2026-06-04T05:15:00Z" w16du:dateUtc="2026-06-03T21:15:00Z" w:id="661">
              <w:r w:rsidRPr="001C4294">
                <w:t>If an e-Diary entry subsequently escalates, the Case transitions to Active on creation of a linked Incident, Task, or CMMS Fault record.</w:t>
              </w:r>
            </w:ins>
          </w:p>
        </w:tc>
      </w:tr>
      <w:tr w:rsidRPr="00323C34" w:rsidR="00C62A87" w14:paraId="45C45D23" w14:textId="77777777">
        <w:trPr>
          <w:cantSplit/>
        </w:trPr>
        <w:tc>
          <w:tcPr>
            <w:tcW w:w="0" w:type="auto"/>
            <w:hideMark/>
          </w:tcPr>
          <w:p w:rsidRPr="00323C34" w:rsidR="00D90C3B" w:rsidRDefault="00D90C3B" w14:paraId="4FDE5655" w14:textId="77777777">
            <w:pPr>
              <w:spacing w:after="160"/>
            </w:pPr>
            <w:r w:rsidRPr="00323C34">
              <w:t>Closed</w:t>
            </w:r>
          </w:p>
        </w:tc>
        <w:tc>
          <w:tcPr>
            <w:tcW w:w="0" w:type="auto"/>
            <w:hideMark/>
          </w:tcPr>
          <w:p w:rsidRPr="00323C34" w:rsidR="00D90C3B" w:rsidRDefault="00D90C3B" w14:paraId="1FA2DB50" w14:textId="77777777">
            <w:pPr>
              <w:spacing w:after="160"/>
            </w:pPr>
            <w:r w:rsidRPr="00323C34">
              <w:t>All linked Incident, Task, and CMMS Ticket records are resolved. The Case is read-only</w:t>
            </w:r>
          </w:p>
        </w:tc>
      </w:tr>
    </w:tbl>
    <w:p w:rsidRPr="00323C34" w:rsidR="00D90C3B" w:rsidP="00D90C3B" w:rsidRDefault="00D90C3B" w14:paraId="1935CFB9" w14:textId="77777777">
      <w:pPr>
        <w:pStyle w:val="ListBullet"/>
        <w:numPr>
          <w:ilvl w:val="0"/>
          <w:numId w:val="0"/>
        </w:numPr>
        <w:ind w:left="720"/>
      </w:pPr>
    </w:p>
    <w:p w:rsidRPr="00323C34" w:rsidR="00D90C3B" w:rsidP="00D90C3B" w:rsidRDefault="00D90C3B" w14:paraId="406EB50A" w14:textId="77777777">
      <w:pPr>
        <w:pStyle w:val="ListBullet"/>
        <w:numPr>
          <w:ilvl w:val="0"/>
          <w:numId w:val="0"/>
        </w:numPr>
        <w:ind w:left="360"/>
      </w:pPr>
      <w:r w:rsidRPr="00323C34">
        <w:t>The Controller may close a Case after a CMMS Ticket has been raised, without waiting for the IFM contractor to resolve the ticket.</w:t>
      </w:r>
      <w:r w:rsidRPr="00323C34">
        <w:br w:type="page"/>
      </w:r>
    </w:p>
    <w:p w:rsidRPr="00323C34" w:rsidR="00D90C3B" w:rsidP="004F6182" w:rsidRDefault="00D90C3B" w14:paraId="72240963" w14:textId="77777777">
      <w:pPr>
        <w:pStyle w:val="Heading3"/>
      </w:pPr>
      <w:bookmarkStart w:name="_Toc231625400" w:id="662"/>
      <w:r w:rsidRPr="00323C34">
        <w:rPr>
          <w:rFonts w:hint="eastAsia"/>
        </w:rPr>
        <w:t xml:space="preserve">High-Level </w:t>
      </w:r>
      <w:r w:rsidRPr="00323C34">
        <w:t>Case Process</w:t>
      </w:r>
      <w:r w:rsidRPr="00323C34">
        <w:rPr>
          <w:rFonts w:hint="eastAsia"/>
        </w:rPr>
        <w:t xml:space="preserve"> Flow</w:t>
      </w:r>
      <w:bookmarkEnd w:id="662"/>
    </w:p>
    <w:p w:rsidRPr="00323C34" w:rsidR="00D90C3B" w:rsidP="00D90C3B" w:rsidRDefault="00D90C3B" w14:paraId="6B89031D" w14:textId="11678F5D">
      <w:pPr>
        <w:keepNext/>
      </w:pPr>
      <w:commentRangeStart w:id="663"/>
      <w:del w:author="Shin Feng WONG" w:date="2026-06-04T10:06:00Z" w16du:dateUtc="2026-06-04T02:06:00Z" w:id="664">
        <w:r w:rsidRPr="00323C34" w:rsidDel="0063650F">
          <w:rPr>
            <w:noProof/>
          </w:rPr>
          <w:drawing>
            <wp:inline distT="0" distB="0" distL="0" distR="0" wp14:anchorId="3D42DDA8" wp14:editId="726EEF5B">
              <wp:extent cx="5731510" cy="3394075"/>
              <wp:effectExtent l="0" t="0" r="2540" b="0"/>
              <wp:docPr id="174149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6745" name=""/>
                      <pic:cNvPicPr/>
                    </pic:nvPicPr>
                    <pic:blipFill>
                      <a:blip r:embed="rId21"/>
                      <a:stretch>
                        <a:fillRect/>
                      </a:stretch>
                    </pic:blipFill>
                    <pic:spPr>
                      <a:xfrm>
                        <a:off x="0" y="0"/>
                        <a:ext cx="5731510" cy="3394075"/>
                      </a:xfrm>
                      <a:prstGeom prst="rect">
                        <a:avLst/>
                      </a:prstGeom>
                    </pic:spPr>
                  </pic:pic>
                </a:graphicData>
              </a:graphic>
            </wp:inline>
          </w:drawing>
        </w:r>
        <w:commentRangeEnd w:id="663"/>
        <w:r w:rsidDel="0063650F" w:rsidR="00292DA4">
          <w:rPr>
            <w:rStyle w:val="CommentReference"/>
            <w:noProof/>
            <w:sz w:val="22"/>
            <w:szCs w:val="24"/>
          </w:rPr>
          <w:commentReference w:id="663"/>
        </w:r>
      </w:del>
      <w:ins w:author="Shin Feng WONG" w:date="2026-06-05T22:22:00Z" w16du:dateUtc="2026-06-05T14:22:00Z" w:id="665">
        <w:r w:rsidR="003D1B0E">
          <w:rPr>
            <w:noProof/>
          </w:rPr>
          <w:drawing>
            <wp:inline distT="0" distB="0" distL="0" distR="0" wp14:anchorId="5B23BBF4" wp14:editId="4FD74B10">
              <wp:extent cx="5723890" cy="3206115"/>
              <wp:effectExtent l="0" t="0" r="0" b="0"/>
              <wp:docPr id="663975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3890" cy="3206115"/>
                      </a:xfrm>
                      <a:prstGeom prst="rect">
                        <a:avLst/>
                      </a:prstGeom>
                      <a:noFill/>
                      <a:ln>
                        <a:noFill/>
                      </a:ln>
                    </pic:spPr>
                  </pic:pic>
                </a:graphicData>
              </a:graphic>
            </wp:inline>
          </w:drawing>
        </w:r>
      </w:ins>
    </w:p>
    <w:p w:rsidRPr="00323C34" w:rsidR="00D90C3B" w:rsidP="00D90C3B" w:rsidRDefault="00D90C3B" w14:paraId="02495BF6" w14:textId="7CCF6774">
      <w:pPr>
        <w:pStyle w:val="Caption"/>
      </w:pPr>
      <w:r w:rsidRPr="00323C34">
        <w:t xml:space="preserve">Figure </w:t>
      </w:r>
      <w:ins w:author="Shin Feng WONG" w:date="2026-06-04T11:01:00Z" w16du:dateUtc="2026-06-04T03:01:00Z" w:id="666">
        <w:r w:rsidR="00306DB2">
          <w:fldChar w:fldCharType="begin"/>
        </w:r>
        <w:r w:rsidR="00306DB2">
          <w:instrText xml:space="preserve"> STYLEREF 1 \s </w:instrText>
        </w:r>
      </w:ins>
      <w:r w:rsidR="00306DB2">
        <w:fldChar w:fldCharType="separate"/>
      </w:r>
      <w:r w:rsidR="00306DB2">
        <w:rPr>
          <w:noProof/>
        </w:rPr>
        <w:t>4</w:t>
      </w:r>
      <w:ins w:author="Shin Feng WONG" w:date="2026-06-04T11:01:00Z" w16du:dateUtc="2026-06-04T03:01:00Z" w:id="667">
        <w:r w:rsidR="00306DB2">
          <w:fldChar w:fldCharType="end"/>
        </w:r>
        <w:r w:rsidR="00306DB2">
          <w:noBreakHyphen/>
        </w:r>
        <w:r w:rsidR="00306DB2">
          <w:fldChar w:fldCharType="begin"/>
        </w:r>
        <w:r w:rsidR="00306DB2">
          <w:instrText xml:space="preserve"> SEQ Figure \* ARABIC \s 1 </w:instrText>
        </w:r>
      </w:ins>
      <w:r w:rsidR="00306DB2">
        <w:fldChar w:fldCharType="separate"/>
      </w:r>
      <w:ins w:author="Shin Feng WONG" w:date="2026-06-04T11:01:00Z" w16du:dateUtc="2026-06-04T03:01:00Z" w:id="668">
        <w:r w:rsidR="00306DB2">
          <w:rPr>
            <w:noProof/>
          </w:rPr>
          <w:t>2</w:t>
        </w:r>
        <w:r w:rsidR="00306DB2">
          <w:fldChar w:fldCharType="end"/>
        </w:r>
      </w:ins>
      <w:del w:author="Shin Feng WONG" w:date="2026-06-04T11:00:00Z" w16du:dateUtc="2026-06-04T03:00:00Z" w:id="669">
        <w:r w:rsidDel="00306DB2">
          <w:fldChar w:fldCharType="begin"/>
        </w:r>
        <w:r w:rsidDel="00306DB2">
          <w:delInstrText xml:space="preserve"> STYLEREF 1 \s </w:delInstrText>
        </w:r>
        <w:r w:rsidDel="00306DB2">
          <w:fldChar w:fldCharType="separate"/>
        </w:r>
        <w:r w:rsidRPr="00323C34" w:rsidDel="00306DB2">
          <w:delText>5</w:delText>
        </w:r>
        <w:r w:rsidDel="00306DB2">
          <w:fldChar w:fldCharType="end"/>
        </w:r>
        <w:r w:rsidRPr="00323C34" w:rsidDel="00306DB2">
          <w:noBreakHyphen/>
        </w:r>
        <w:r w:rsidDel="00306DB2">
          <w:fldChar w:fldCharType="begin"/>
        </w:r>
        <w:r w:rsidDel="00306DB2">
          <w:delInstrText xml:space="preserve"> SEQ Figure \* ARABIC \s 1 </w:delInstrText>
        </w:r>
        <w:r w:rsidDel="00306DB2">
          <w:fldChar w:fldCharType="separate"/>
        </w:r>
        <w:r w:rsidRPr="00323C34" w:rsidDel="00306DB2">
          <w:delText>2</w:delText>
        </w:r>
        <w:r w:rsidDel="00306DB2">
          <w:fldChar w:fldCharType="end"/>
        </w:r>
      </w:del>
      <w:r w:rsidRPr="00323C34">
        <w:t xml:space="preserve"> - Case Process Workflow</w:t>
      </w:r>
    </w:p>
    <w:p w:rsidR="00AC067B" w:rsidRDefault="00AC067B" w14:paraId="6669B3C1" w14:textId="77777777">
      <w:pPr>
        <w:spacing w:before="0" w:after="160" w:line="278" w:lineRule="auto"/>
        <w:rPr>
          <w:rFonts w:eastAsiaTheme="majorEastAsia" w:cstheme="majorBidi"/>
          <w:b/>
          <w:bCs/>
          <w:color w:val="0F4761" w:themeColor="accent1" w:themeShade="BF"/>
          <w:sz w:val="32"/>
          <w:szCs w:val="28"/>
        </w:rPr>
      </w:pPr>
      <w:r>
        <w:br w:type="page"/>
      </w:r>
    </w:p>
    <w:p w:rsidRPr="00323C34" w:rsidR="00C2404C" w:rsidP="0099013E" w:rsidRDefault="000235CF" w14:paraId="449A7091" w14:textId="0BBCD5FB">
      <w:pPr>
        <w:pStyle w:val="Heading1"/>
        <w:pBdr>
          <w:bottom w:val="single" w:color="auto" w:sz="4" w:space="1"/>
        </w:pBdr>
      </w:pPr>
      <w:bookmarkStart w:name="_Toc231625401" w:id="670"/>
      <w:r w:rsidRPr="00323C34">
        <w:rPr>
          <w:rFonts w:hint="eastAsia"/>
        </w:rPr>
        <w:t>Incident Management</w:t>
      </w:r>
      <w:r w:rsidRPr="00323C34" w:rsidR="0007567A">
        <w:rPr>
          <w:rFonts w:hint="eastAsia"/>
        </w:rPr>
        <w:t xml:space="preserve"> Module</w:t>
      </w:r>
      <w:bookmarkEnd w:id="670"/>
    </w:p>
    <w:p w:rsidRPr="00323C34" w:rsidR="00975FB2" w:rsidP="00975FB2" w:rsidRDefault="00975FB2" w14:paraId="66BD8652" w14:textId="77777777">
      <w:r w:rsidRPr="00323C34">
        <w:t>The Case is the primary operational record container in the CMS. Every operational activity on the island</w:t>
      </w:r>
      <w:r w:rsidRPr="00323C34">
        <w:rPr>
          <w:rFonts w:hint="eastAsia"/>
        </w:rPr>
        <w:t xml:space="preserve">, </w:t>
      </w:r>
      <w:r w:rsidRPr="00323C34">
        <w:t>whether an incident, a ground response task, or an infrastructure fault requiring contractor action</w:t>
      </w:r>
      <w:r w:rsidRPr="00323C34">
        <w:rPr>
          <w:rFonts w:hint="eastAsia"/>
        </w:rPr>
        <w:t xml:space="preserve">, </w:t>
      </w:r>
      <w:r w:rsidRPr="00323C34">
        <w:t>is anchored to a Case record.</w:t>
      </w:r>
    </w:p>
    <w:p w:rsidRPr="00323C34" w:rsidR="00C71488" w:rsidP="00C71488" w:rsidRDefault="00C71488" w14:paraId="5F4EF9E5" w14:textId="77777777">
      <w:pPr>
        <w:pStyle w:val="Heading2"/>
      </w:pPr>
      <w:bookmarkStart w:name="_Toc231625402" w:id="671"/>
      <w:r w:rsidRPr="00323C34">
        <w:t>Incident Classification</w:t>
      </w:r>
      <w:bookmarkEnd w:id="671"/>
    </w:p>
    <w:p w:rsidRPr="00323C34" w:rsidR="00C71488" w:rsidP="00C71488" w:rsidRDefault="00C71488" w14:paraId="73D5A952" w14:textId="77777777">
      <w:pPr>
        <w:pStyle w:val="Heading3"/>
      </w:pPr>
      <w:bookmarkStart w:name="_Toc231625403" w:id="672"/>
      <w:r w:rsidRPr="00323C34">
        <w:t>Incident Types</w:t>
      </w:r>
      <w:bookmarkEnd w:id="672"/>
    </w:p>
    <w:p w:rsidRPr="00323C34" w:rsidR="00DE3F00" w:rsidP="0011681F" w:rsidRDefault="00C71488" w14:paraId="6EDF1DA9" w14:textId="77777777">
      <w:pPr>
        <w:pStyle w:val="ListParagraph"/>
        <w:numPr>
          <w:ilvl w:val="0"/>
          <w:numId w:val="12"/>
        </w:numPr>
      </w:pPr>
      <w:r w:rsidRPr="00323C34">
        <w:t>Each incident record shall be assigned a Type and a Sub-type from SDC's defined classification taxonomy.</w:t>
      </w:r>
    </w:p>
    <w:p w:rsidRPr="00323C34" w:rsidR="00DE3F00" w:rsidP="0011681F" w:rsidRDefault="00C71488" w14:paraId="3E26D9DB" w14:textId="77777777">
      <w:pPr>
        <w:pStyle w:val="ListParagraph"/>
        <w:numPr>
          <w:ilvl w:val="0"/>
          <w:numId w:val="12"/>
        </w:numPr>
      </w:pPr>
      <w:r w:rsidRPr="00323C34">
        <w:t>Both Type and Sub-type fields are mandatory.</w:t>
      </w:r>
    </w:p>
    <w:p w:rsidRPr="00323C34" w:rsidR="00C71488" w:rsidP="0011681F" w:rsidRDefault="00C71488" w14:paraId="5DF434A4" w14:textId="338987AD">
      <w:pPr>
        <w:pStyle w:val="ListParagraph"/>
        <w:numPr>
          <w:ilvl w:val="0"/>
          <w:numId w:val="12"/>
        </w:numPr>
      </w:pPr>
      <w:r w:rsidRPr="00323C34">
        <w:t>Sub-type values are unique within each Type. An Others option shall be available as a Sub-type of last resort where no defined Sub-type accurately describes the incident.</w:t>
      </w:r>
    </w:p>
    <w:p w:rsidRPr="00323C34" w:rsidR="00C71488" w:rsidP="00C71488" w:rsidRDefault="00DE3F00" w14:paraId="7C9452EA" w14:textId="05196F6C">
      <w:r w:rsidRPr="00323C34">
        <w:rPr>
          <w:rFonts w:hint="eastAsia"/>
          <w:b/>
          <w:bCs/>
        </w:rPr>
        <w:t>Note:</w:t>
      </w:r>
      <w:r w:rsidRPr="00323C34">
        <w:rPr>
          <w:rFonts w:hint="eastAsia"/>
        </w:rPr>
        <w:t xml:space="preserve"> F</w:t>
      </w:r>
      <w:r w:rsidRPr="00323C34" w:rsidR="00C71488">
        <w:t>inalised Incident Type and Sub-type taxonomy</w:t>
      </w:r>
      <w:r w:rsidRPr="00323C34">
        <w:rPr>
          <w:rFonts w:hint="eastAsia"/>
        </w:rPr>
        <w:t xml:space="preserve"> to be confirmed</w:t>
      </w:r>
    </w:p>
    <w:p w:rsidRPr="00323C34" w:rsidR="00C71488" w:rsidP="00C71488" w:rsidRDefault="00C71488" w14:paraId="613DC4F4" w14:textId="77777777">
      <w:pPr>
        <w:pStyle w:val="Heading3"/>
      </w:pPr>
      <w:bookmarkStart w:name="_Toc231625404" w:id="673"/>
      <w:r w:rsidRPr="00323C34">
        <w:t>Incident Categories</w:t>
      </w:r>
      <w:bookmarkEnd w:id="673"/>
    </w:p>
    <w:p w:rsidRPr="00323C34" w:rsidR="00C71488" w:rsidP="00C71488" w:rsidRDefault="00C71488" w14:paraId="19B9BEDA" w14:textId="26B1FB3B">
      <w:r w:rsidRPr="00323C34">
        <w:t>Beyond Type and Sub-type, the following operational categories apply to incident records and govern how they are handled within the system</w:t>
      </w:r>
      <w:r w:rsidRPr="00323C34" w:rsidR="0085261D">
        <w:rPr>
          <w:rFonts w:hint="eastAsia"/>
        </w:rPr>
        <w:t xml:space="preserve">. These categories are </w:t>
      </w:r>
      <w:r w:rsidRPr="00323C34" w:rsidR="00175D3B">
        <w:rPr>
          <w:rFonts w:hint="eastAsia"/>
        </w:rPr>
        <w:t>for</w:t>
      </w:r>
      <w:r w:rsidRPr="00323C34" w:rsidR="00446781">
        <w:rPr>
          <w:rFonts w:hint="eastAsia"/>
        </w:rPr>
        <w:t>-</w:t>
      </w:r>
      <w:r w:rsidRPr="00323C34" w:rsidR="00175D3B">
        <w:rPr>
          <w:rFonts w:hint="eastAsia"/>
        </w:rPr>
        <w:t>info and not noted in the system.</w:t>
      </w:r>
    </w:p>
    <w:tbl>
      <w:tblPr>
        <w:tblStyle w:val="TableGrid"/>
        <w:tblW w:w="0" w:type="auto"/>
        <w:tblLook w:val="04A0" w:firstRow="1" w:lastRow="0" w:firstColumn="1" w:lastColumn="0" w:noHBand="0" w:noVBand="1"/>
      </w:tblPr>
      <w:tblGrid>
        <w:gridCol w:w="1582"/>
        <w:gridCol w:w="7434"/>
      </w:tblGrid>
      <w:tr w:rsidRPr="00323C34" w:rsidR="00C62A87" w14:paraId="4EC5C399" w14:textId="77777777">
        <w:trPr>
          <w:cantSplit/>
          <w:tblHeader/>
        </w:trPr>
        <w:tc>
          <w:tcPr>
            <w:tcW w:w="0" w:type="auto"/>
            <w:shd w:val="clear" w:color="auto" w:fill="0070C0"/>
            <w:hideMark/>
          </w:tcPr>
          <w:p w:rsidRPr="00323C34" w:rsidR="00C71488" w:rsidRDefault="00C71488" w14:paraId="05DB6E7E" w14:textId="77777777">
            <w:pPr>
              <w:spacing w:after="160"/>
              <w:rPr>
                <w:b/>
                <w:bCs/>
                <w:color w:val="FFFFFF" w:themeColor="background1"/>
              </w:rPr>
            </w:pPr>
            <w:r w:rsidRPr="00323C34">
              <w:rPr>
                <w:b/>
                <w:bCs/>
                <w:color w:val="FFFFFF" w:themeColor="background1"/>
              </w:rPr>
              <w:t>Category</w:t>
            </w:r>
          </w:p>
        </w:tc>
        <w:tc>
          <w:tcPr>
            <w:tcW w:w="0" w:type="auto"/>
            <w:shd w:val="clear" w:color="auto" w:fill="0070C0"/>
            <w:hideMark/>
          </w:tcPr>
          <w:p w:rsidRPr="00323C34" w:rsidR="00C71488" w:rsidRDefault="00C71488" w14:paraId="4E2A7B37" w14:textId="77777777">
            <w:pPr>
              <w:spacing w:after="160"/>
              <w:rPr>
                <w:b/>
                <w:bCs/>
                <w:color w:val="FFFFFF" w:themeColor="background1"/>
              </w:rPr>
            </w:pPr>
            <w:r w:rsidRPr="00323C34">
              <w:rPr>
                <w:b/>
                <w:bCs/>
                <w:color w:val="FFFFFF" w:themeColor="background1"/>
              </w:rPr>
              <w:t>Description</w:t>
            </w:r>
          </w:p>
        </w:tc>
      </w:tr>
      <w:tr w:rsidRPr="00323C34" w:rsidR="00C62A87" w14:paraId="0CA2B4FC" w14:textId="77777777">
        <w:trPr>
          <w:cantSplit/>
        </w:trPr>
        <w:tc>
          <w:tcPr>
            <w:tcW w:w="0" w:type="auto"/>
            <w:hideMark/>
          </w:tcPr>
          <w:p w:rsidRPr="00323C34" w:rsidR="00C71488" w:rsidRDefault="00C71488" w14:paraId="13ED9D86" w14:textId="77777777">
            <w:pPr>
              <w:spacing w:after="160"/>
            </w:pPr>
            <w:r w:rsidRPr="00323C34">
              <w:t>Standard Incident</w:t>
            </w:r>
          </w:p>
        </w:tc>
        <w:tc>
          <w:tcPr>
            <w:tcW w:w="0" w:type="auto"/>
            <w:hideMark/>
          </w:tcPr>
          <w:p w:rsidRPr="00323C34" w:rsidR="00C71488" w:rsidRDefault="00C71488" w14:paraId="1DC0E876" w14:textId="77777777">
            <w:pPr>
              <w:spacing w:after="160"/>
            </w:pPr>
            <w:r w:rsidRPr="00323C34">
              <w:t>An active incident requiring Controller management and, where applicable, a Ranger field response</w:t>
            </w:r>
          </w:p>
        </w:tc>
      </w:tr>
      <w:tr w:rsidRPr="00323C34" w:rsidR="00C62A87" w14:paraId="054BCC1E" w14:textId="77777777">
        <w:trPr>
          <w:cantSplit/>
        </w:trPr>
        <w:tc>
          <w:tcPr>
            <w:tcW w:w="0" w:type="auto"/>
            <w:hideMark/>
          </w:tcPr>
          <w:p w:rsidRPr="00323C34" w:rsidR="00C71488" w:rsidRDefault="00C71488" w14:paraId="5905F146" w14:textId="77777777">
            <w:pPr>
              <w:spacing w:after="160"/>
            </w:pPr>
            <w:r w:rsidRPr="00323C34">
              <w:t>Proactive Incident</w:t>
            </w:r>
          </w:p>
        </w:tc>
        <w:tc>
          <w:tcPr>
            <w:tcW w:w="0" w:type="auto"/>
            <w:hideMark/>
          </w:tcPr>
          <w:p w:rsidRPr="00323C34" w:rsidR="00C71488" w:rsidRDefault="00C71488" w14:paraId="54060071" w14:textId="77777777">
            <w:pPr>
              <w:spacing w:after="160"/>
            </w:pPr>
            <w:r w:rsidRPr="00323C34">
              <w:t>Created by the Controller in response to a notification or advisory where no immediate ground response is required. Common examples include missing person lookouts and lost item notices</w:t>
            </w:r>
          </w:p>
        </w:tc>
      </w:tr>
      <w:tr w:rsidRPr="00323C34" w:rsidR="00C62A87" w14:paraId="7757C0C5" w14:textId="77777777">
        <w:trPr>
          <w:cantSplit/>
        </w:trPr>
        <w:tc>
          <w:tcPr>
            <w:tcW w:w="0" w:type="auto"/>
            <w:hideMark/>
          </w:tcPr>
          <w:p w:rsidRPr="00323C34" w:rsidR="00C71488" w:rsidRDefault="00C71488" w14:paraId="47E23EF0" w14:textId="77777777">
            <w:pPr>
              <w:spacing w:after="160"/>
            </w:pPr>
            <w:r w:rsidRPr="00323C34">
              <w:t>Backdated Incident</w:t>
            </w:r>
          </w:p>
        </w:tc>
        <w:tc>
          <w:tcPr>
            <w:tcW w:w="0" w:type="auto"/>
            <w:hideMark/>
          </w:tcPr>
          <w:p w:rsidRPr="00323C34" w:rsidR="00C71488" w:rsidRDefault="00C71488" w14:paraId="4D956530" w14:textId="77777777">
            <w:pPr>
              <w:spacing w:after="160"/>
            </w:pPr>
            <w:r w:rsidRPr="00323C34">
              <w:t>Created to record an incident that has already occurred and concluded, typically following notification from a state agency after the fact. The record is created, populated with the known details, and closed immediately</w:t>
            </w:r>
          </w:p>
        </w:tc>
      </w:tr>
      <w:tr w:rsidRPr="00323C34" w:rsidR="00C62A87" w14:paraId="7E68ECF7" w14:textId="77777777">
        <w:trPr>
          <w:cantSplit/>
        </w:trPr>
        <w:tc>
          <w:tcPr>
            <w:tcW w:w="0" w:type="auto"/>
            <w:hideMark/>
          </w:tcPr>
          <w:p w:rsidRPr="00323C34" w:rsidR="00C71488" w:rsidRDefault="00C71488" w14:paraId="7C8B39B4" w14:textId="77777777">
            <w:pPr>
              <w:spacing w:after="160"/>
            </w:pPr>
            <w:r w:rsidRPr="00323C34">
              <w:t>Ongoing Incident</w:t>
            </w:r>
          </w:p>
        </w:tc>
        <w:tc>
          <w:tcPr>
            <w:tcW w:w="0" w:type="auto"/>
            <w:hideMark/>
          </w:tcPr>
          <w:p w:rsidRPr="00323C34" w:rsidR="00C71488" w:rsidRDefault="00C71488" w14:paraId="04319D37" w14:textId="77777777">
            <w:pPr>
              <w:spacing w:after="160"/>
            </w:pPr>
            <w:r w:rsidRPr="00323C34">
              <w:t>An incident that remains open over an extended period while the situation develops and is actively monitored. Common examples include prolonged state emergencies or extended search operations</w:t>
            </w:r>
          </w:p>
        </w:tc>
      </w:tr>
      <w:tr w:rsidRPr="00323C34" w:rsidR="00C62A87" w14:paraId="6AB1E320" w14:textId="77777777">
        <w:trPr>
          <w:cantSplit/>
        </w:trPr>
        <w:tc>
          <w:tcPr>
            <w:tcW w:w="0" w:type="auto"/>
            <w:hideMark/>
          </w:tcPr>
          <w:p w:rsidRPr="00323C34" w:rsidR="00C71488" w:rsidRDefault="00C71488" w14:paraId="1A57C375" w14:textId="77777777">
            <w:pPr>
              <w:spacing w:after="160"/>
            </w:pPr>
            <w:r w:rsidRPr="00323C34">
              <w:t>Operational Record</w:t>
            </w:r>
          </w:p>
        </w:tc>
        <w:tc>
          <w:tcPr>
            <w:tcW w:w="0" w:type="auto"/>
            <w:hideMark/>
          </w:tcPr>
          <w:p w:rsidRPr="00323C34" w:rsidR="00C71488" w:rsidRDefault="00C71488" w14:paraId="33F21F92" w14:textId="77777777">
            <w:pPr>
              <w:spacing w:after="160"/>
            </w:pPr>
            <w:r w:rsidRPr="00323C34">
              <w:t>An administrative record created for tracking purposes, covering planned exercises, drills, or coordinated information dissemination. These records do not require a ground response or broadcast</w:t>
            </w:r>
          </w:p>
        </w:tc>
      </w:tr>
    </w:tbl>
    <w:p w:rsidRPr="00323C34" w:rsidR="000322FF" w:rsidP="006C258F" w:rsidRDefault="000322FF" w14:paraId="2DBD231B" w14:textId="552781B9">
      <w:pPr>
        <w:pStyle w:val="Heading2"/>
      </w:pPr>
      <w:bookmarkStart w:name="_Toc231625405" w:id="674"/>
      <w:commentRangeStart w:id="675"/>
      <w:r w:rsidRPr="00323C34">
        <w:t>Crisis Incident Level Classification</w:t>
      </w:r>
      <w:bookmarkEnd w:id="674"/>
      <w:commentRangeEnd w:id="675"/>
      <w:r w:rsidRPr="00323C34" w:rsidR="00292DA4">
        <w:rPr>
          <w:rStyle w:val="CommentReference"/>
          <w:sz w:val="28"/>
          <w:szCs w:val="32"/>
        </w:rPr>
        <w:commentReference w:id="675"/>
      </w:r>
    </w:p>
    <w:p w:rsidRPr="00323C34" w:rsidR="00F16FBB" w:rsidP="0011681F" w:rsidRDefault="00DE49B8" w14:paraId="4BEB767F" w14:textId="77777777">
      <w:pPr>
        <w:pStyle w:val="ListParagraph"/>
        <w:numPr>
          <w:ilvl w:val="0"/>
          <w:numId w:val="5"/>
        </w:numPr>
      </w:pPr>
      <w:r w:rsidRPr="00323C34">
        <w:rPr>
          <w:rFonts w:hint="eastAsia"/>
        </w:rPr>
        <w:t>Each Incident shall be assigned a Crisis Level at the point of creation or escalation by a Controller</w:t>
      </w:r>
    </w:p>
    <w:p w:rsidRPr="00323C34" w:rsidR="000322FF" w:rsidP="0011681F" w:rsidRDefault="00F16FBB" w14:paraId="4332A7C9" w14:textId="2AFB593E">
      <w:pPr>
        <w:pStyle w:val="ListParagraph"/>
        <w:numPr>
          <w:ilvl w:val="0"/>
          <w:numId w:val="5"/>
        </w:numPr>
      </w:pPr>
      <w:r w:rsidRPr="00323C34">
        <w:rPr>
          <w:rFonts w:hint="eastAsia"/>
        </w:rPr>
        <w:t>The C</w:t>
      </w:r>
      <w:r w:rsidRPr="00323C34" w:rsidR="000322FF">
        <w:t xml:space="preserve">risis </w:t>
      </w:r>
      <w:r w:rsidRPr="00323C34">
        <w:rPr>
          <w:rFonts w:hint="eastAsia"/>
        </w:rPr>
        <w:t>L</w:t>
      </w:r>
      <w:r w:rsidRPr="00323C34" w:rsidR="000322FF">
        <w:t xml:space="preserve">evel determines the broadcast type, distribution group, and escalation behaviour triggered upon or during the incident. </w:t>
      </w:r>
    </w:p>
    <w:p w:rsidR="00AD72E4" w:rsidP="0011681F" w:rsidRDefault="00AD72E4" w14:paraId="12CE1561" w14:textId="2010475A">
      <w:pPr>
        <w:pStyle w:val="ListParagraph"/>
        <w:numPr>
          <w:ilvl w:val="0"/>
          <w:numId w:val="5"/>
        </w:numPr>
        <w:rPr>
          <w:ins w:author="Shin Feng WONG" w:date="2026-06-03T19:45:00Z" w16du:dateUtc="2026-06-03T11:45:00Z" w:id="676"/>
        </w:rPr>
      </w:pPr>
      <w:r w:rsidRPr="00323C34">
        <w:t xml:space="preserve">The </w:t>
      </w:r>
      <w:ins w:author="Shin Feng WONG" w:date="2026-06-03T19:46:00Z" w16du:dateUtc="2026-06-03T11:46:00Z" w:id="677">
        <w:r w:rsidR="0029504E">
          <w:t>C</w:t>
        </w:r>
      </w:ins>
      <w:del w:author="Shin Feng WONG" w:date="2026-06-03T19:46:00Z" w16du:dateUtc="2026-06-03T11:46:00Z" w:id="678">
        <w:r w:rsidRPr="00323C34" w:rsidDel="0029504E">
          <w:delText>c</w:delText>
        </w:r>
      </w:del>
      <w:r w:rsidRPr="00323C34">
        <w:t xml:space="preserve">risis </w:t>
      </w:r>
      <w:ins w:author="Shin Feng WONG" w:date="2026-06-03T19:46:00Z" w16du:dateUtc="2026-06-03T11:46:00Z" w:id="679">
        <w:r w:rsidR="0029504E">
          <w:t>L</w:t>
        </w:r>
      </w:ins>
      <w:del w:author="Shin Feng WONG" w:date="2026-06-03T19:46:00Z" w16du:dateUtc="2026-06-03T11:46:00Z" w:id="680">
        <w:r w:rsidRPr="00323C34" w:rsidDel="0029504E">
          <w:delText>l</w:delText>
        </w:r>
      </w:del>
      <w:r w:rsidRPr="00323C34">
        <w:t>evel is assigned by the Controller at the point of incident creation and may be escalated by the Duty Manager or Duty Officer as the incident develops.</w:t>
      </w:r>
    </w:p>
    <w:p w:rsidR="0029504E" w:rsidP="0011681F" w:rsidRDefault="0029504E" w14:paraId="2BFDEF95" w14:textId="7888AD38">
      <w:pPr>
        <w:pStyle w:val="ListParagraph"/>
        <w:numPr>
          <w:ilvl w:val="0"/>
          <w:numId w:val="5"/>
        </w:numPr>
        <w:rPr>
          <w:ins w:author="Shin Feng WONG" w:date="2026-06-03T19:46:00Z" w16du:dateUtc="2026-06-03T11:46:00Z" w:id="681"/>
        </w:rPr>
      </w:pPr>
      <w:ins w:author="Shin Feng WONG" w:date="2026-06-03T19:45:00Z" w16du:dateUtc="2026-06-03T11:45:00Z" w:id="682">
        <w:r>
          <w:t xml:space="preserve">By default, the Crisis Level is set at Level 4 at incident creation. The Controller is expected to review </w:t>
        </w:r>
      </w:ins>
      <w:ins w:author="Shin Feng WONG" w:date="2026-06-03T19:46:00Z" w16du:dateUtc="2026-06-03T11:46:00Z" w:id="683">
        <w:r>
          <w:t>and update the classification as the situation develops.</w:t>
        </w:r>
      </w:ins>
    </w:p>
    <w:p w:rsidRPr="00323C34" w:rsidR="0029504E" w:rsidP="0011681F" w:rsidRDefault="0029504E" w14:paraId="3BFEBEA9" w14:textId="453D38B5">
      <w:pPr>
        <w:pStyle w:val="ListParagraph"/>
        <w:numPr>
          <w:ilvl w:val="0"/>
          <w:numId w:val="5"/>
        </w:numPr>
      </w:pPr>
      <w:ins w:author="Shin Feng WONG" w:date="2026-06-03T19:46:00Z" w16du:dateUtc="2026-06-03T11:46:00Z" w:id="684">
        <w:r>
          <w:t xml:space="preserve">The system shall surface a reminder to the Controllers on-duty </w:t>
        </w:r>
      </w:ins>
      <w:ins w:author="Shin Feng WONG" w:date="2026-06-04T15:24:00Z" w16du:dateUtc="2026-06-04T07:24:00Z" w:id="685">
        <w:r w:rsidR="001D1655">
          <w:t xml:space="preserve">45 minutes </w:t>
        </w:r>
      </w:ins>
      <w:ins w:author="Shin Feng WONG" w:date="2026-06-03T19:46:00Z" w16du:dateUtc="2026-06-03T11:46:00Z" w:id="686">
        <w:r>
          <w:t>from the incident creation, prompting review and confirmation of the Crisis Level. T</w:t>
        </w:r>
      </w:ins>
      <w:ins w:author="Shin Feng WONG" w:date="2026-06-03T19:47:00Z" w16du:dateUtc="2026-06-03T11:47:00Z" w:id="687">
        <w:r>
          <w:t>he reminder does not escalate nor amend the level automatically.</w:t>
        </w:r>
      </w:ins>
    </w:p>
    <w:p w:rsidRPr="00323C34" w:rsidR="00F933D7" w:rsidP="000322FF" w:rsidRDefault="00494753" w14:paraId="66812788" w14:textId="7D3DACC5">
      <w:r w:rsidRPr="00323C34">
        <w:rPr>
          <w:rFonts w:hint="eastAsia"/>
          <w:b/>
          <w:bCs/>
        </w:rPr>
        <w:t>Note:</w:t>
      </w:r>
      <w:r w:rsidRPr="00323C34">
        <w:rPr>
          <w:rFonts w:hint="eastAsia"/>
        </w:rPr>
        <w:t xml:space="preserve"> F</w:t>
      </w:r>
      <w:r w:rsidRPr="00323C34" w:rsidR="00F933D7">
        <w:t>ull classification and routing behaviour is defined in</w:t>
      </w:r>
      <w:r w:rsidRPr="00323C34" w:rsidR="00F933D7">
        <w:rPr>
          <w:rFonts w:hint="eastAsia"/>
        </w:rPr>
        <w:t xml:space="preserve"> further sections on Broadcasts.</w:t>
      </w:r>
    </w:p>
    <w:p w:rsidRPr="00323C34" w:rsidR="002C0607" w:rsidP="006C258F" w:rsidRDefault="002C0607" w14:paraId="3B8ECAA4" w14:textId="0427FBE9">
      <w:pPr>
        <w:pStyle w:val="Heading2"/>
      </w:pPr>
      <w:bookmarkStart w:name="_Toc231625406" w:id="688"/>
      <w:r w:rsidRPr="00323C34">
        <w:rPr>
          <w:rFonts w:hint="eastAsia"/>
        </w:rPr>
        <w:t>Incident Field</w:t>
      </w:r>
      <w:r w:rsidRPr="00323C34" w:rsidR="0032700D">
        <w:t xml:space="preserve"> </w:t>
      </w:r>
      <w:r w:rsidRPr="00323C34" w:rsidR="00B82EB2">
        <w:rPr>
          <w:rFonts w:hint="eastAsia"/>
        </w:rPr>
        <w:t>Design</w:t>
      </w:r>
      <w:bookmarkEnd w:id="688"/>
    </w:p>
    <w:p w:rsidRPr="00323C34" w:rsidR="002C0303" w:rsidP="002C0303" w:rsidRDefault="002C0303" w14:paraId="54A990F3" w14:textId="4802726A">
      <w:r w:rsidRPr="00323C34">
        <w:t>The incident record is structured into the following sections. Fields marked as mandatory must be completed before the record can be submitted for review</w:t>
      </w:r>
      <w:r w:rsidRPr="00323C34" w:rsidR="002477CD">
        <w:t>.</w:t>
      </w:r>
    </w:p>
    <w:p w:rsidRPr="00323C34" w:rsidR="002477CD" w:rsidP="006C258F" w:rsidRDefault="002477CD" w14:paraId="2139D6F8" w14:textId="6CCA0144">
      <w:pPr>
        <w:pStyle w:val="Heading3"/>
      </w:pPr>
      <w:bookmarkStart w:name="_Toc231625407" w:id="689"/>
      <w:r w:rsidRPr="00323C34">
        <w:t>General Information</w:t>
      </w:r>
      <w:bookmarkEnd w:id="689"/>
    </w:p>
    <w:tbl>
      <w:tblPr>
        <w:tblStyle w:val="TableGrid"/>
        <w:tblW w:w="0" w:type="auto"/>
        <w:tblLook w:val="04A0" w:firstRow="1" w:lastRow="0" w:firstColumn="1" w:lastColumn="0" w:noHBand="0" w:noVBand="1"/>
      </w:tblPr>
      <w:tblGrid>
        <w:gridCol w:w="1572"/>
        <w:gridCol w:w="1326"/>
        <w:gridCol w:w="1329"/>
        <w:gridCol w:w="4789"/>
      </w:tblGrid>
      <w:tr w:rsidRPr="00323C34" w:rsidR="00340C73" w:rsidTr="002477CD" w14:paraId="41684A1E" w14:textId="77777777">
        <w:trPr>
          <w:cantSplit/>
          <w:tblHeader/>
        </w:trPr>
        <w:tc>
          <w:tcPr>
            <w:tcW w:w="0" w:type="auto"/>
            <w:shd w:val="clear" w:color="auto" w:fill="0070C0"/>
            <w:hideMark/>
          </w:tcPr>
          <w:p w:rsidRPr="00323C34" w:rsidR="002477CD" w:rsidP="002477CD" w:rsidRDefault="002477CD" w14:paraId="64CEB35F" w14:textId="77777777">
            <w:pPr>
              <w:spacing w:after="160"/>
              <w:rPr>
                <w:b/>
                <w:bCs/>
                <w:color w:val="FFFFFF" w:themeColor="background1"/>
              </w:rPr>
            </w:pPr>
            <w:r w:rsidRPr="00323C34">
              <w:rPr>
                <w:b/>
                <w:bCs/>
                <w:color w:val="FFFFFF" w:themeColor="background1"/>
              </w:rPr>
              <w:t>Field</w:t>
            </w:r>
          </w:p>
        </w:tc>
        <w:tc>
          <w:tcPr>
            <w:tcW w:w="0" w:type="auto"/>
            <w:shd w:val="clear" w:color="auto" w:fill="0070C0"/>
            <w:hideMark/>
          </w:tcPr>
          <w:p w:rsidRPr="00323C34" w:rsidR="002477CD" w:rsidP="002477CD" w:rsidRDefault="002477CD" w14:paraId="68C421B2" w14:textId="77777777">
            <w:pPr>
              <w:spacing w:after="160"/>
              <w:rPr>
                <w:b/>
                <w:bCs/>
                <w:color w:val="FFFFFF" w:themeColor="background1"/>
              </w:rPr>
            </w:pPr>
            <w:r w:rsidRPr="00323C34">
              <w:rPr>
                <w:b/>
                <w:bCs/>
                <w:color w:val="FFFFFF" w:themeColor="background1"/>
              </w:rPr>
              <w:t>Type</w:t>
            </w:r>
          </w:p>
        </w:tc>
        <w:tc>
          <w:tcPr>
            <w:tcW w:w="0" w:type="auto"/>
            <w:shd w:val="clear" w:color="auto" w:fill="0070C0"/>
            <w:hideMark/>
          </w:tcPr>
          <w:p w:rsidRPr="00323C34" w:rsidR="002477CD" w:rsidP="002477CD" w:rsidRDefault="002477CD" w14:paraId="474D8FDE" w14:textId="77777777">
            <w:pPr>
              <w:spacing w:after="160"/>
              <w:rPr>
                <w:b/>
                <w:bCs/>
                <w:color w:val="FFFFFF" w:themeColor="background1"/>
              </w:rPr>
            </w:pPr>
            <w:r w:rsidRPr="00323C34">
              <w:rPr>
                <w:b/>
                <w:bCs/>
                <w:color w:val="FFFFFF" w:themeColor="background1"/>
              </w:rPr>
              <w:t>Mandatory</w:t>
            </w:r>
          </w:p>
        </w:tc>
        <w:tc>
          <w:tcPr>
            <w:tcW w:w="0" w:type="auto"/>
            <w:shd w:val="clear" w:color="auto" w:fill="0070C0"/>
            <w:hideMark/>
          </w:tcPr>
          <w:p w:rsidRPr="00323C34" w:rsidR="002477CD" w:rsidP="002477CD" w:rsidRDefault="002477CD" w14:paraId="05950833" w14:textId="77777777">
            <w:pPr>
              <w:spacing w:after="160"/>
              <w:rPr>
                <w:b/>
                <w:bCs/>
                <w:color w:val="FFFFFF" w:themeColor="background1"/>
              </w:rPr>
            </w:pPr>
            <w:r w:rsidRPr="00323C34">
              <w:rPr>
                <w:b/>
                <w:bCs/>
                <w:color w:val="FFFFFF" w:themeColor="background1"/>
              </w:rPr>
              <w:t>Notes</w:t>
            </w:r>
          </w:p>
        </w:tc>
      </w:tr>
      <w:tr w:rsidRPr="00323C34" w:rsidR="00632746" w:rsidTr="002477CD" w14:paraId="6F3F7E89" w14:textId="77777777">
        <w:trPr>
          <w:cantSplit/>
          <w:ins w:author="Shin Feng WONG" w:date="2026-06-03T20:00:00Z" w:id="690"/>
        </w:trPr>
        <w:tc>
          <w:tcPr>
            <w:tcW w:w="0" w:type="auto"/>
          </w:tcPr>
          <w:p w:rsidRPr="00323C34" w:rsidR="00632746" w:rsidP="00632746" w:rsidRDefault="00632746" w14:paraId="0B176B27" w14:textId="1C921025">
            <w:pPr>
              <w:spacing w:after="160"/>
              <w:rPr>
                <w:ins w:author="Shin Feng WONG" w:date="2026-06-03T20:00:00Z" w16du:dateUtc="2026-06-03T12:00:00Z" w:id="691"/>
              </w:rPr>
            </w:pPr>
            <w:ins w:author="Shin Feng WONG" w:date="2026-06-03T20:00:00Z" w16du:dateUtc="2026-06-03T12:00:00Z" w:id="692">
              <w:r>
                <w:rPr>
                  <w:rFonts w:hint="eastAsia"/>
                  <w:color w:val="FFFFFF" w:themeColor="background1"/>
                </w:rPr>
                <w:t>Incident ID</w:t>
              </w:r>
            </w:ins>
          </w:p>
        </w:tc>
        <w:tc>
          <w:tcPr>
            <w:tcW w:w="0" w:type="auto"/>
          </w:tcPr>
          <w:p w:rsidRPr="00323C34" w:rsidR="00632746" w:rsidP="00632746" w:rsidRDefault="00632746" w14:paraId="1C767895" w14:textId="2A8229E5">
            <w:pPr>
              <w:spacing w:after="160"/>
              <w:rPr>
                <w:ins w:author="Shin Feng WONG" w:date="2026-06-03T20:00:00Z" w16du:dateUtc="2026-06-03T12:00:00Z" w:id="693"/>
              </w:rPr>
            </w:pPr>
            <w:ins w:author="Shin Feng WONG" w:date="2026-06-03T20:00:00Z" w16du:dateUtc="2026-06-03T12:00:00Z" w:id="694">
              <w:r>
                <w:rPr>
                  <w:rFonts w:hint="eastAsia"/>
                  <w:color w:val="FFFFFF" w:themeColor="background1"/>
                </w:rPr>
                <w:t>Auto generated</w:t>
              </w:r>
            </w:ins>
          </w:p>
        </w:tc>
        <w:tc>
          <w:tcPr>
            <w:tcW w:w="0" w:type="auto"/>
          </w:tcPr>
          <w:p w:rsidR="00632746" w:rsidP="00632746" w:rsidRDefault="00632746" w14:paraId="07FCB590" w14:textId="5E8DF07C">
            <w:pPr>
              <w:spacing w:after="160"/>
              <w:rPr>
                <w:ins w:author="Shin Feng WONG" w:date="2026-06-03T20:00:00Z" w16du:dateUtc="2026-06-03T12:00:00Z" w:id="695"/>
              </w:rPr>
            </w:pPr>
            <w:ins w:author="Shin Feng WONG" w:date="2026-06-03T20:00:00Z" w16du:dateUtc="2026-06-03T12:00:00Z" w:id="696">
              <w:r>
                <w:rPr>
                  <w:rFonts w:hint="eastAsia"/>
                  <w:color w:val="FFFFFF" w:themeColor="background1"/>
                </w:rPr>
                <w:t>Yes</w:t>
              </w:r>
            </w:ins>
          </w:p>
        </w:tc>
        <w:tc>
          <w:tcPr>
            <w:tcW w:w="0" w:type="auto"/>
          </w:tcPr>
          <w:p w:rsidR="00632746" w:rsidP="00632746" w:rsidRDefault="00632746" w14:paraId="064FAB07" w14:textId="77777777">
            <w:pPr>
              <w:spacing w:after="160"/>
              <w:rPr>
                <w:ins w:author="Shin Feng WONG" w:date="2026-06-03T20:00:00Z" w16du:dateUtc="2026-06-03T12:00:00Z" w:id="697"/>
                <w:color w:val="FFFFFF" w:themeColor="background1"/>
              </w:rPr>
            </w:pPr>
            <w:ins w:author="Shin Feng WONG" w:date="2026-06-03T20:00:00Z" w16du:dateUtc="2026-06-03T12:00:00Z" w:id="698">
              <w:r>
                <w:rPr>
                  <w:color w:val="FFFFFF" w:themeColor="background1"/>
                </w:rPr>
                <w:t>System generated unique identifier, read-only</w:t>
              </w:r>
            </w:ins>
          </w:p>
          <w:p w:rsidR="00632746" w:rsidP="00632746" w:rsidRDefault="00632746" w14:paraId="3960E730" w14:textId="0428FBDB">
            <w:pPr>
              <w:spacing w:after="160"/>
              <w:rPr>
                <w:ins w:author="Shin Feng WONG" w:date="2026-06-03T20:00:00Z" w16du:dateUtc="2026-06-03T12:00:00Z" w:id="699"/>
                <w:color w:val="FFFFFF" w:themeColor="background1"/>
              </w:rPr>
            </w:pPr>
            <w:ins w:author="Shin Feng WONG" w:date="2026-06-03T20:00:00Z" w16du:dateUtc="2026-06-03T12:00:00Z" w:id="700">
              <w:r>
                <w:rPr>
                  <w:color w:val="FFFFFF" w:themeColor="background1"/>
                </w:rPr>
                <w:t>Format: SEN/IR/YYYYMMDD/NNN</w:t>
              </w:r>
            </w:ins>
            <w:ins w:author="Shin Feng WONG" w:date="2026-06-04T16:15:00Z" w16du:dateUtc="2026-06-04T08:15:00Z" w:id="701">
              <w:r w:rsidR="00C45F01">
                <w:rPr>
                  <w:color w:val="FFFFFF" w:themeColor="background1"/>
                </w:rPr>
                <w:t>N</w:t>
              </w:r>
            </w:ins>
          </w:p>
          <w:p w:rsidRPr="00323C34" w:rsidR="00632746" w:rsidP="00632746" w:rsidRDefault="00632746" w14:paraId="04CE0918" w14:textId="77777777">
            <w:pPr>
              <w:spacing w:after="160"/>
              <w:rPr>
                <w:ins w:author="Shin Feng WONG" w:date="2026-06-03T20:00:00Z" w16du:dateUtc="2026-06-03T12:00:00Z" w:id="702"/>
              </w:rPr>
            </w:pPr>
          </w:p>
        </w:tc>
      </w:tr>
      <w:tr w:rsidRPr="00323C34" w:rsidR="00632746" w:rsidTr="002477CD" w14:paraId="697B3A4C" w14:textId="77777777">
        <w:trPr>
          <w:cantSplit/>
        </w:trPr>
        <w:tc>
          <w:tcPr>
            <w:tcW w:w="0" w:type="auto"/>
            <w:hideMark/>
          </w:tcPr>
          <w:p w:rsidRPr="00323C34" w:rsidR="00632746" w:rsidP="00632746" w:rsidRDefault="00632746" w14:paraId="58F04693" w14:textId="77777777">
            <w:pPr>
              <w:spacing w:after="160"/>
            </w:pPr>
            <w:commentRangeStart w:id="703"/>
            <w:r w:rsidRPr="00323C34">
              <w:t>Case ID</w:t>
            </w:r>
          </w:p>
        </w:tc>
        <w:tc>
          <w:tcPr>
            <w:tcW w:w="0" w:type="auto"/>
            <w:hideMark/>
          </w:tcPr>
          <w:p w:rsidRPr="00323C34" w:rsidR="00632746" w:rsidP="00632746" w:rsidRDefault="00632746" w14:paraId="14D061E7" w14:textId="14B2EB5D">
            <w:pPr>
              <w:spacing w:after="160"/>
            </w:pPr>
            <w:r w:rsidRPr="00323C34">
              <w:t>Auto generated</w:t>
            </w:r>
          </w:p>
        </w:tc>
        <w:tc>
          <w:tcPr>
            <w:tcW w:w="0" w:type="auto"/>
            <w:hideMark/>
          </w:tcPr>
          <w:p w:rsidRPr="00323C34" w:rsidR="00632746" w:rsidP="00632746" w:rsidRDefault="00632746" w14:paraId="19488EFF" w14:textId="7F5FD63F">
            <w:pPr>
              <w:spacing w:after="160"/>
            </w:pPr>
            <w:ins w:author="Shin Feng WONG" w:date="2026-06-03T19:51:00Z" w16du:dateUtc="2026-06-03T11:51:00Z" w:id="704">
              <w:r>
                <w:t>Yes</w:t>
              </w:r>
            </w:ins>
            <w:del w:author="Shin Feng WONG" w:date="2026-06-03T19:51:00Z" w16du:dateUtc="2026-06-03T11:51:00Z" w:id="705">
              <w:r w:rsidRPr="00323C34" w:rsidDel="0029504E">
                <w:rPr>
                  <w:rFonts w:hint="eastAsia"/>
                </w:rPr>
                <w:delText>-</w:delText>
              </w:r>
            </w:del>
          </w:p>
        </w:tc>
        <w:tc>
          <w:tcPr>
            <w:tcW w:w="0" w:type="auto"/>
            <w:hideMark/>
          </w:tcPr>
          <w:p w:rsidR="00632746" w:rsidP="00632746" w:rsidRDefault="00632746" w14:paraId="631571B2" w14:textId="20FB336F">
            <w:pPr>
              <w:spacing w:after="160"/>
              <w:rPr>
                <w:ins w:author="Shin Feng WONG" w:date="2026-06-02T19:45:00Z" w16du:dateUtc="2026-06-02T11:45:00Z" w:id="706"/>
              </w:rPr>
            </w:pPr>
            <w:r w:rsidRPr="00323C34">
              <w:t>System-generated unique identifier. Read-only.</w:t>
            </w:r>
          </w:p>
          <w:p w:rsidR="00632746" w:rsidP="00632746" w:rsidRDefault="00632746" w14:paraId="144F8CC0" w14:textId="546B3179">
            <w:pPr>
              <w:spacing w:after="160"/>
              <w:rPr>
                <w:ins w:author="Shin Feng WONG" w:date="2026-06-03T19:50:00Z" w16du:dateUtc="2026-06-03T11:50:00Z" w:id="707"/>
              </w:rPr>
            </w:pPr>
            <w:ins w:author="Shin Feng WONG" w:date="2026-06-03T19:50:00Z" w16du:dateUtc="2026-06-03T11:50:00Z" w:id="708">
              <w:r>
                <w:t xml:space="preserve">If no existing Case context is present, a new case is </w:t>
              </w:r>
            </w:ins>
            <w:ins w:author="Shin Feng WONG" w:date="2026-06-03T20:01:00Z" w16du:dateUtc="2026-06-03T12:01:00Z" w:id="709">
              <w:r>
                <w:t xml:space="preserve">auto </w:t>
              </w:r>
            </w:ins>
            <w:ins w:author="Shin Feng WONG" w:date="2026-06-04T10:10:00Z" w16du:dateUtc="2026-06-04T02:10:00Z" w:id="710">
              <w:r w:rsidR="007B667D">
                <w:t>created,</w:t>
              </w:r>
            </w:ins>
            <w:ins w:author="Shin Feng WONG" w:date="2026-06-03T19:50:00Z" w16du:dateUtc="2026-06-03T11:50:00Z" w:id="711">
              <w:r>
                <w:t xml:space="preserve"> a</w:t>
              </w:r>
            </w:ins>
            <w:ins w:author="Shin Feng WONG" w:date="2026-06-03T19:51:00Z" w16du:dateUtc="2026-06-03T11:51:00Z" w:id="712">
              <w:r>
                <w:t>nd t</w:t>
              </w:r>
            </w:ins>
            <w:ins w:author="Shin Feng WONG" w:date="2026-06-03T19:50:00Z" w16du:dateUtc="2026-06-03T11:50:00Z" w:id="713">
              <w:r>
                <w:t>he Case ID is generated and assigned.</w:t>
              </w:r>
            </w:ins>
          </w:p>
          <w:p w:rsidRPr="00323C34" w:rsidR="00632746" w:rsidP="00632746" w:rsidRDefault="00632746" w14:paraId="0FA28955" w14:textId="37DD631B">
            <w:pPr>
              <w:spacing w:after="160"/>
            </w:pPr>
            <w:ins w:author="Shin Feng WONG" w:date="2026-06-03T19:50:00Z" w16du:dateUtc="2026-06-03T11:50:00Z" w:id="714">
              <w:r>
                <w:t>If the Incident is created within an existing Case, the existing</w:t>
              </w:r>
            </w:ins>
            <w:ins w:author="Shin Feng WONG" w:date="2026-06-03T19:51:00Z" w16du:dateUtc="2026-06-03T11:51:00Z" w:id="715">
              <w:r>
                <w:t xml:space="preserve"> Case ID is pre-populated</w:t>
              </w:r>
            </w:ins>
            <w:ins w:author="Shin Feng WONG" w:date="2026-06-02T19:45:00Z" w16du:dateUtc="2026-06-02T11:45:00Z" w:id="716">
              <w:r>
                <w:rPr>
                  <w:rFonts w:hint="eastAsia"/>
                </w:rPr>
                <w:t xml:space="preserve"> </w:t>
              </w:r>
            </w:ins>
            <w:del w:author="Shin Feng WONG" w:date="2026-06-02T19:45:00Z" w16du:dateUtc="2026-06-02T11:45:00Z" w:id="717">
              <w:r w:rsidRPr="00323C34" w:rsidDel="00516321">
                <w:delText xml:space="preserve"> </w:delText>
              </w:r>
            </w:del>
          </w:p>
        </w:tc>
      </w:tr>
      <w:tr w:rsidRPr="00323C34" w:rsidR="00632746" w:rsidTr="002477CD" w14:paraId="08D26E14" w14:textId="77777777">
        <w:trPr>
          <w:cantSplit/>
        </w:trPr>
        <w:tc>
          <w:tcPr>
            <w:tcW w:w="0" w:type="auto"/>
            <w:hideMark/>
          </w:tcPr>
          <w:p w:rsidRPr="00323C34" w:rsidR="00632746" w:rsidP="00632746" w:rsidRDefault="00292DA4" w14:paraId="37786D32" w14:textId="5D591AC1">
            <w:pPr>
              <w:spacing w:after="160"/>
            </w:pPr>
            <w:commentRangeEnd w:id="703"/>
            <w:r w:rsidRPr="00323C34">
              <w:rPr>
                <w:rStyle w:val="CommentReference"/>
                <w:sz w:val="22"/>
                <w:szCs w:val="24"/>
              </w:rPr>
              <w:commentReference w:id="703"/>
            </w:r>
            <w:del w:author="Shin Feng WONG" w:date="2026-06-04T16:13:00Z" w16du:dateUtc="2026-06-04T08:13:00Z" w:id="718">
              <w:r w:rsidRPr="00323C34" w:rsidDel="004127AA" w:rsidR="00632746">
                <w:delText xml:space="preserve">Case </w:delText>
              </w:r>
            </w:del>
            <w:ins w:author="Shin Feng WONG" w:date="2026-06-04T16:13:00Z" w16du:dateUtc="2026-06-04T08:13:00Z" w:id="719">
              <w:r w:rsidR="004127AA">
                <w:t>Incident</w:t>
              </w:r>
              <w:r w:rsidRPr="00323C34" w:rsidR="004127AA">
                <w:t xml:space="preserve"> </w:t>
              </w:r>
            </w:ins>
            <w:r w:rsidRPr="00323C34" w:rsidR="00632746">
              <w:t>Title</w:t>
            </w:r>
          </w:p>
        </w:tc>
        <w:tc>
          <w:tcPr>
            <w:tcW w:w="0" w:type="auto"/>
            <w:hideMark/>
          </w:tcPr>
          <w:p w:rsidRPr="00323C34" w:rsidR="00632746" w:rsidP="00632746" w:rsidRDefault="00632746" w14:paraId="2201ED1C" w14:textId="77777777">
            <w:pPr>
              <w:spacing w:after="160"/>
            </w:pPr>
            <w:r w:rsidRPr="00323C34">
              <w:t>Text</w:t>
            </w:r>
          </w:p>
        </w:tc>
        <w:tc>
          <w:tcPr>
            <w:tcW w:w="0" w:type="auto"/>
            <w:hideMark/>
          </w:tcPr>
          <w:p w:rsidRPr="00323C34" w:rsidR="00632746" w:rsidP="00632746" w:rsidRDefault="00632746" w14:paraId="3EF20BC3" w14:textId="77777777">
            <w:pPr>
              <w:spacing w:after="160"/>
            </w:pPr>
            <w:r w:rsidRPr="00323C34">
              <w:t>Yes</w:t>
            </w:r>
          </w:p>
        </w:tc>
        <w:tc>
          <w:tcPr>
            <w:tcW w:w="0" w:type="auto"/>
            <w:hideMark/>
          </w:tcPr>
          <w:p w:rsidRPr="00323C34" w:rsidR="00632746" w:rsidP="00632746" w:rsidRDefault="00632746" w14:paraId="66BA0158" w14:textId="31E67F0D">
            <w:pPr>
              <w:spacing w:after="160"/>
            </w:pPr>
            <w:r w:rsidRPr="00323C34">
              <w:t>Auto generated when incident is triggered by a third-party system, e.g. "VA: Abandoned Object @ Cove". Manually entered by Controller for all other incidents</w:t>
            </w:r>
          </w:p>
        </w:tc>
      </w:tr>
      <w:tr w:rsidRPr="00323C34" w:rsidR="00632746" w:rsidTr="002477CD" w14:paraId="6A168090" w14:textId="77777777">
        <w:trPr>
          <w:cantSplit/>
        </w:trPr>
        <w:tc>
          <w:tcPr>
            <w:tcW w:w="0" w:type="auto"/>
            <w:hideMark/>
          </w:tcPr>
          <w:p w:rsidRPr="00323C34" w:rsidR="00632746" w:rsidP="00632746" w:rsidRDefault="00632746" w14:paraId="0BD5B854" w14:textId="77777777">
            <w:pPr>
              <w:spacing w:after="160"/>
            </w:pPr>
            <w:r w:rsidRPr="00323C34">
              <w:t>Date and Time of Incident</w:t>
            </w:r>
          </w:p>
        </w:tc>
        <w:tc>
          <w:tcPr>
            <w:tcW w:w="0" w:type="auto"/>
            <w:hideMark/>
          </w:tcPr>
          <w:p w:rsidRPr="00323C34" w:rsidR="00632746" w:rsidP="00632746" w:rsidRDefault="00632746" w14:paraId="210D37CC" w14:textId="77777777">
            <w:pPr>
              <w:spacing w:after="160"/>
            </w:pPr>
            <w:r w:rsidRPr="00323C34">
              <w:t>Date/Time</w:t>
            </w:r>
          </w:p>
        </w:tc>
        <w:tc>
          <w:tcPr>
            <w:tcW w:w="0" w:type="auto"/>
            <w:hideMark/>
          </w:tcPr>
          <w:p w:rsidRPr="00323C34" w:rsidR="00632746" w:rsidP="00632746" w:rsidRDefault="00632746" w14:paraId="13225951" w14:textId="77777777">
            <w:pPr>
              <w:spacing w:after="160"/>
            </w:pPr>
            <w:r w:rsidRPr="00323C34">
              <w:t>Yes</w:t>
            </w:r>
          </w:p>
        </w:tc>
        <w:tc>
          <w:tcPr>
            <w:tcW w:w="0" w:type="auto"/>
            <w:hideMark/>
          </w:tcPr>
          <w:p w:rsidRPr="00323C34" w:rsidR="00632746" w:rsidP="00632746" w:rsidRDefault="00632746" w14:paraId="27C9217D" w14:textId="77777777">
            <w:pPr>
              <w:spacing w:after="160"/>
            </w:pPr>
            <w:r w:rsidRPr="00323C34">
              <w:t>Defaults to current date and time. Backdating is permitted with no restriction</w:t>
            </w:r>
          </w:p>
        </w:tc>
      </w:tr>
      <w:tr w:rsidRPr="00323C34" w:rsidR="00632746" w:rsidTr="002477CD" w14:paraId="7F292499" w14:textId="77777777">
        <w:trPr>
          <w:cantSplit/>
        </w:trPr>
        <w:tc>
          <w:tcPr>
            <w:tcW w:w="0" w:type="auto"/>
            <w:hideMark/>
          </w:tcPr>
          <w:p w:rsidRPr="00323C34" w:rsidR="00632746" w:rsidP="00632746" w:rsidRDefault="00632746" w14:paraId="7C4F1170" w14:textId="77777777">
            <w:pPr>
              <w:spacing w:after="160"/>
            </w:pPr>
            <w:r w:rsidRPr="00323C34">
              <w:t>Incident Type</w:t>
            </w:r>
          </w:p>
        </w:tc>
        <w:tc>
          <w:tcPr>
            <w:tcW w:w="0" w:type="auto"/>
            <w:hideMark/>
          </w:tcPr>
          <w:p w:rsidRPr="00323C34" w:rsidR="00632746" w:rsidP="00632746" w:rsidRDefault="00632746" w14:paraId="005D02EE" w14:textId="77777777">
            <w:pPr>
              <w:spacing w:after="160"/>
            </w:pPr>
            <w:r w:rsidRPr="00323C34">
              <w:t>Dropdown</w:t>
            </w:r>
          </w:p>
        </w:tc>
        <w:tc>
          <w:tcPr>
            <w:tcW w:w="0" w:type="auto"/>
            <w:hideMark/>
          </w:tcPr>
          <w:p w:rsidRPr="00323C34" w:rsidR="00632746" w:rsidP="00632746" w:rsidRDefault="00632746" w14:paraId="0B462713" w14:textId="77777777">
            <w:pPr>
              <w:spacing w:after="160"/>
            </w:pPr>
            <w:r w:rsidRPr="00323C34">
              <w:t>Yes</w:t>
            </w:r>
          </w:p>
        </w:tc>
        <w:tc>
          <w:tcPr>
            <w:tcW w:w="0" w:type="auto"/>
            <w:hideMark/>
          </w:tcPr>
          <w:p w:rsidRPr="00323C34" w:rsidR="00632746" w:rsidP="00632746" w:rsidRDefault="00632746" w14:paraId="1D55C9BD" w14:textId="77777777">
            <w:pPr>
              <w:spacing w:after="160"/>
            </w:pPr>
            <w:r w:rsidRPr="00323C34">
              <w:t>Selected from SDC's defined taxonomy. Refer to Appendix C</w:t>
            </w:r>
          </w:p>
        </w:tc>
      </w:tr>
      <w:tr w:rsidRPr="00323C34" w:rsidR="00632746" w:rsidTr="002477CD" w14:paraId="53DD9F75" w14:textId="77777777">
        <w:trPr>
          <w:cantSplit/>
        </w:trPr>
        <w:tc>
          <w:tcPr>
            <w:tcW w:w="0" w:type="auto"/>
            <w:hideMark/>
          </w:tcPr>
          <w:p w:rsidRPr="00323C34" w:rsidR="00632746" w:rsidP="00632746" w:rsidRDefault="00632746" w14:paraId="686E0770" w14:textId="77777777">
            <w:pPr>
              <w:spacing w:after="160"/>
            </w:pPr>
            <w:r w:rsidRPr="00323C34">
              <w:t>Incident Sub-type</w:t>
            </w:r>
          </w:p>
        </w:tc>
        <w:tc>
          <w:tcPr>
            <w:tcW w:w="0" w:type="auto"/>
            <w:hideMark/>
          </w:tcPr>
          <w:p w:rsidRPr="00323C34" w:rsidR="00632746" w:rsidP="00632746" w:rsidRDefault="00632746" w14:paraId="6020540A" w14:textId="77777777">
            <w:pPr>
              <w:spacing w:after="160"/>
            </w:pPr>
            <w:r w:rsidRPr="00323C34">
              <w:t>Dropdown</w:t>
            </w:r>
          </w:p>
        </w:tc>
        <w:tc>
          <w:tcPr>
            <w:tcW w:w="0" w:type="auto"/>
            <w:hideMark/>
          </w:tcPr>
          <w:p w:rsidRPr="00323C34" w:rsidR="00632746" w:rsidP="00632746" w:rsidRDefault="00632746" w14:paraId="5344E33E" w14:textId="77777777">
            <w:pPr>
              <w:spacing w:after="160"/>
            </w:pPr>
            <w:r w:rsidRPr="00323C34">
              <w:t>Yes</w:t>
            </w:r>
          </w:p>
        </w:tc>
        <w:tc>
          <w:tcPr>
            <w:tcW w:w="0" w:type="auto"/>
            <w:hideMark/>
          </w:tcPr>
          <w:p w:rsidRPr="00323C34" w:rsidR="00632746" w:rsidP="00632746" w:rsidRDefault="00632746" w14:paraId="14CE92AC" w14:textId="77777777">
            <w:pPr>
              <w:spacing w:after="160"/>
            </w:pPr>
            <w:r w:rsidRPr="00323C34">
              <w:t>Values are unique within the selected Incident Type. Refer to Appendix C</w:t>
            </w:r>
          </w:p>
        </w:tc>
      </w:tr>
      <w:tr w:rsidRPr="00323C34" w:rsidR="00632746" w:rsidTr="002477CD" w14:paraId="2025B26A" w14:textId="77777777">
        <w:trPr>
          <w:cantSplit/>
        </w:trPr>
        <w:tc>
          <w:tcPr>
            <w:tcW w:w="0" w:type="auto"/>
            <w:hideMark/>
          </w:tcPr>
          <w:p w:rsidRPr="00323C34" w:rsidR="00632746" w:rsidP="00632746" w:rsidRDefault="00632746" w14:paraId="783B3693" w14:textId="38DBE3F5">
            <w:pPr>
              <w:spacing w:after="160"/>
            </w:pPr>
            <w:r w:rsidRPr="00323C34">
              <w:t>Priority</w:t>
            </w:r>
          </w:p>
        </w:tc>
        <w:tc>
          <w:tcPr>
            <w:tcW w:w="0" w:type="auto"/>
            <w:hideMark/>
          </w:tcPr>
          <w:p w:rsidRPr="00323C34" w:rsidR="00632746" w:rsidP="00632746" w:rsidRDefault="00632746" w14:paraId="12A994E6" w14:textId="185D6493">
            <w:pPr>
              <w:spacing w:after="160"/>
            </w:pPr>
            <w:r w:rsidRPr="00323C34">
              <w:t>Dropdown</w:t>
            </w:r>
          </w:p>
        </w:tc>
        <w:tc>
          <w:tcPr>
            <w:tcW w:w="0" w:type="auto"/>
            <w:hideMark/>
          </w:tcPr>
          <w:p w:rsidRPr="00323C34" w:rsidR="00632746" w:rsidP="00632746" w:rsidRDefault="00632746" w14:paraId="0EC1F9D3" w14:textId="27E57D7C">
            <w:pPr>
              <w:spacing w:after="160"/>
            </w:pPr>
            <w:del w:author="Shin Feng WONG" w:date="2026-06-04T15:27:00Z" w16du:dateUtc="2026-06-04T07:27:00Z" w:id="720">
              <w:r w:rsidRPr="00323C34" w:rsidDel="0054076E">
                <w:delText>TBC</w:delText>
              </w:r>
            </w:del>
            <w:ins w:author="Shin Feng WONG" w:date="2026-06-04T15:28:00Z" w16du:dateUtc="2026-06-04T07:28:00Z" w:id="721">
              <w:r w:rsidR="007931FF">
                <w:t>Yes</w:t>
              </w:r>
            </w:ins>
          </w:p>
        </w:tc>
        <w:tc>
          <w:tcPr>
            <w:tcW w:w="0" w:type="auto"/>
            <w:hideMark/>
          </w:tcPr>
          <w:p w:rsidRPr="00323C34" w:rsidR="00632746" w:rsidP="00632746" w:rsidRDefault="00154E13" w14:paraId="4299C4F5" w14:textId="78C0E687">
            <w:pPr>
              <w:spacing w:after="160"/>
            </w:pPr>
            <w:ins w:author="Shin Feng WONG" w:date="2026-06-04T15:28:00Z" w16du:dateUtc="2026-06-04T07:28:00Z" w:id="722">
              <w:r>
                <w:t>High, Normal</w:t>
              </w:r>
            </w:ins>
            <w:ins w:author="Shin Feng WONG" w:date="2026-06-04T15:29:00Z" w16du:dateUtc="2026-06-04T07:29:00Z" w:id="723">
              <w:r w:rsidR="00DA5566">
                <w:t>; Default to Normal</w:t>
              </w:r>
            </w:ins>
          </w:p>
        </w:tc>
      </w:tr>
      <w:tr w:rsidRPr="00323C34" w:rsidR="000132AB" w:rsidTr="002477CD" w14:paraId="20E098CD" w14:textId="77777777">
        <w:trPr>
          <w:cantSplit/>
          <w:ins w:author="Shin Feng WONG" w:date="2026-06-04T15:26:00Z" w:id="724"/>
        </w:trPr>
        <w:tc>
          <w:tcPr>
            <w:tcW w:w="0" w:type="auto"/>
          </w:tcPr>
          <w:p w:rsidRPr="00323C34" w:rsidR="000132AB" w:rsidDel="00516321" w:rsidP="00632746" w:rsidRDefault="000132AB" w14:paraId="15D21F6C" w14:textId="3D87254D">
            <w:pPr>
              <w:spacing w:after="160"/>
              <w:rPr>
                <w:ins w:author="Shin Feng WONG" w:date="2026-06-04T15:26:00Z" w16du:dateUtc="2026-06-04T07:26:00Z" w:id="725"/>
              </w:rPr>
            </w:pPr>
            <w:ins w:author="Shin Feng WONG" w:date="2026-06-04T15:26:00Z" w16du:dateUtc="2026-06-04T07:26:00Z" w:id="726">
              <w:r>
                <w:t>Crisis Level</w:t>
              </w:r>
            </w:ins>
          </w:p>
        </w:tc>
        <w:tc>
          <w:tcPr>
            <w:tcW w:w="0" w:type="auto"/>
          </w:tcPr>
          <w:p w:rsidRPr="00323C34" w:rsidR="000132AB" w:rsidP="00632746" w:rsidRDefault="00EA5979" w14:paraId="390C31C6" w14:textId="11E70C57">
            <w:pPr>
              <w:spacing w:after="160"/>
              <w:rPr>
                <w:ins w:author="Shin Feng WONG" w:date="2026-06-04T15:26:00Z" w16du:dateUtc="2026-06-04T07:26:00Z" w:id="727"/>
              </w:rPr>
            </w:pPr>
            <w:ins w:author="Shin Feng WONG" w:date="2026-06-04T15:26:00Z" w16du:dateUtc="2026-06-04T07:26:00Z" w:id="728">
              <w:r>
                <w:t>Dropdown</w:t>
              </w:r>
            </w:ins>
          </w:p>
        </w:tc>
        <w:tc>
          <w:tcPr>
            <w:tcW w:w="0" w:type="auto"/>
          </w:tcPr>
          <w:p w:rsidRPr="00323C34" w:rsidR="000132AB" w:rsidP="00632746" w:rsidRDefault="00EA5979" w14:paraId="23DE53F8" w14:textId="4D0A48A3">
            <w:pPr>
              <w:spacing w:after="160"/>
              <w:rPr>
                <w:ins w:author="Shin Feng WONG" w:date="2026-06-04T15:26:00Z" w16du:dateUtc="2026-06-04T07:26:00Z" w:id="729"/>
              </w:rPr>
            </w:pPr>
            <w:ins w:author="Shin Feng WONG" w:date="2026-06-04T15:26:00Z" w16du:dateUtc="2026-06-04T07:26:00Z" w:id="730">
              <w:r>
                <w:t>Yes</w:t>
              </w:r>
            </w:ins>
          </w:p>
        </w:tc>
        <w:tc>
          <w:tcPr>
            <w:tcW w:w="0" w:type="auto"/>
          </w:tcPr>
          <w:p w:rsidRPr="00323C34" w:rsidR="000132AB" w:rsidP="00632746" w:rsidRDefault="00EA5979" w14:paraId="23481F2C" w14:textId="6AB8022F">
            <w:pPr>
              <w:spacing w:after="160"/>
              <w:rPr>
                <w:ins w:author="Shin Feng WONG" w:date="2026-06-04T15:26:00Z" w16du:dateUtc="2026-06-04T07:26:00Z" w:id="731"/>
              </w:rPr>
            </w:pPr>
            <w:ins w:author="Shin Feng WONG" w:date="2026-06-04T15:26:00Z" w16du:dateUtc="2026-06-04T07:26:00Z" w:id="732">
              <w:r>
                <w:t xml:space="preserve">To be assigned </w:t>
              </w:r>
            </w:ins>
            <w:ins w:author="Shin Feng WONG" w:date="2026-06-04T15:27:00Z" w16du:dateUtc="2026-06-04T07:27:00Z" w:id="733">
              <w:r>
                <w:t>by 1 hour after incident creation</w:t>
              </w:r>
            </w:ins>
            <w:ins w:author="Shin Feng WONG" w:date="2026-06-04T15:29:00Z" w16du:dateUtc="2026-06-04T07:29:00Z" w:id="734">
              <w:r w:rsidR="00154E13">
                <w:t>. Notification to confirm 45mins after incident elapsed</w:t>
              </w:r>
            </w:ins>
          </w:p>
        </w:tc>
      </w:tr>
      <w:tr w:rsidRPr="00323C34" w:rsidR="00632746" w:rsidTr="002477CD" w14:paraId="6D6D85FD" w14:textId="77777777">
        <w:trPr>
          <w:cantSplit/>
        </w:trPr>
        <w:tc>
          <w:tcPr>
            <w:tcW w:w="0" w:type="auto"/>
            <w:hideMark/>
          </w:tcPr>
          <w:p w:rsidRPr="00323C34" w:rsidR="00632746" w:rsidP="00632746" w:rsidRDefault="00632746" w14:paraId="613A43F4" w14:textId="77777777">
            <w:pPr>
              <w:spacing w:after="160"/>
            </w:pPr>
            <w:r w:rsidRPr="00323C34">
              <w:t>Reporter's Name</w:t>
            </w:r>
          </w:p>
        </w:tc>
        <w:tc>
          <w:tcPr>
            <w:tcW w:w="0" w:type="auto"/>
            <w:hideMark/>
          </w:tcPr>
          <w:p w:rsidRPr="00323C34" w:rsidR="00632746" w:rsidP="00632746" w:rsidRDefault="00632746" w14:paraId="134DD15E" w14:textId="77777777">
            <w:pPr>
              <w:spacing w:after="160"/>
            </w:pPr>
            <w:r w:rsidRPr="00323C34">
              <w:t>Text</w:t>
            </w:r>
          </w:p>
        </w:tc>
        <w:tc>
          <w:tcPr>
            <w:tcW w:w="0" w:type="auto"/>
            <w:hideMark/>
          </w:tcPr>
          <w:p w:rsidRPr="00323C34" w:rsidR="00632746" w:rsidP="00632746" w:rsidRDefault="00632746" w14:paraId="2B65C1F1" w14:textId="77777777">
            <w:pPr>
              <w:spacing w:after="160"/>
            </w:pPr>
            <w:r w:rsidRPr="00323C34">
              <w:t>No</w:t>
            </w:r>
          </w:p>
        </w:tc>
        <w:tc>
          <w:tcPr>
            <w:tcW w:w="0" w:type="auto"/>
            <w:hideMark/>
          </w:tcPr>
          <w:p w:rsidRPr="00323C34" w:rsidR="00632746" w:rsidP="00632746" w:rsidRDefault="00632746" w14:paraId="79CDF644" w14:textId="77777777">
            <w:pPr>
              <w:spacing w:after="160"/>
            </w:pPr>
            <w:r w:rsidRPr="00323C34">
              <w:t>Refers to the source of the incident report, not the Controller completing the form</w:t>
            </w:r>
          </w:p>
        </w:tc>
      </w:tr>
      <w:tr w:rsidRPr="00323C34" w:rsidR="00632746" w:rsidTr="002477CD" w14:paraId="062ED820" w14:textId="77777777">
        <w:trPr>
          <w:cantSplit/>
        </w:trPr>
        <w:tc>
          <w:tcPr>
            <w:tcW w:w="0" w:type="auto"/>
            <w:hideMark/>
          </w:tcPr>
          <w:p w:rsidRPr="00323C34" w:rsidR="00632746" w:rsidP="00632746" w:rsidRDefault="00632746" w14:paraId="1DBA1B58" w14:textId="77777777">
            <w:pPr>
              <w:spacing w:after="160"/>
            </w:pPr>
            <w:r w:rsidRPr="00323C34">
              <w:t>Requested By</w:t>
            </w:r>
          </w:p>
        </w:tc>
        <w:tc>
          <w:tcPr>
            <w:tcW w:w="0" w:type="auto"/>
            <w:hideMark/>
          </w:tcPr>
          <w:p w:rsidRPr="00323C34" w:rsidR="00632746" w:rsidP="00632746" w:rsidRDefault="00632746" w14:paraId="07B7D01F" w14:textId="77777777">
            <w:pPr>
              <w:spacing w:after="160"/>
            </w:pPr>
            <w:r w:rsidRPr="00323C34">
              <w:t>Text / Dropdown</w:t>
            </w:r>
          </w:p>
        </w:tc>
        <w:tc>
          <w:tcPr>
            <w:tcW w:w="0" w:type="auto"/>
            <w:hideMark/>
          </w:tcPr>
          <w:p w:rsidRPr="00323C34" w:rsidR="00632746" w:rsidP="00632746" w:rsidRDefault="00632746" w14:paraId="31B7DDE0" w14:textId="77777777">
            <w:pPr>
              <w:spacing w:after="160"/>
            </w:pPr>
            <w:r w:rsidRPr="00323C34">
              <w:t>No</w:t>
            </w:r>
          </w:p>
        </w:tc>
        <w:tc>
          <w:tcPr>
            <w:tcW w:w="0" w:type="auto"/>
            <w:hideMark/>
          </w:tcPr>
          <w:p w:rsidRPr="00323C34" w:rsidR="00632746" w:rsidP="00632746" w:rsidRDefault="00632746" w14:paraId="75C79F15" w14:textId="77777777">
            <w:pPr>
              <w:spacing w:after="160"/>
            </w:pPr>
            <w:r w:rsidRPr="00323C34">
              <w:t>The party who initiated the report or requested action</w:t>
            </w:r>
          </w:p>
        </w:tc>
      </w:tr>
      <w:tr w:rsidRPr="00323C34" w:rsidR="00632746" w:rsidTr="002477CD" w14:paraId="4E77A60F" w14:textId="77777777">
        <w:trPr>
          <w:cantSplit/>
        </w:trPr>
        <w:tc>
          <w:tcPr>
            <w:tcW w:w="0" w:type="auto"/>
            <w:hideMark/>
          </w:tcPr>
          <w:p w:rsidRPr="00323C34" w:rsidR="00632746" w:rsidP="00632746" w:rsidRDefault="00632746" w14:paraId="4E2601E4" w14:textId="77777777">
            <w:pPr>
              <w:spacing w:after="160"/>
            </w:pPr>
            <w:r w:rsidRPr="00323C34">
              <w:t>Created By</w:t>
            </w:r>
          </w:p>
        </w:tc>
        <w:tc>
          <w:tcPr>
            <w:tcW w:w="0" w:type="auto"/>
            <w:hideMark/>
          </w:tcPr>
          <w:p w:rsidRPr="00323C34" w:rsidR="00632746" w:rsidP="00632746" w:rsidRDefault="00632746" w14:paraId="23235F7F" w14:textId="77777777">
            <w:pPr>
              <w:spacing w:after="160"/>
            </w:pPr>
            <w:r w:rsidRPr="00323C34">
              <w:t>Auto</w:t>
            </w:r>
          </w:p>
        </w:tc>
        <w:tc>
          <w:tcPr>
            <w:tcW w:w="0" w:type="auto"/>
            <w:hideMark/>
          </w:tcPr>
          <w:p w:rsidRPr="00323C34" w:rsidR="00632746" w:rsidP="00632746" w:rsidRDefault="00632746" w14:paraId="1F13528C" w14:textId="28946A9C">
            <w:pPr>
              <w:spacing w:after="160"/>
            </w:pPr>
            <w:r w:rsidRPr="00323C34">
              <w:rPr>
                <w:rFonts w:hint="eastAsia"/>
              </w:rPr>
              <w:t>-</w:t>
            </w:r>
          </w:p>
        </w:tc>
        <w:tc>
          <w:tcPr>
            <w:tcW w:w="0" w:type="auto"/>
            <w:hideMark/>
          </w:tcPr>
          <w:p w:rsidRPr="00323C34" w:rsidR="00632746" w:rsidP="00632746" w:rsidRDefault="00632746" w14:paraId="43527C4E" w14:textId="77777777">
            <w:pPr>
              <w:spacing w:after="160"/>
            </w:pPr>
            <w:r w:rsidRPr="00323C34">
              <w:t>Populated from the authenticated user account. Read-only</w:t>
            </w:r>
          </w:p>
        </w:tc>
      </w:tr>
      <w:tr w:rsidRPr="00323C34" w:rsidR="00632746" w:rsidTr="002477CD" w14:paraId="48A070D4" w14:textId="77777777">
        <w:trPr>
          <w:cantSplit/>
        </w:trPr>
        <w:tc>
          <w:tcPr>
            <w:tcW w:w="0" w:type="auto"/>
            <w:hideMark/>
          </w:tcPr>
          <w:p w:rsidRPr="00323C34" w:rsidR="00632746" w:rsidP="00632746" w:rsidRDefault="00632746" w14:paraId="5F2A729A" w14:textId="77777777">
            <w:pPr>
              <w:spacing w:after="160"/>
            </w:pPr>
            <w:r w:rsidRPr="00323C34">
              <w:t>Status</w:t>
            </w:r>
          </w:p>
        </w:tc>
        <w:tc>
          <w:tcPr>
            <w:tcW w:w="0" w:type="auto"/>
            <w:hideMark/>
          </w:tcPr>
          <w:p w:rsidRPr="00323C34" w:rsidR="00632746" w:rsidP="00632746" w:rsidRDefault="00632746" w14:paraId="7A7B6006" w14:textId="77777777">
            <w:pPr>
              <w:spacing w:after="160"/>
            </w:pPr>
            <w:r w:rsidRPr="00323C34">
              <w:t>System-managed</w:t>
            </w:r>
          </w:p>
        </w:tc>
        <w:tc>
          <w:tcPr>
            <w:tcW w:w="0" w:type="auto"/>
            <w:hideMark/>
          </w:tcPr>
          <w:p w:rsidRPr="00323C34" w:rsidR="00632746" w:rsidP="00632746" w:rsidRDefault="00632746" w14:paraId="6A1FBD77" w14:textId="5B5A1E96">
            <w:pPr>
              <w:spacing w:after="160"/>
            </w:pPr>
            <w:r w:rsidRPr="00323C34">
              <w:rPr>
                <w:rFonts w:hint="eastAsia"/>
              </w:rPr>
              <w:t>-</w:t>
            </w:r>
          </w:p>
        </w:tc>
        <w:tc>
          <w:tcPr>
            <w:tcW w:w="0" w:type="auto"/>
            <w:hideMark/>
          </w:tcPr>
          <w:p w:rsidRPr="00323C34" w:rsidR="00632746" w:rsidP="00632746" w:rsidRDefault="00632746" w14:paraId="5EB45EA9" w14:textId="3B400740">
            <w:pPr>
              <w:spacing w:after="160"/>
            </w:pPr>
            <w:del w:author="Shin Feng WONG" w:date="2026-06-04T15:54:00Z" w16du:dateUtc="2026-06-04T07:54:00Z" w:id="735">
              <w:r w:rsidRPr="00323C34" w:rsidDel="00AA5221">
                <w:delText>Not manually editable</w:delText>
              </w:r>
            </w:del>
            <w:ins w:author="Shin Feng WONG" w:date="2026-06-04T15:54:00Z" w16du:dateUtc="2026-06-04T07:54:00Z" w:id="736">
              <w:r w:rsidR="00AA5221">
                <w:t>Changes in status are trigger</w:t>
              </w:r>
            </w:ins>
            <w:ins w:author="Shin Feng WONG" w:date="2026-06-04T15:55:00Z" w16du:dateUtc="2026-06-04T07:55:00Z" w:id="737">
              <w:r w:rsidR="00FC3582">
                <w:t xml:space="preserve">ed by </w:t>
              </w:r>
            </w:ins>
            <w:ins w:author="Shin Feng WONG" w:date="2026-06-04T15:54:00Z" w16du:dateUtc="2026-06-04T07:54:00Z" w:id="738">
              <w:r w:rsidR="0096589C">
                <w:t>actions in the incident process</w:t>
              </w:r>
            </w:ins>
            <w:r w:rsidRPr="00323C34">
              <w:t xml:space="preserve">. Refer to Section </w:t>
            </w:r>
            <w:del w:author="Shin Feng WONG" w:date="2026-06-04T10:12:00Z" w16du:dateUtc="2026-06-04T02:12:00Z" w:id="739">
              <w:r w:rsidRPr="00323C34" w:rsidDel="004B6A1A">
                <w:delText xml:space="preserve">6.2 </w:delText>
              </w:r>
            </w:del>
            <w:ins w:author="Shin Feng WONG" w:date="2026-06-04T10:12:00Z" w16du:dateUtc="2026-06-04T02:12:00Z" w:id="740">
              <w:r w:rsidR="004B6A1A">
                <w:t>5.4</w:t>
              </w:r>
              <w:r w:rsidR="00926A3D">
                <w:t xml:space="preserve">.1 </w:t>
              </w:r>
            </w:ins>
            <w:r w:rsidRPr="00323C34">
              <w:t xml:space="preserve">for </w:t>
            </w:r>
            <w:ins w:author="Shin Feng WONG" w:date="2026-06-04T10:12:00Z" w16du:dateUtc="2026-06-04T02:12:00Z" w:id="741">
              <w:r w:rsidR="00926A3D">
                <w:t xml:space="preserve">Incident </w:t>
              </w:r>
            </w:ins>
            <w:r w:rsidRPr="00323C34">
              <w:t>status definitions</w:t>
            </w:r>
          </w:p>
        </w:tc>
      </w:tr>
      <w:tr w:rsidRPr="00323C34" w:rsidR="00632746" w:rsidTr="002477CD" w14:paraId="5B7A4F98" w14:textId="77777777">
        <w:trPr>
          <w:cantSplit/>
        </w:trPr>
        <w:tc>
          <w:tcPr>
            <w:tcW w:w="0" w:type="auto"/>
            <w:hideMark/>
          </w:tcPr>
          <w:p w:rsidRPr="00323C34" w:rsidR="00632746" w:rsidP="00632746" w:rsidRDefault="00632746" w14:paraId="4E156362" w14:textId="77777777">
            <w:pPr>
              <w:spacing w:after="160"/>
            </w:pPr>
            <w:r w:rsidRPr="00323C34">
              <w:t>Assigned To</w:t>
            </w:r>
          </w:p>
        </w:tc>
        <w:tc>
          <w:tcPr>
            <w:tcW w:w="0" w:type="auto"/>
            <w:hideMark/>
          </w:tcPr>
          <w:p w:rsidRPr="00323C34" w:rsidR="00632746" w:rsidP="00632746" w:rsidRDefault="00632746" w14:paraId="259295CC" w14:textId="77777777">
            <w:pPr>
              <w:spacing w:after="160"/>
            </w:pPr>
            <w:r w:rsidRPr="00323C34">
              <w:t>User</w:t>
            </w:r>
          </w:p>
        </w:tc>
        <w:tc>
          <w:tcPr>
            <w:tcW w:w="0" w:type="auto"/>
            <w:hideMark/>
          </w:tcPr>
          <w:p w:rsidRPr="00323C34" w:rsidR="00632746" w:rsidP="00632746" w:rsidRDefault="00632746" w14:paraId="03897BDE" w14:textId="77777777">
            <w:pPr>
              <w:spacing w:after="160"/>
            </w:pPr>
            <w:r w:rsidRPr="00323C34">
              <w:t>No</w:t>
            </w:r>
          </w:p>
        </w:tc>
        <w:tc>
          <w:tcPr>
            <w:tcW w:w="0" w:type="auto"/>
            <w:hideMark/>
          </w:tcPr>
          <w:p w:rsidRPr="00323C34" w:rsidR="00632746" w:rsidP="00632746" w:rsidRDefault="00632746" w14:paraId="4C61B56F" w14:textId="77777777">
            <w:pPr>
              <w:spacing w:after="160"/>
            </w:pPr>
            <w:r w:rsidRPr="00323C34">
              <w:t>Ranger or Responder assigned by the Controller</w:t>
            </w:r>
          </w:p>
        </w:tc>
      </w:tr>
    </w:tbl>
    <w:p w:rsidRPr="00323C34" w:rsidR="00410FA5" w:rsidP="006C258F" w:rsidRDefault="00410FA5" w14:paraId="07452C91" w14:textId="65CB956C">
      <w:pPr>
        <w:pStyle w:val="Heading3"/>
      </w:pPr>
      <w:bookmarkStart w:name="_Toc231625408" w:id="742"/>
      <w:r w:rsidRPr="00323C34">
        <w:t>Location</w:t>
      </w:r>
      <w:bookmarkEnd w:id="742"/>
    </w:p>
    <w:tbl>
      <w:tblPr>
        <w:tblStyle w:val="TableGrid"/>
        <w:tblW w:w="0" w:type="auto"/>
        <w:tblLook w:val="04A0" w:firstRow="1" w:lastRow="0" w:firstColumn="1" w:lastColumn="0" w:noHBand="0" w:noVBand="1"/>
      </w:tblPr>
      <w:tblGrid>
        <w:gridCol w:w="1687"/>
        <w:gridCol w:w="1062"/>
        <w:gridCol w:w="1329"/>
        <w:gridCol w:w="4938"/>
      </w:tblGrid>
      <w:tr w:rsidRPr="00323C34" w:rsidR="001A22D5" w:rsidTr="004D2DC8" w14:paraId="25ED2F4C" w14:textId="77777777">
        <w:trPr>
          <w:tblHeader/>
        </w:trPr>
        <w:tc>
          <w:tcPr>
            <w:tcW w:w="0" w:type="auto"/>
            <w:shd w:val="clear" w:color="auto" w:fill="0070C0"/>
            <w:hideMark/>
          </w:tcPr>
          <w:p w:rsidRPr="00323C34" w:rsidR="00410FA5" w:rsidP="00410FA5" w:rsidRDefault="00410FA5" w14:paraId="051F699B" w14:textId="77777777">
            <w:pPr>
              <w:spacing w:after="160"/>
              <w:rPr>
                <w:b/>
                <w:bCs/>
                <w:color w:val="FFFFFF" w:themeColor="background1"/>
              </w:rPr>
            </w:pPr>
            <w:r w:rsidRPr="00323C34">
              <w:rPr>
                <w:b/>
                <w:bCs/>
                <w:color w:val="FFFFFF" w:themeColor="background1"/>
              </w:rPr>
              <w:t>Field</w:t>
            </w:r>
          </w:p>
        </w:tc>
        <w:tc>
          <w:tcPr>
            <w:tcW w:w="0" w:type="auto"/>
            <w:shd w:val="clear" w:color="auto" w:fill="0070C0"/>
            <w:hideMark/>
          </w:tcPr>
          <w:p w:rsidRPr="00323C34" w:rsidR="00410FA5" w:rsidP="00410FA5" w:rsidRDefault="00410FA5" w14:paraId="212311F6" w14:textId="77777777">
            <w:pPr>
              <w:spacing w:after="160"/>
              <w:rPr>
                <w:b/>
                <w:bCs/>
                <w:color w:val="FFFFFF" w:themeColor="background1"/>
              </w:rPr>
            </w:pPr>
            <w:r w:rsidRPr="00323C34">
              <w:rPr>
                <w:b/>
                <w:bCs/>
                <w:color w:val="FFFFFF" w:themeColor="background1"/>
              </w:rPr>
              <w:t>Type</w:t>
            </w:r>
          </w:p>
        </w:tc>
        <w:tc>
          <w:tcPr>
            <w:tcW w:w="0" w:type="auto"/>
            <w:shd w:val="clear" w:color="auto" w:fill="0070C0"/>
            <w:hideMark/>
          </w:tcPr>
          <w:p w:rsidRPr="00323C34" w:rsidR="00410FA5" w:rsidP="00410FA5" w:rsidRDefault="00410FA5" w14:paraId="5974DC1D" w14:textId="77777777">
            <w:pPr>
              <w:spacing w:after="160"/>
              <w:rPr>
                <w:b/>
                <w:bCs/>
                <w:color w:val="FFFFFF" w:themeColor="background1"/>
              </w:rPr>
            </w:pPr>
            <w:r w:rsidRPr="00323C34">
              <w:rPr>
                <w:b/>
                <w:bCs/>
                <w:color w:val="FFFFFF" w:themeColor="background1"/>
              </w:rPr>
              <w:t>Mandatory</w:t>
            </w:r>
          </w:p>
        </w:tc>
        <w:tc>
          <w:tcPr>
            <w:tcW w:w="0" w:type="auto"/>
            <w:shd w:val="clear" w:color="auto" w:fill="0070C0"/>
            <w:hideMark/>
          </w:tcPr>
          <w:p w:rsidRPr="00323C34" w:rsidR="00410FA5" w:rsidP="00410FA5" w:rsidRDefault="00410FA5" w14:paraId="732D24E4" w14:textId="77777777">
            <w:pPr>
              <w:spacing w:after="160"/>
              <w:rPr>
                <w:b/>
                <w:bCs/>
                <w:color w:val="FFFFFF" w:themeColor="background1"/>
              </w:rPr>
            </w:pPr>
            <w:r w:rsidRPr="00323C34">
              <w:rPr>
                <w:b/>
                <w:bCs/>
                <w:color w:val="FFFFFF" w:themeColor="background1"/>
              </w:rPr>
              <w:t>Notes</w:t>
            </w:r>
          </w:p>
        </w:tc>
      </w:tr>
      <w:tr w:rsidRPr="00323C34" w:rsidR="001A22D5" w:rsidTr="004D2DC8" w14:paraId="367A0460" w14:textId="77777777">
        <w:tc>
          <w:tcPr>
            <w:tcW w:w="0" w:type="auto"/>
            <w:hideMark/>
          </w:tcPr>
          <w:p w:rsidRPr="00323C34" w:rsidR="00410FA5" w:rsidP="00410FA5" w:rsidRDefault="00410FA5" w14:paraId="173C42D0" w14:textId="77777777">
            <w:pPr>
              <w:spacing w:after="160"/>
            </w:pPr>
            <w:r w:rsidRPr="00323C34">
              <w:t>Road</w:t>
            </w:r>
          </w:p>
        </w:tc>
        <w:tc>
          <w:tcPr>
            <w:tcW w:w="0" w:type="auto"/>
            <w:hideMark/>
          </w:tcPr>
          <w:p w:rsidRPr="00323C34" w:rsidR="00410FA5" w:rsidP="00410FA5" w:rsidRDefault="00410FA5" w14:paraId="7DDBF4FC" w14:textId="77777777">
            <w:pPr>
              <w:spacing w:after="160"/>
            </w:pPr>
            <w:r w:rsidRPr="00323C34">
              <w:t>Text</w:t>
            </w:r>
          </w:p>
        </w:tc>
        <w:tc>
          <w:tcPr>
            <w:tcW w:w="0" w:type="auto"/>
            <w:hideMark/>
          </w:tcPr>
          <w:p w:rsidRPr="00323C34" w:rsidR="00410FA5" w:rsidP="00410FA5" w:rsidRDefault="00410FA5" w14:paraId="7A525610" w14:textId="77777777">
            <w:pPr>
              <w:spacing w:after="160"/>
            </w:pPr>
            <w:r w:rsidRPr="00323C34">
              <w:t>No</w:t>
            </w:r>
          </w:p>
        </w:tc>
        <w:tc>
          <w:tcPr>
            <w:tcW w:w="0" w:type="auto"/>
            <w:hideMark/>
          </w:tcPr>
          <w:p w:rsidRPr="00323C34" w:rsidR="00410FA5" w:rsidP="00410FA5" w:rsidRDefault="00410FA5" w14:paraId="43BCA105" w14:textId="77777777">
            <w:pPr>
              <w:spacing w:after="160"/>
            </w:pPr>
            <w:r w:rsidRPr="00323C34">
              <w:t>Road name or nearest road reference</w:t>
            </w:r>
          </w:p>
        </w:tc>
      </w:tr>
      <w:tr w:rsidRPr="00323C34" w:rsidR="001A22D5" w:rsidTr="004D2DC8" w14:paraId="053101AA" w14:textId="77777777">
        <w:tc>
          <w:tcPr>
            <w:tcW w:w="0" w:type="auto"/>
            <w:hideMark/>
          </w:tcPr>
          <w:p w:rsidRPr="00323C34" w:rsidR="00410FA5" w:rsidP="00410FA5" w:rsidRDefault="00410FA5" w14:paraId="02069C43" w14:textId="77777777">
            <w:pPr>
              <w:spacing w:after="160"/>
            </w:pPr>
            <w:r w:rsidRPr="00323C34">
              <w:t>Building</w:t>
            </w:r>
          </w:p>
        </w:tc>
        <w:tc>
          <w:tcPr>
            <w:tcW w:w="0" w:type="auto"/>
            <w:hideMark/>
          </w:tcPr>
          <w:p w:rsidRPr="00323C34" w:rsidR="00410FA5" w:rsidP="00410FA5" w:rsidRDefault="00410FA5" w14:paraId="52A57175" w14:textId="77777777">
            <w:pPr>
              <w:spacing w:after="160"/>
            </w:pPr>
            <w:r w:rsidRPr="00323C34">
              <w:t>Text</w:t>
            </w:r>
          </w:p>
        </w:tc>
        <w:tc>
          <w:tcPr>
            <w:tcW w:w="0" w:type="auto"/>
            <w:hideMark/>
          </w:tcPr>
          <w:p w:rsidRPr="00323C34" w:rsidR="00410FA5" w:rsidP="00410FA5" w:rsidRDefault="00410FA5" w14:paraId="2FFE7B69" w14:textId="77777777">
            <w:pPr>
              <w:spacing w:after="160"/>
            </w:pPr>
            <w:r w:rsidRPr="00323C34">
              <w:t>No</w:t>
            </w:r>
          </w:p>
        </w:tc>
        <w:tc>
          <w:tcPr>
            <w:tcW w:w="0" w:type="auto"/>
            <w:hideMark/>
          </w:tcPr>
          <w:p w:rsidRPr="00323C34" w:rsidR="00410FA5" w:rsidP="00410FA5" w:rsidRDefault="00410FA5" w14:paraId="50D136D2" w14:textId="77777777">
            <w:pPr>
              <w:spacing w:after="160"/>
            </w:pPr>
            <w:r w:rsidRPr="00323C34">
              <w:t>Building name where applicable</w:t>
            </w:r>
          </w:p>
        </w:tc>
      </w:tr>
      <w:tr w:rsidRPr="00323C34" w:rsidR="001A22D5" w:rsidTr="004D2DC8" w14:paraId="60E9A7A9" w14:textId="77777777">
        <w:tc>
          <w:tcPr>
            <w:tcW w:w="0" w:type="auto"/>
            <w:hideMark/>
          </w:tcPr>
          <w:p w:rsidRPr="00323C34" w:rsidR="00410FA5" w:rsidP="00410FA5" w:rsidRDefault="00410FA5" w14:paraId="44199566" w14:textId="77777777">
            <w:pPr>
              <w:spacing w:after="160"/>
            </w:pPr>
            <w:r w:rsidRPr="00323C34">
              <w:t>Level and Space</w:t>
            </w:r>
          </w:p>
        </w:tc>
        <w:tc>
          <w:tcPr>
            <w:tcW w:w="0" w:type="auto"/>
            <w:hideMark/>
          </w:tcPr>
          <w:p w:rsidRPr="00323C34" w:rsidR="00410FA5" w:rsidP="00410FA5" w:rsidRDefault="00410FA5" w14:paraId="24853E33" w14:textId="77777777">
            <w:pPr>
              <w:spacing w:after="160"/>
            </w:pPr>
            <w:r w:rsidRPr="00323C34">
              <w:t>Text</w:t>
            </w:r>
          </w:p>
        </w:tc>
        <w:tc>
          <w:tcPr>
            <w:tcW w:w="0" w:type="auto"/>
            <w:hideMark/>
          </w:tcPr>
          <w:p w:rsidRPr="00323C34" w:rsidR="00410FA5" w:rsidP="00410FA5" w:rsidRDefault="00410FA5" w14:paraId="26B003B2" w14:textId="77777777">
            <w:pPr>
              <w:spacing w:after="160"/>
            </w:pPr>
            <w:r w:rsidRPr="00323C34">
              <w:t>No</w:t>
            </w:r>
          </w:p>
        </w:tc>
        <w:tc>
          <w:tcPr>
            <w:tcW w:w="0" w:type="auto"/>
            <w:hideMark/>
          </w:tcPr>
          <w:p w:rsidRPr="00323C34" w:rsidR="00410FA5" w:rsidP="00410FA5" w:rsidRDefault="00410FA5" w14:paraId="498A7CFC" w14:textId="77777777">
            <w:pPr>
              <w:spacing w:after="160"/>
            </w:pPr>
            <w:r w:rsidRPr="00323C34">
              <w:t>Floor level and specific space within the building</w:t>
            </w:r>
          </w:p>
        </w:tc>
      </w:tr>
      <w:tr w:rsidRPr="00323C34" w:rsidR="001A22D5" w:rsidTr="004D2DC8" w14:paraId="4DB94A97" w14:textId="77777777">
        <w:tc>
          <w:tcPr>
            <w:tcW w:w="0" w:type="auto"/>
            <w:hideMark/>
          </w:tcPr>
          <w:p w:rsidRPr="00323C34" w:rsidR="00410FA5" w:rsidP="00410FA5" w:rsidRDefault="00410FA5" w14:paraId="7ED1EF9C" w14:textId="77777777">
            <w:pPr>
              <w:spacing w:after="160"/>
            </w:pPr>
            <w:commentRangeStart w:id="743"/>
            <w:r w:rsidRPr="00323C34">
              <w:t>Beside / Near To / At</w:t>
            </w:r>
            <w:commentRangeEnd w:id="743"/>
            <w:r w:rsidRPr="00323C34" w:rsidR="00292DA4">
              <w:rPr>
                <w:rStyle w:val="CommentReference"/>
                <w:sz w:val="22"/>
                <w:szCs w:val="24"/>
              </w:rPr>
              <w:commentReference w:id="743"/>
            </w:r>
          </w:p>
        </w:tc>
        <w:tc>
          <w:tcPr>
            <w:tcW w:w="0" w:type="auto"/>
            <w:hideMark/>
          </w:tcPr>
          <w:p w:rsidRPr="00323C34" w:rsidR="00410FA5" w:rsidP="00410FA5" w:rsidRDefault="00410FA5" w14:paraId="56E21F1E" w14:textId="77777777">
            <w:pPr>
              <w:spacing w:after="160"/>
            </w:pPr>
            <w:r w:rsidRPr="00323C34">
              <w:t>Text</w:t>
            </w:r>
          </w:p>
        </w:tc>
        <w:tc>
          <w:tcPr>
            <w:tcW w:w="0" w:type="auto"/>
            <w:hideMark/>
          </w:tcPr>
          <w:p w:rsidRPr="00323C34" w:rsidR="00410FA5" w:rsidP="00410FA5" w:rsidRDefault="00410FA5" w14:paraId="3BD0AE05" w14:textId="77777777">
            <w:pPr>
              <w:spacing w:after="160"/>
            </w:pPr>
            <w:r w:rsidRPr="00323C34">
              <w:t>No</w:t>
            </w:r>
          </w:p>
        </w:tc>
        <w:tc>
          <w:tcPr>
            <w:tcW w:w="0" w:type="auto"/>
            <w:hideMark/>
          </w:tcPr>
          <w:p w:rsidRPr="00323C34" w:rsidR="00410FA5" w:rsidP="00410FA5" w:rsidRDefault="00410FA5" w14:paraId="4FB0D3C7" w14:textId="77777777">
            <w:pPr>
              <w:spacing w:after="160"/>
            </w:pPr>
            <w:r w:rsidRPr="00323C34">
              <w:t>Directional qualifier, e.g. "Lane 2", "near the entrance"</w:t>
            </w:r>
          </w:p>
        </w:tc>
      </w:tr>
      <w:tr w:rsidRPr="00323C34" w:rsidR="001A22D5" w:rsidTr="004D2DC8" w14:paraId="508D1825" w14:textId="77777777">
        <w:tc>
          <w:tcPr>
            <w:tcW w:w="0" w:type="auto"/>
            <w:hideMark/>
          </w:tcPr>
          <w:p w:rsidRPr="00323C34" w:rsidR="00410FA5" w:rsidP="00410FA5" w:rsidRDefault="00410FA5" w14:paraId="586F5FC4" w14:textId="77777777">
            <w:pPr>
              <w:spacing w:after="160"/>
            </w:pPr>
            <w:r w:rsidRPr="00323C34">
              <w:t>Common Name</w:t>
            </w:r>
          </w:p>
        </w:tc>
        <w:tc>
          <w:tcPr>
            <w:tcW w:w="0" w:type="auto"/>
            <w:hideMark/>
          </w:tcPr>
          <w:p w:rsidRPr="00323C34" w:rsidR="00410FA5" w:rsidP="00410FA5" w:rsidRDefault="00410FA5" w14:paraId="43B9C509" w14:textId="77777777">
            <w:pPr>
              <w:spacing w:after="160"/>
            </w:pPr>
            <w:r w:rsidRPr="00323C34">
              <w:t>Text</w:t>
            </w:r>
          </w:p>
        </w:tc>
        <w:tc>
          <w:tcPr>
            <w:tcW w:w="0" w:type="auto"/>
            <w:hideMark/>
          </w:tcPr>
          <w:p w:rsidRPr="00323C34" w:rsidR="00410FA5" w:rsidP="00410FA5" w:rsidRDefault="00410FA5" w14:paraId="48C8B426" w14:textId="77777777">
            <w:pPr>
              <w:spacing w:after="160"/>
            </w:pPr>
            <w:r w:rsidRPr="00323C34">
              <w:t>No</w:t>
            </w:r>
          </w:p>
        </w:tc>
        <w:tc>
          <w:tcPr>
            <w:tcW w:w="0" w:type="auto"/>
            <w:hideMark/>
          </w:tcPr>
          <w:p w:rsidRPr="00323C34" w:rsidR="00410FA5" w:rsidP="00410FA5" w:rsidRDefault="00410FA5" w14:paraId="56B3F364" w14:textId="77777777">
            <w:pPr>
              <w:spacing w:after="160"/>
            </w:pPr>
            <w:r w:rsidRPr="00323C34">
              <w:t>Free text accepting building names, lamp post numbers, or bus stop numbers</w:t>
            </w:r>
          </w:p>
        </w:tc>
      </w:tr>
      <w:tr w:rsidRPr="00323C34" w:rsidR="001A22D5" w:rsidTr="004D2DC8" w14:paraId="5CE2128B" w14:textId="77777777">
        <w:tc>
          <w:tcPr>
            <w:tcW w:w="0" w:type="auto"/>
            <w:hideMark/>
          </w:tcPr>
          <w:p w:rsidRPr="00323C34" w:rsidR="00410FA5" w:rsidP="00410FA5" w:rsidRDefault="00410FA5" w14:paraId="4FE434F5" w14:textId="77777777">
            <w:pPr>
              <w:spacing w:after="160"/>
            </w:pPr>
            <w:r w:rsidRPr="00323C34">
              <w:t>Postal Code</w:t>
            </w:r>
          </w:p>
        </w:tc>
        <w:tc>
          <w:tcPr>
            <w:tcW w:w="0" w:type="auto"/>
            <w:hideMark/>
          </w:tcPr>
          <w:p w:rsidRPr="00323C34" w:rsidR="00410FA5" w:rsidP="00410FA5" w:rsidRDefault="00410FA5" w14:paraId="00D07BF7" w14:textId="77777777">
            <w:pPr>
              <w:spacing w:after="160"/>
            </w:pPr>
            <w:r w:rsidRPr="00323C34">
              <w:t>Text</w:t>
            </w:r>
          </w:p>
        </w:tc>
        <w:tc>
          <w:tcPr>
            <w:tcW w:w="0" w:type="auto"/>
            <w:hideMark/>
          </w:tcPr>
          <w:p w:rsidRPr="00323C34" w:rsidR="00410FA5" w:rsidP="00410FA5" w:rsidRDefault="00410FA5" w14:paraId="593067DA" w14:textId="77777777">
            <w:pPr>
              <w:spacing w:after="160"/>
            </w:pPr>
            <w:r w:rsidRPr="00323C34">
              <w:t>No</w:t>
            </w:r>
          </w:p>
        </w:tc>
        <w:tc>
          <w:tcPr>
            <w:tcW w:w="0" w:type="auto"/>
            <w:hideMark/>
          </w:tcPr>
          <w:p w:rsidRPr="00323C34" w:rsidR="00410FA5" w:rsidP="00410FA5" w:rsidRDefault="00410FA5" w14:paraId="310D0E15" w14:textId="77777777">
            <w:pPr>
              <w:spacing w:after="160"/>
            </w:pPr>
            <w:r w:rsidRPr="00323C34">
              <w:t>Defaults to 000000 for locations without a postal code</w:t>
            </w:r>
          </w:p>
        </w:tc>
      </w:tr>
      <w:tr w:rsidRPr="00323C34" w:rsidR="001A22D5" w:rsidTr="004D2DC8" w14:paraId="6A69C3BF" w14:textId="77777777">
        <w:tc>
          <w:tcPr>
            <w:tcW w:w="0" w:type="auto"/>
            <w:hideMark/>
          </w:tcPr>
          <w:p w:rsidRPr="00323C34" w:rsidR="00410FA5" w:rsidP="00410FA5" w:rsidRDefault="00410FA5" w14:paraId="67EE534F" w14:textId="77777777">
            <w:pPr>
              <w:spacing w:after="160"/>
            </w:pPr>
            <w:r w:rsidRPr="00323C34">
              <w:t>Location Tags</w:t>
            </w:r>
          </w:p>
        </w:tc>
        <w:tc>
          <w:tcPr>
            <w:tcW w:w="0" w:type="auto"/>
            <w:hideMark/>
          </w:tcPr>
          <w:p w:rsidRPr="00323C34" w:rsidR="00410FA5" w:rsidP="00410FA5" w:rsidRDefault="00410FA5" w14:paraId="3CFEDE5B" w14:textId="77777777">
            <w:pPr>
              <w:spacing w:after="160"/>
            </w:pPr>
            <w:r w:rsidRPr="00323C34">
              <w:t>Tags</w:t>
            </w:r>
          </w:p>
        </w:tc>
        <w:tc>
          <w:tcPr>
            <w:tcW w:w="0" w:type="auto"/>
            <w:hideMark/>
          </w:tcPr>
          <w:p w:rsidRPr="00323C34" w:rsidR="00410FA5" w:rsidP="00410FA5" w:rsidRDefault="00410FA5" w14:paraId="18A52F0A" w14:textId="77777777">
            <w:pPr>
              <w:spacing w:after="160"/>
            </w:pPr>
            <w:r w:rsidRPr="00323C34">
              <w:t>No</w:t>
            </w:r>
          </w:p>
        </w:tc>
        <w:tc>
          <w:tcPr>
            <w:tcW w:w="0" w:type="auto"/>
            <w:hideMark/>
          </w:tcPr>
          <w:p w:rsidRPr="00323C34" w:rsidR="00410FA5" w:rsidP="00410FA5" w:rsidRDefault="00410FA5" w14:paraId="140A4E47" w14:textId="77777777">
            <w:pPr>
              <w:spacing w:after="160"/>
            </w:pPr>
            <w:r w:rsidRPr="00323C34">
              <w:t>Predefined zone and facility tags for filtering and reporting</w:t>
            </w:r>
          </w:p>
        </w:tc>
      </w:tr>
      <w:tr w:rsidRPr="00323C34" w:rsidR="001A22D5" w:rsidTr="004D2DC8" w14:paraId="0C72DBB6" w14:textId="77777777">
        <w:tc>
          <w:tcPr>
            <w:tcW w:w="0" w:type="auto"/>
            <w:hideMark/>
          </w:tcPr>
          <w:p w:rsidRPr="00323C34" w:rsidR="00410FA5" w:rsidP="00410FA5" w:rsidRDefault="00410FA5" w14:paraId="76875AF0" w14:textId="77777777">
            <w:pPr>
              <w:spacing w:after="160"/>
            </w:pPr>
            <w:r w:rsidRPr="00323C34">
              <w:t>Minimap</w:t>
            </w:r>
          </w:p>
        </w:tc>
        <w:tc>
          <w:tcPr>
            <w:tcW w:w="0" w:type="auto"/>
            <w:hideMark/>
          </w:tcPr>
          <w:p w:rsidRPr="00323C34" w:rsidR="00410FA5" w:rsidP="00410FA5" w:rsidRDefault="00410FA5" w14:paraId="41B8A040" w14:textId="77777777">
            <w:pPr>
              <w:spacing w:after="160"/>
            </w:pPr>
            <w:r w:rsidRPr="00323C34">
              <w:t>Map display</w:t>
            </w:r>
          </w:p>
        </w:tc>
        <w:tc>
          <w:tcPr>
            <w:tcW w:w="0" w:type="auto"/>
            <w:hideMark/>
          </w:tcPr>
          <w:p w:rsidRPr="00323C34" w:rsidR="00410FA5" w:rsidP="00410FA5" w:rsidRDefault="00AD72E4" w14:paraId="62E882DA" w14:textId="00B176D3">
            <w:pPr>
              <w:spacing w:after="160"/>
            </w:pPr>
            <w:r w:rsidRPr="00323C34">
              <w:rPr>
                <w:rFonts w:hint="eastAsia"/>
              </w:rPr>
              <w:t>-</w:t>
            </w:r>
          </w:p>
        </w:tc>
        <w:tc>
          <w:tcPr>
            <w:tcW w:w="0" w:type="auto"/>
            <w:hideMark/>
          </w:tcPr>
          <w:p w:rsidR="0045322E" w:rsidP="0045322E" w:rsidRDefault="00410FA5" w14:paraId="2210B981" w14:textId="77777777">
            <w:pPr>
              <w:spacing w:after="160"/>
              <w:rPr>
                <w:ins w:author="Shin Feng WONG" w:date="2026-06-03T20:35:00Z" w16du:dateUtc="2026-06-03T12:35:00Z" w:id="744"/>
              </w:rPr>
            </w:pPr>
            <w:r w:rsidRPr="00323C34">
              <w:t>Displayed after location entry</w:t>
            </w:r>
            <w:ins w:author="Shin Feng WONG" w:date="2026-06-03T20:14:00Z" w16du:dateUtc="2026-06-03T12:14:00Z" w:id="745">
              <w:r w:rsidR="00AC4435">
                <w:t xml:space="preserve"> via postal code or address search</w:t>
              </w:r>
            </w:ins>
            <w:r w:rsidRPr="00323C34">
              <w:t xml:space="preserve"> for address confirmation</w:t>
            </w:r>
            <w:del w:author="Shin Feng WONG" w:date="2026-06-03T20:14:00Z" w16du:dateUtc="2026-06-03T12:14:00Z" w:id="746">
              <w:r w:rsidRPr="00323C34" w:rsidDel="00AC4435">
                <w:delText>. Reference only</w:delText>
              </w:r>
              <w:r w:rsidRPr="00323C34" w:rsidDel="00AC4435" w:rsidR="005E7399">
                <w:rPr>
                  <w:rFonts w:hint="eastAsia"/>
                </w:rPr>
                <w:delText>,</w:delText>
              </w:r>
              <w:r w:rsidRPr="00323C34" w:rsidDel="00AC4435">
                <w:delText xml:space="preserve"> not </w:delText>
              </w:r>
              <w:r w:rsidRPr="00323C34" w:rsidDel="00AC4435" w:rsidR="005E7399">
                <w:rPr>
                  <w:rFonts w:hint="eastAsia"/>
                </w:rPr>
                <w:delText>interactive</w:delText>
              </w:r>
            </w:del>
            <w:ins w:author="Shin Feng WONG" w:date="2026-06-03T20:15:00Z" w16du:dateUtc="2026-06-03T12:15:00Z" w:id="747">
              <w:r w:rsidRPr="0045322E" w:rsidR="0045322E">
                <w:t xml:space="preserve"> </w:t>
              </w:r>
            </w:ins>
          </w:p>
          <w:p w:rsidRPr="00323C34" w:rsidR="007466F5" w:rsidP="0045322E" w:rsidRDefault="002A2322" w14:paraId="0CF0C99A" w14:textId="742BD7DE">
            <w:pPr>
              <w:spacing w:after="160"/>
            </w:pPr>
            <w:ins w:author="Shin Feng WONG" w:date="2026-06-03T20:35:00Z" w16du:dateUtc="2026-06-03T12:35:00Z" w:id="748">
              <w:r>
                <w:t>Supports manual pin drop for locations without a standard addres</w:t>
              </w:r>
            </w:ins>
            <w:ins w:author="Shin Feng WONG" w:date="2026-06-03T20:36:00Z" w16du:dateUtc="2026-06-03T12:36:00Z" w:id="749">
              <w:r>
                <w:t>s. Postal Code defaults to 000000 when a pin is placed.</w:t>
              </w:r>
            </w:ins>
          </w:p>
        </w:tc>
      </w:tr>
    </w:tbl>
    <w:p w:rsidR="00AC067B" w:rsidP="00AC067B" w:rsidRDefault="00AC067B" w14:paraId="7BC00272" w14:textId="7412E4E5"/>
    <w:p w:rsidR="00AC067B" w:rsidRDefault="00AC067B" w14:paraId="13E41B82" w14:textId="77777777">
      <w:pPr>
        <w:spacing w:before="0" w:after="160" w:line="278" w:lineRule="auto"/>
        <w:rPr>
          <w:rFonts w:eastAsiaTheme="majorEastAsia" w:cstheme="majorBidi"/>
          <w:b/>
          <w:color w:val="0F4761" w:themeColor="accent1" w:themeShade="BF"/>
          <w:sz w:val="24"/>
          <w:szCs w:val="28"/>
        </w:rPr>
      </w:pPr>
      <w:r>
        <w:br w:type="page"/>
      </w:r>
    </w:p>
    <w:p w:rsidRPr="00323C34" w:rsidR="00186693" w:rsidP="006C258F" w:rsidRDefault="003E362C" w14:paraId="16AD72E6" w14:textId="28D12D35">
      <w:pPr>
        <w:pStyle w:val="Heading3"/>
      </w:pPr>
      <w:bookmarkStart w:name="_Toc231625409" w:id="750"/>
      <w:r w:rsidRPr="00323C34">
        <w:rPr>
          <w:rFonts w:hint="eastAsia"/>
        </w:rPr>
        <w:t>Incident Log</w:t>
      </w:r>
      <w:bookmarkEnd w:id="750"/>
    </w:p>
    <w:p w:rsidRPr="00323C34" w:rsidR="00F60E54" w:rsidP="00F60E54" w:rsidRDefault="001750BB" w14:paraId="06204BDA" w14:textId="7976D883">
      <w:r w:rsidRPr="00323C34">
        <w:t xml:space="preserve">The </w:t>
      </w:r>
      <w:r w:rsidRPr="00323C34" w:rsidR="003E362C">
        <w:rPr>
          <w:rFonts w:hint="eastAsia"/>
        </w:rPr>
        <w:t>Incident Log</w:t>
      </w:r>
      <w:r w:rsidRPr="00323C34">
        <w:t xml:space="preserve"> section captures a chronological, row-by-row account of the incident as it unfolds. Each row is timestamped and </w:t>
      </w:r>
      <w:r w:rsidRPr="00323C34" w:rsidR="00222C11">
        <w:t>auto sorted</w:t>
      </w:r>
      <w:r w:rsidRPr="00323C34">
        <w:t xml:space="preserve"> by date and time.</w:t>
      </w:r>
    </w:p>
    <w:tbl>
      <w:tblPr>
        <w:tblStyle w:val="TableGrid"/>
        <w:tblW w:w="0" w:type="auto"/>
        <w:tblLook w:val="04A0" w:firstRow="1" w:lastRow="0" w:firstColumn="1" w:lastColumn="0" w:noHBand="0" w:noVBand="1"/>
      </w:tblPr>
      <w:tblGrid>
        <w:gridCol w:w="1766"/>
        <w:gridCol w:w="1578"/>
        <w:gridCol w:w="1465"/>
        <w:gridCol w:w="4207"/>
      </w:tblGrid>
      <w:tr w:rsidRPr="00323C34" w:rsidR="00C62A87" w:rsidTr="00222C11" w14:paraId="0908F730" w14:textId="77777777">
        <w:tc>
          <w:tcPr>
            <w:tcW w:w="0" w:type="auto"/>
            <w:shd w:val="clear" w:color="auto" w:fill="0070C0"/>
            <w:hideMark/>
          </w:tcPr>
          <w:p w:rsidRPr="00323C34" w:rsidR="00F60E54" w:rsidP="00F60E54" w:rsidRDefault="00F60E54" w14:paraId="5ECF6BBB" w14:textId="77777777">
            <w:pPr>
              <w:spacing w:after="160"/>
              <w:rPr>
                <w:b/>
                <w:bCs/>
                <w:color w:val="FFFFFF" w:themeColor="background1"/>
              </w:rPr>
            </w:pPr>
            <w:r w:rsidRPr="00323C34">
              <w:rPr>
                <w:b/>
                <w:bCs/>
                <w:color w:val="FFFFFF" w:themeColor="background1"/>
              </w:rPr>
              <w:t>Field</w:t>
            </w:r>
          </w:p>
        </w:tc>
        <w:tc>
          <w:tcPr>
            <w:tcW w:w="0" w:type="auto"/>
            <w:shd w:val="clear" w:color="auto" w:fill="0070C0"/>
            <w:hideMark/>
          </w:tcPr>
          <w:p w:rsidRPr="00323C34" w:rsidR="00F60E54" w:rsidP="00F60E54" w:rsidRDefault="00F60E54" w14:paraId="5664D1B8" w14:textId="77777777">
            <w:pPr>
              <w:spacing w:after="160"/>
              <w:rPr>
                <w:b/>
                <w:bCs/>
                <w:color w:val="FFFFFF" w:themeColor="background1"/>
              </w:rPr>
            </w:pPr>
            <w:r w:rsidRPr="00323C34">
              <w:rPr>
                <w:b/>
                <w:bCs/>
                <w:color w:val="FFFFFF" w:themeColor="background1"/>
              </w:rPr>
              <w:t>Type</w:t>
            </w:r>
          </w:p>
        </w:tc>
        <w:tc>
          <w:tcPr>
            <w:tcW w:w="0" w:type="auto"/>
            <w:shd w:val="clear" w:color="auto" w:fill="0070C0"/>
            <w:hideMark/>
          </w:tcPr>
          <w:p w:rsidRPr="00323C34" w:rsidR="00F60E54" w:rsidP="00F60E54" w:rsidRDefault="00F60E54" w14:paraId="74CE66DE" w14:textId="77777777">
            <w:pPr>
              <w:spacing w:after="160"/>
              <w:rPr>
                <w:b/>
                <w:bCs/>
                <w:color w:val="FFFFFF" w:themeColor="background1"/>
              </w:rPr>
            </w:pPr>
            <w:r w:rsidRPr="00323C34">
              <w:rPr>
                <w:b/>
                <w:bCs/>
                <w:color w:val="FFFFFF" w:themeColor="background1"/>
              </w:rPr>
              <w:t>Mandatory</w:t>
            </w:r>
          </w:p>
        </w:tc>
        <w:tc>
          <w:tcPr>
            <w:tcW w:w="0" w:type="auto"/>
            <w:shd w:val="clear" w:color="auto" w:fill="0070C0"/>
            <w:hideMark/>
          </w:tcPr>
          <w:p w:rsidRPr="00323C34" w:rsidR="00F60E54" w:rsidP="00F60E54" w:rsidRDefault="00F60E54" w14:paraId="2D4D497C" w14:textId="77777777">
            <w:pPr>
              <w:spacing w:after="160"/>
              <w:rPr>
                <w:b/>
                <w:bCs/>
                <w:color w:val="FFFFFF" w:themeColor="background1"/>
              </w:rPr>
            </w:pPr>
            <w:r w:rsidRPr="00323C34">
              <w:rPr>
                <w:b/>
                <w:bCs/>
                <w:color w:val="FFFFFF" w:themeColor="background1"/>
              </w:rPr>
              <w:t>Notes</w:t>
            </w:r>
          </w:p>
        </w:tc>
      </w:tr>
      <w:tr w:rsidRPr="00323C34" w:rsidR="00C62A87" w:rsidTr="00222C11" w14:paraId="269DF20B" w14:textId="77777777">
        <w:tc>
          <w:tcPr>
            <w:tcW w:w="0" w:type="auto"/>
            <w:hideMark/>
          </w:tcPr>
          <w:p w:rsidRPr="00323C34" w:rsidR="00F60E54" w:rsidP="00F60E54" w:rsidRDefault="00F60E54" w14:paraId="37FF9772" w14:textId="77777777">
            <w:pPr>
              <w:spacing w:after="160"/>
            </w:pPr>
            <w:r w:rsidRPr="00323C34">
              <w:t>Event Number</w:t>
            </w:r>
          </w:p>
        </w:tc>
        <w:tc>
          <w:tcPr>
            <w:tcW w:w="0" w:type="auto"/>
            <w:hideMark/>
          </w:tcPr>
          <w:p w:rsidRPr="00323C34" w:rsidR="00F60E54" w:rsidP="00F60E54" w:rsidRDefault="00D90C3B" w14:paraId="6361D44B" w14:textId="48340469">
            <w:pPr>
              <w:spacing w:after="160"/>
            </w:pPr>
            <w:r w:rsidRPr="00323C34">
              <w:t>Auto generated</w:t>
            </w:r>
          </w:p>
        </w:tc>
        <w:tc>
          <w:tcPr>
            <w:tcW w:w="0" w:type="auto"/>
            <w:hideMark/>
          </w:tcPr>
          <w:p w:rsidRPr="00323C34" w:rsidR="00F60E54" w:rsidP="00F60E54" w:rsidRDefault="00AD72E4" w14:paraId="3B1A1FF5" w14:textId="5A8DB232">
            <w:pPr>
              <w:spacing w:after="160"/>
            </w:pPr>
            <w:r w:rsidRPr="00323C34">
              <w:rPr>
                <w:rFonts w:hint="eastAsia"/>
              </w:rPr>
              <w:t>-</w:t>
            </w:r>
          </w:p>
        </w:tc>
        <w:tc>
          <w:tcPr>
            <w:tcW w:w="0" w:type="auto"/>
            <w:hideMark/>
          </w:tcPr>
          <w:p w:rsidRPr="00323C34" w:rsidR="00F60E54" w:rsidP="00F60E54" w:rsidRDefault="00F60E54" w14:paraId="7448C441" w14:textId="77777777">
            <w:pPr>
              <w:spacing w:after="160"/>
            </w:pPr>
            <w:r w:rsidRPr="00323C34">
              <w:t>Sequentially assigned per row</w:t>
            </w:r>
          </w:p>
        </w:tc>
      </w:tr>
      <w:tr w:rsidRPr="00323C34" w:rsidR="00C62A87" w:rsidTr="00222C11" w14:paraId="6EACC6F3" w14:textId="77777777">
        <w:tc>
          <w:tcPr>
            <w:tcW w:w="0" w:type="auto"/>
            <w:hideMark/>
          </w:tcPr>
          <w:p w:rsidRPr="00323C34" w:rsidR="00F60E54" w:rsidP="00F60E54" w:rsidRDefault="00F60E54" w14:paraId="145B505D" w14:textId="77777777">
            <w:pPr>
              <w:spacing w:after="160"/>
            </w:pPr>
            <w:r w:rsidRPr="00323C34">
              <w:t>Date</w:t>
            </w:r>
          </w:p>
        </w:tc>
        <w:tc>
          <w:tcPr>
            <w:tcW w:w="0" w:type="auto"/>
            <w:hideMark/>
          </w:tcPr>
          <w:p w:rsidRPr="00323C34" w:rsidR="00F60E54" w:rsidP="00F60E54" w:rsidRDefault="00F60E54" w14:paraId="0E26B463" w14:textId="77777777">
            <w:pPr>
              <w:spacing w:after="160"/>
            </w:pPr>
            <w:r w:rsidRPr="00323C34">
              <w:t>Date</w:t>
            </w:r>
          </w:p>
        </w:tc>
        <w:tc>
          <w:tcPr>
            <w:tcW w:w="0" w:type="auto"/>
            <w:hideMark/>
          </w:tcPr>
          <w:p w:rsidRPr="00323C34" w:rsidR="00F60E54" w:rsidP="00F60E54" w:rsidRDefault="00F60E54" w14:paraId="7DE30111" w14:textId="77777777">
            <w:pPr>
              <w:spacing w:after="160"/>
            </w:pPr>
            <w:r w:rsidRPr="00323C34">
              <w:t>Yes (per row)</w:t>
            </w:r>
          </w:p>
        </w:tc>
        <w:tc>
          <w:tcPr>
            <w:tcW w:w="0" w:type="auto"/>
            <w:hideMark/>
          </w:tcPr>
          <w:p w:rsidRPr="00323C34" w:rsidR="00F60E54" w:rsidP="00F60E54" w:rsidRDefault="00F60E54" w14:paraId="08ACF7D8" w14:textId="77777777">
            <w:pPr>
              <w:spacing w:after="160"/>
            </w:pPr>
            <w:r w:rsidRPr="00323C34">
              <w:t>Date of the event entry</w:t>
            </w:r>
          </w:p>
        </w:tc>
      </w:tr>
      <w:tr w:rsidRPr="00323C34" w:rsidR="00C62A87" w:rsidTr="00222C11" w14:paraId="4D406AB2" w14:textId="77777777">
        <w:tc>
          <w:tcPr>
            <w:tcW w:w="0" w:type="auto"/>
            <w:hideMark/>
          </w:tcPr>
          <w:p w:rsidRPr="00323C34" w:rsidR="00F60E54" w:rsidP="00F60E54" w:rsidRDefault="00F60E54" w14:paraId="75593BEE" w14:textId="77777777">
            <w:pPr>
              <w:spacing w:after="160"/>
            </w:pPr>
            <w:r w:rsidRPr="00323C34">
              <w:t>Time</w:t>
            </w:r>
          </w:p>
        </w:tc>
        <w:tc>
          <w:tcPr>
            <w:tcW w:w="0" w:type="auto"/>
            <w:hideMark/>
          </w:tcPr>
          <w:p w:rsidRPr="00323C34" w:rsidR="00F60E54" w:rsidP="00F60E54" w:rsidRDefault="00F60E54" w14:paraId="7B5D09C6" w14:textId="77777777">
            <w:pPr>
              <w:spacing w:after="160"/>
            </w:pPr>
            <w:r w:rsidRPr="00323C34">
              <w:t>Time</w:t>
            </w:r>
          </w:p>
        </w:tc>
        <w:tc>
          <w:tcPr>
            <w:tcW w:w="0" w:type="auto"/>
            <w:hideMark/>
          </w:tcPr>
          <w:p w:rsidRPr="00323C34" w:rsidR="00F60E54" w:rsidP="00F60E54" w:rsidRDefault="00F60E54" w14:paraId="3B4CFBEC" w14:textId="77777777">
            <w:pPr>
              <w:spacing w:after="160"/>
            </w:pPr>
            <w:r w:rsidRPr="00323C34">
              <w:t>Yes (per row)</w:t>
            </w:r>
          </w:p>
        </w:tc>
        <w:tc>
          <w:tcPr>
            <w:tcW w:w="0" w:type="auto"/>
            <w:hideMark/>
          </w:tcPr>
          <w:p w:rsidRPr="00323C34" w:rsidR="00F60E54" w:rsidP="00F60E54" w:rsidRDefault="00F60E54" w14:paraId="1369647A" w14:textId="77777777">
            <w:pPr>
              <w:spacing w:after="160"/>
            </w:pPr>
            <w:r w:rsidRPr="00323C34">
              <w:t>Time of the event entry</w:t>
            </w:r>
          </w:p>
        </w:tc>
      </w:tr>
      <w:tr w:rsidRPr="00323C34" w:rsidR="00C62A87" w:rsidTr="00222C11" w14:paraId="2C8F7847" w14:textId="77777777">
        <w:tc>
          <w:tcPr>
            <w:tcW w:w="0" w:type="auto"/>
            <w:hideMark/>
          </w:tcPr>
          <w:p w:rsidRPr="00323C34" w:rsidR="00F60E54" w:rsidP="00F60E54" w:rsidRDefault="00F60E54" w14:paraId="3B4A085B" w14:textId="77777777">
            <w:pPr>
              <w:spacing w:after="160"/>
            </w:pPr>
            <w:r w:rsidRPr="00323C34">
              <w:t>Event Description</w:t>
            </w:r>
          </w:p>
        </w:tc>
        <w:tc>
          <w:tcPr>
            <w:tcW w:w="0" w:type="auto"/>
            <w:hideMark/>
          </w:tcPr>
          <w:p w:rsidRPr="00323C34" w:rsidR="00F60E54" w:rsidP="00F60E54" w:rsidRDefault="00F60E54" w14:paraId="222F4ECC" w14:textId="77777777">
            <w:pPr>
              <w:spacing w:after="160"/>
            </w:pPr>
            <w:r w:rsidRPr="00323C34">
              <w:t>Free text</w:t>
            </w:r>
          </w:p>
        </w:tc>
        <w:tc>
          <w:tcPr>
            <w:tcW w:w="0" w:type="auto"/>
            <w:hideMark/>
          </w:tcPr>
          <w:p w:rsidRPr="00323C34" w:rsidR="00F60E54" w:rsidP="00F60E54" w:rsidRDefault="00F60E54" w14:paraId="0BEEA362" w14:textId="77777777">
            <w:pPr>
              <w:spacing w:after="160"/>
            </w:pPr>
            <w:r w:rsidRPr="00323C34">
              <w:t>Yes (per row)</w:t>
            </w:r>
          </w:p>
        </w:tc>
        <w:tc>
          <w:tcPr>
            <w:tcW w:w="0" w:type="auto"/>
            <w:hideMark/>
          </w:tcPr>
          <w:p w:rsidRPr="00323C34" w:rsidR="00F60E54" w:rsidP="00F60E54" w:rsidRDefault="00F60E54" w14:paraId="5CFE8DB6" w14:textId="77777777">
            <w:pPr>
              <w:spacing w:after="160"/>
            </w:pPr>
            <w:r w:rsidRPr="00323C34">
              <w:t>Controller's account of the event at that point in time</w:t>
            </w:r>
          </w:p>
        </w:tc>
      </w:tr>
    </w:tbl>
    <w:p w:rsidRPr="00323C34" w:rsidR="00F60E54" w:rsidP="00F60E54" w:rsidRDefault="00F60E54" w14:paraId="6F308C84" w14:textId="77777777"/>
    <w:p w:rsidRPr="00323C34" w:rsidR="00363940" w:rsidP="00F60E54" w:rsidRDefault="00A02583" w14:paraId="01BC6A79" w14:textId="5E020CE7">
      <w:r w:rsidRPr="00323C34">
        <w:rPr>
          <w:noProof/>
        </w:rPr>
        <w:drawing>
          <wp:inline distT="0" distB="0" distL="0" distR="0" wp14:anchorId="0FB5E080" wp14:editId="33FDA572">
            <wp:extent cx="5731510" cy="3869690"/>
            <wp:effectExtent l="0" t="0" r="2540" b="0"/>
            <wp:docPr id="904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722" name=""/>
                    <pic:cNvPicPr/>
                  </pic:nvPicPr>
                  <pic:blipFill>
                    <a:blip r:embed="rId23"/>
                    <a:stretch>
                      <a:fillRect/>
                    </a:stretch>
                  </pic:blipFill>
                  <pic:spPr>
                    <a:xfrm>
                      <a:off x="0" y="0"/>
                      <a:ext cx="5731510" cy="3869690"/>
                    </a:xfrm>
                    <a:prstGeom prst="rect">
                      <a:avLst/>
                    </a:prstGeom>
                  </pic:spPr>
                </pic:pic>
              </a:graphicData>
            </a:graphic>
          </wp:inline>
        </w:drawing>
      </w:r>
    </w:p>
    <w:p w:rsidRPr="00323C34" w:rsidR="00A02583" w:rsidP="00A02583" w:rsidRDefault="00A02583" w14:paraId="1234DFA8" w14:textId="41A0DDA0">
      <w:pPr>
        <w:pStyle w:val="Caption"/>
      </w:pPr>
      <w:r w:rsidRPr="00323C34">
        <w:t xml:space="preserve">Sample </w:t>
      </w:r>
      <w:r w:rsidRPr="00323C34" w:rsidR="00AD72E4">
        <w:rPr>
          <w:rFonts w:hint="eastAsia"/>
        </w:rPr>
        <w:t>scre</w:t>
      </w:r>
      <w:r w:rsidRPr="00323C34" w:rsidR="001D23BC">
        <w:rPr>
          <w:rFonts w:hint="eastAsia"/>
        </w:rPr>
        <w:t xml:space="preserve">enshot of </w:t>
      </w:r>
      <w:ins w:author="Shin Feng WONG" w:date="2026-06-04T01:17:00Z" w16du:dateUtc="2026-06-03T17:17:00Z" w:id="751">
        <w:r w:rsidR="00610049">
          <w:t>Incident</w:t>
        </w:r>
      </w:ins>
      <w:ins w:author="Shin Feng WONG" w:date="2026-06-04T01:25:00Z" w16du:dateUtc="2026-06-03T17:25:00Z" w:id="752">
        <w:r w:rsidR="00610049">
          <w:t xml:space="preserve"> Log </w:t>
        </w:r>
      </w:ins>
      <w:del w:author="Shin Feng WONG" w:date="2026-06-04T01:25:00Z" w16du:dateUtc="2026-06-03T17:25:00Z" w:id="753">
        <w:r w:rsidRPr="00323C34" w:rsidDel="00610049">
          <w:delText xml:space="preserve">Event Details </w:delText>
        </w:r>
        <w:r w:rsidRPr="00323C34" w:rsidDel="00610049" w:rsidR="00222C11">
          <w:delText>logging</w:delText>
        </w:r>
      </w:del>
    </w:p>
    <w:p w:rsidRPr="00323C34" w:rsidR="00186693" w:rsidP="006C258F" w:rsidRDefault="00186693" w14:paraId="4CCCD6EF" w14:textId="01A1E779">
      <w:pPr>
        <w:pStyle w:val="Heading3"/>
      </w:pPr>
      <w:bookmarkStart w:name="_Toc231625410" w:id="754"/>
      <w:r w:rsidRPr="00323C34">
        <w:t>Emergency Services</w:t>
      </w:r>
      <w:bookmarkEnd w:id="754"/>
    </w:p>
    <w:p w:rsidRPr="00323C34" w:rsidR="00FE3458" w:rsidP="006C258F" w:rsidRDefault="00FE3458" w14:paraId="4A2089DA" w14:textId="69110362">
      <w:pPr>
        <w:pStyle w:val="Heading4"/>
      </w:pPr>
      <w:r w:rsidRPr="00323C34">
        <w:t>Police</w:t>
      </w:r>
    </w:p>
    <w:tbl>
      <w:tblPr>
        <w:tblStyle w:val="TableGrid"/>
        <w:tblW w:w="0" w:type="auto"/>
        <w:tblLook w:val="04A0" w:firstRow="1" w:lastRow="0" w:firstColumn="1" w:lastColumn="0" w:noHBand="0" w:noVBand="1"/>
      </w:tblPr>
      <w:tblGrid>
        <w:gridCol w:w="2470"/>
        <w:gridCol w:w="1195"/>
        <w:gridCol w:w="1329"/>
        <w:gridCol w:w="4022"/>
      </w:tblGrid>
      <w:tr w:rsidRPr="00323C34" w:rsidR="00C62A87" w:rsidTr="00301EA0" w14:paraId="4AC41F59" w14:textId="77777777">
        <w:trPr>
          <w:tblHeader/>
        </w:trPr>
        <w:tc>
          <w:tcPr>
            <w:tcW w:w="0" w:type="auto"/>
            <w:shd w:val="clear" w:color="auto" w:fill="0070C0"/>
            <w:hideMark/>
          </w:tcPr>
          <w:p w:rsidRPr="00323C34" w:rsidR="00FE3458" w:rsidP="00FE3458" w:rsidRDefault="00FE3458" w14:paraId="41AF8276" w14:textId="77777777">
            <w:pPr>
              <w:spacing w:after="160"/>
              <w:rPr>
                <w:b/>
                <w:bCs/>
                <w:color w:val="FFFFFF" w:themeColor="background1"/>
              </w:rPr>
            </w:pPr>
            <w:r w:rsidRPr="00323C34">
              <w:rPr>
                <w:b/>
                <w:bCs/>
                <w:color w:val="FFFFFF" w:themeColor="background1"/>
              </w:rPr>
              <w:t>Field</w:t>
            </w:r>
          </w:p>
        </w:tc>
        <w:tc>
          <w:tcPr>
            <w:tcW w:w="0" w:type="auto"/>
            <w:shd w:val="clear" w:color="auto" w:fill="0070C0"/>
            <w:hideMark/>
          </w:tcPr>
          <w:p w:rsidRPr="00323C34" w:rsidR="00FE3458" w:rsidP="00FE3458" w:rsidRDefault="00FE3458" w14:paraId="052CCDE0" w14:textId="77777777">
            <w:pPr>
              <w:spacing w:after="160"/>
              <w:rPr>
                <w:b/>
                <w:bCs/>
                <w:color w:val="FFFFFF" w:themeColor="background1"/>
              </w:rPr>
            </w:pPr>
            <w:r w:rsidRPr="00323C34">
              <w:rPr>
                <w:b/>
                <w:bCs/>
                <w:color w:val="FFFFFF" w:themeColor="background1"/>
              </w:rPr>
              <w:t>Type</w:t>
            </w:r>
          </w:p>
        </w:tc>
        <w:tc>
          <w:tcPr>
            <w:tcW w:w="0" w:type="auto"/>
            <w:shd w:val="clear" w:color="auto" w:fill="0070C0"/>
            <w:hideMark/>
          </w:tcPr>
          <w:p w:rsidRPr="00323C34" w:rsidR="00FE3458" w:rsidP="00FE3458" w:rsidRDefault="00FE3458" w14:paraId="22E2B829" w14:textId="77777777">
            <w:pPr>
              <w:spacing w:after="160"/>
              <w:rPr>
                <w:b/>
                <w:bCs/>
                <w:color w:val="FFFFFF" w:themeColor="background1"/>
              </w:rPr>
            </w:pPr>
            <w:r w:rsidRPr="00323C34">
              <w:rPr>
                <w:b/>
                <w:bCs/>
                <w:color w:val="FFFFFF" w:themeColor="background1"/>
              </w:rPr>
              <w:t>Mandatory</w:t>
            </w:r>
          </w:p>
        </w:tc>
        <w:tc>
          <w:tcPr>
            <w:tcW w:w="0" w:type="auto"/>
            <w:shd w:val="clear" w:color="auto" w:fill="0070C0"/>
            <w:hideMark/>
          </w:tcPr>
          <w:p w:rsidRPr="00323C34" w:rsidR="00FE3458" w:rsidP="00FE3458" w:rsidRDefault="00FE3458" w14:paraId="6EBFAFB2" w14:textId="77777777">
            <w:pPr>
              <w:spacing w:after="160"/>
              <w:rPr>
                <w:b/>
                <w:bCs/>
                <w:color w:val="FFFFFF" w:themeColor="background1"/>
              </w:rPr>
            </w:pPr>
            <w:r w:rsidRPr="00323C34">
              <w:rPr>
                <w:b/>
                <w:bCs/>
                <w:color w:val="FFFFFF" w:themeColor="background1"/>
              </w:rPr>
              <w:t>Notes</w:t>
            </w:r>
          </w:p>
        </w:tc>
      </w:tr>
      <w:tr w:rsidRPr="00323C34" w:rsidR="00C62A87" w:rsidTr="00FE3458" w14:paraId="441C6760" w14:textId="77777777">
        <w:tc>
          <w:tcPr>
            <w:tcW w:w="0" w:type="auto"/>
            <w:hideMark/>
          </w:tcPr>
          <w:p w:rsidRPr="00323C34" w:rsidR="00FE3458" w:rsidP="00FE3458" w:rsidRDefault="00FE3458" w14:paraId="60F37185" w14:textId="77777777">
            <w:pPr>
              <w:spacing w:after="160"/>
            </w:pPr>
            <w:r w:rsidRPr="00323C34">
              <w:t>Police at Scene</w:t>
            </w:r>
          </w:p>
        </w:tc>
        <w:tc>
          <w:tcPr>
            <w:tcW w:w="0" w:type="auto"/>
            <w:hideMark/>
          </w:tcPr>
          <w:p w:rsidRPr="00323C34" w:rsidR="00FE3458" w:rsidP="00FE3458" w:rsidRDefault="00FE3458" w14:paraId="7656F380" w14:textId="77777777">
            <w:pPr>
              <w:spacing w:after="160"/>
            </w:pPr>
            <w:r w:rsidRPr="00323C34">
              <w:t>Checkbox</w:t>
            </w:r>
          </w:p>
        </w:tc>
        <w:tc>
          <w:tcPr>
            <w:tcW w:w="0" w:type="auto"/>
            <w:hideMark/>
          </w:tcPr>
          <w:p w:rsidRPr="00323C34" w:rsidR="00FE3458" w:rsidP="00FE3458" w:rsidRDefault="00FE3458" w14:paraId="00C85CD5" w14:textId="77777777">
            <w:pPr>
              <w:spacing w:after="160"/>
            </w:pPr>
            <w:r w:rsidRPr="00323C34">
              <w:t>No</w:t>
            </w:r>
          </w:p>
        </w:tc>
        <w:tc>
          <w:tcPr>
            <w:tcW w:w="0" w:type="auto"/>
            <w:hideMark/>
          </w:tcPr>
          <w:p w:rsidRPr="00323C34" w:rsidR="00FE3458" w:rsidP="00FE3458" w:rsidRDefault="00FE3458" w14:paraId="219DF713" w14:textId="77777777">
            <w:pPr>
              <w:spacing w:after="160"/>
            </w:pPr>
            <w:r w:rsidRPr="00323C34">
              <w:t>Indicates police presence at the incident</w:t>
            </w:r>
          </w:p>
        </w:tc>
      </w:tr>
      <w:tr w:rsidRPr="00323C34" w:rsidR="00C62A87" w:rsidTr="00FE3458" w14:paraId="528C2A19" w14:textId="77777777">
        <w:tc>
          <w:tcPr>
            <w:tcW w:w="0" w:type="auto"/>
            <w:hideMark/>
          </w:tcPr>
          <w:p w:rsidRPr="00323C34" w:rsidR="00FE3458" w:rsidP="00FE3458" w:rsidRDefault="00FE3458" w14:paraId="10B69A31" w14:textId="77777777">
            <w:pPr>
              <w:spacing w:after="160"/>
            </w:pPr>
            <w:r w:rsidRPr="00323C34">
              <w:t>Officer Name and Rank</w:t>
            </w:r>
          </w:p>
        </w:tc>
        <w:tc>
          <w:tcPr>
            <w:tcW w:w="0" w:type="auto"/>
            <w:hideMark/>
          </w:tcPr>
          <w:p w:rsidRPr="00323C34" w:rsidR="00FE3458" w:rsidP="00FE3458" w:rsidRDefault="00FE3458" w14:paraId="48461088" w14:textId="77777777">
            <w:pPr>
              <w:spacing w:after="160"/>
            </w:pPr>
            <w:r w:rsidRPr="00323C34">
              <w:t>Text</w:t>
            </w:r>
          </w:p>
        </w:tc>
        <w:tc>
          <w:tcPr>
            <w:tcW w:w="0" w:type="auto"/>
            <w:hideMark/>
          </w:tcPr>
          <w:p w:rsidRPr="00323C34" w:rsidR="00FE3458" w:rsidP="00FE3458" w:rsidRDefault="00FE3458" w14:paraId="42F51D3A" w14:textId="77777777">
            <w:pPr>
              <w:spacing w:after="160"/>
            </w:pPr>
            <w:r w:rsidRPr="00323C34">
              <w:t>No</w:t>
            </w:r>
          </w:p>
        </w:tc>
        <w:tc>
          <w:tcPr>
            <w:tcW w:w="0" w:type="auto"/>
            <w:hideMark/>
          </w:tcPr>
          <w:p w:rsidRPr="00323C34" w:rsidR="00FE3458" w:rsidP="00FE3458" w:rsidRDefault="00FE3458" w14:paraId="506F2285" w14:textId="77777777">
            <w:pPr>
              <w:spacing w:after="160"/>
            </w:pPr>
            <w:r w:rsidRPr="00323C34">
              <w:t>Name and rank of the attending officer</w:t>
            </w:r>
          </w:p>
        </w:tc>
      </w:tr>
      <w:tr w:rsidRPr="00323C34" w:rsidR="00C62A87" w:rsidTr="00FE3458" w14:paraId="0BB4A81F" w14:textId="77777777">
        <w:tc>
          <w:tcPr>
            <w:tcW w:w="0" w:type="auto"/>
            <w:hideMark/>
          </w:tcPr>
          <w:p w:rsidRPr="00323C34" w:rsidR="00FE3458" w:rsidP="00FE3458" w:rsidRDefault="00FE3458" w14:paraId="6637DC7E" w14:textId="77777777">
            <w:pPr>
              <w:spacing w:after="160"/>
            </w:pPr>
            <w:r w:rsidRPr="00323C34">
              <w:t>Police Incident Number</w:t>
            </w:r>
          </w:p>
        </w:tc>
        <w:tc>
          <w:tcPr>
            <w:tcW w:w="0" w:type="auto"/>
            <w:hideMark/>
          </w:tcPr>
          <w:p w:rsidRPr="00323C34" w:rsidR="00FE3458" w:rsidP="00FE3458" w:rsidRDefault="00FE3458" w14:paraId="0812BEB2" w14:textId="77777777">
            <w:pPr>
              <w:spacing w:after="160"/>
            </w:pPr>
            <w:r w:rsidRPr="00323C34">
              <w:t>Text</w:t>
            </w:r>
          </w:p>
        </w:tc>
        <w:tc>
          <w:tcPr>
            <w:tcW w:w="0" w:type="auto"/>
            <w:hideMark/>
          </w:tcPr>
          <w:p w:rsidRPr="00323C34" w:rsidR="00FE3458" w:rsidP="00FE3458" w:rsidRDefault="00FE3458" w14:paraId="522A5BE0" w14:textId="77777777">
            <w:pPr>
              <w:spacing w:after="160"/>
            </w:pPr>
            <w:r w:rsidRPr="00323C34">
              <w:t>No</w:t>
            </w:r>
          </w:p>
        </w:tc>
        <w:tc>
          <w:tcPr>
            <w:tcW w:w="0" w:type="auto"/>
            <w:hideMark/>
          </w:tcPr>
          <w:p w:rsidRPr="00323C34" w:rsidR="00FE3458" w:rsidP="00FE3458" w:rsidRDefault="00FE3458" w14:paraId="3E137678" w14:textId="77777777">
            <w:pPr>
              <w:spacing w:after="160"/>
            </w:pPr>
            <w:r w:rsidRPr="00323C34">
              <w:t>Reference number from the police</w:t>
            </w:r>
          </w:p>
        </w:tc>
      </w:tr>
      <w:tr w:rsidRPr="00323C34" w:rsidR="00C62A87" w:rsidTr="00FE3458" w14:paraId="578EFFC3" w14:textId="77777777">
        <w:tc>
          <w:tcPr>
            <w:tcW w:w="0" w:type="auto"/>
            <w:hideMark/>
          </w:tcPr>
          <w:p w:rsidRPr="00323C34" w:rsidR="00FE3458" w:rsidP="00FE3458" w:rsidRDefault="00FE3458" w14:paraId="2CA26E87" w14:textId="77777777">
            <w:pPr>
              <w:spacing w:after="160"/>
            </w:pPr>
            <w:r w:rsidRPr="00323C34">
              <w:t>Classification</w:t>
            </w:r>
          </w:p>
        </w:tc>
        <w:tc>
          <w:tcPr>
            <w:tcW w:w="0" w:type="auto"/>
            <w:hideMark/>
          </w:tcPr>
          <w:p w:rsidRPr="00323C34" w:rsidR="00FE3458" w:rsidP="00FE3458" w:rsidRDefault="00FE3458" w14:paraId="6E76EC89" w14:textId="77777777">
            <w:pPr>
              <w:spacing w:after="160"/>
            </w:pPr>
            <w:r w:rsidRPr="00323C34">
              <w:t>Text</w:t>
            </w:r>
          </w:p>
        </w:tc>
        <w:tc>
          <w:tcPr>
            <w:tcW w:w="0" w:type="auto"/>
            <w:hideMark/>
          </w:tcPr>
          <w:p w:rsidRPr="00323C34" w:rsidR="00FE3458" w:rsidP="00FE3458" w:rsidRDefault="00FE3458" w14:paraId="635D2626" w14:textId="77777777">
            <w:pPr>
              <w:spacing w:after="160"/>
            </w:pPr>
            <w:r w:rsidRPr="00323C34">
              <w:t>No</w:t>
            </w:r>
          </w:p>
        </w:tc>
        <w:tc>
          <w:tcPr>
            <w:tcW w:w="0" w:type="auto"/>
            <w:hideMark/>
          </w:tcPr>
          <w:p w:rsidRPr="00323C34" w:rsidR="00FE3458" w:rsidP="00FE3458" w:rsidRDefault="00FE3458" w14:paraId="078D6CAE" w14:textId="77777777">
            <w:pPr>
              <w:spacing w:after="160"/>
            </w:pPr>
            <w:r w:rsidRPr="00323C34">
              <w:t>Police classification of the incident</w:t>
            </w:r>
          </w:p>
        </w:tc>
      </w:tr>
      <w:tr w:rsidRPr="00323C34" w:rsidR="00C62A87" w:rsidTr="00FE3458" w14:paraId="6EC68097" w14:textId="77777777">
        <w:tc>
          <w:tcPr>
            <w:tcW w:w="0" w:type="auto"/>
            <w:hideMark/>
          </w:tcPr>
          <w:p w:rsidRPr="00323C34" w:rsidR="00FE3458" w:rsidP="00FE3458" w:rsidRDefault="00FE3458" w14:paraId="23F6D0A8" w14:textId="77777777">
            <w:pPr>
              <w:spacing w:after="160"/>
            </w:pPr>
            <w:r w:rsidRPr="00323C34">
              <w:t>Responding Unit</w:t>
            </w:r>
          </w:p>
        </w:tc>
        <w:tc>
          <w:tcPr>
            <w:tcW w:w="0" w:type="auto"/>
            <w:hideMark/>
          </w:tcPr>
          <w:p w:rsidRPr="00323C34" w:rsidR="00FE3458" w:rsidP="00FE3458" w:rsidRDefault="00FE3458" w14:paraId="4EAF7753" w14:textId="77777777">
            <w:pPr>
              <w:spacing w:after="160"/>
            </w:pPr>
            <w:r w:rsidRPr="00323C34">
              <w:t>Text</w:t>
            </w:r>
          </w:p>
        </w:tc>
        <w:tc>
          <w:tcPr>
            <w:tcW w:w="0" w:type="auto"/>
            <w:hideMark/>
          </w:tcPr>
          <w:p w:rsidRPr="00323C34" w:rsidR="00FE3458" w:rsidP="00FE3458" w:rsidRDefault="00FE3458" w14:paraId="3C819121" w14:textId="77777777">
            <w:pPr>
              <w:spacing w:after="160"/>
            </w:pPr>
            <w:r w:rsidRPr="00323C34">
              <w:t>No</w:t>
            </w:r>
          </w:p>
        </w:tc>
        <w:tc>
          <w:tcPr>
            <w:tcW w:w="0" w:type="auto"/>
            <w:hideMark/>
          </w:tcPr>
          <w:p w:rsidRPr="00323C34" w:rsidR="00FE3458" w:rsidP="00FE3458" w:rsidRDefault="00FE3458" w14:paraId="51A980FE" w14:textId="77777777">
            <w:pPr>
              <w:spacing w:after="160"/>
            </w:pPr>
            <w:r w:rsidRPr="00323C34">
              <w:t>Unit or station responding</w:t>
            </w:r>
          </w:p>
        </w:tc>
      </w:tr>
    </w:tbl>
    <w:p w:rsidRPr="00323C34" w:rsidR="00FE3458" w:rsidP="00FE3458" w:rsidRDefault="00FE3458" w14:paraId="171154F1" w14:textId="77777777"/>
    <w:p w:rsidRPr="00323C34" w:rsidR="00FE3458" w:rsidP="006C258F" w:rsidRDefault="00FE3458" w14:paraId="58F4F375" w14:textId="66011313">
      <w:pPr>
        <w:pStyle w:val="Heading4"/>
      </w:pPr>
      <w:r w:rsidRPr="00323C34">
        <w:t>Ambulance and SCDF</w:t>
      </w:r>
    </w:p>
    <w:tbl>
      <w:tblPr>
        <w:tblStyle w:val="TableGrid"/>
        <w:tblW w:w="0" w:type="auto"/>
        <w:tblLook w:val="04A0" w:firstRow="1" w:lastRow="0" w:firstColumn="1" w:lastColumn="0" w:noHBand="0" w:noVBand="1"/>
      </w:tblPr>
      <w:tblGrid>
        <w:gridCol w:w="2328"/>
        <w:gridCol w:w="1219"/>
        <w:gridCol w:w="1329"/>
        <w:gridCol w:w="4140"/>
      </w:tblGrid>
      <w:tr w:rsidRPr="00323C34" w:rsidR="00C62A87" w:rsidTr="00301EA0" w14:paraId="555AB5F8" w14:textId="77777777">
        <w:trPr>
          <w:tblHeader/>
        </w:trPr>
        <w:tc>
          <w:tcPr>
            <w:tcW w:w="0" w:type="auto"/>
            <w:shd w:val="clear" w:color="auto" w:fill="0070C0"/>
            <w:hideMark/>
          </w:tcPr>
          <w:p w:rsidRPr="00323C34" w:rsidR="00301EA0" w:rsidP="00301EA0" w:rsidRDefault="00301EA0" w14:paraId="52B279E7" w14:textId="77777777">
            <w:pPr>
              <w:spacing w:after="160"/>
              <w:rPr>
                <w:b/>
                <w:bCs/>
                <w:color w:val="FFFFFF" w:themeColor="background1"/>
              </w:rPr>
            </w:pPr>
            <w:r w:rsidRPr="00323C34">
              <w:rPr>
                <w:b/>
                <w:bCs/>
                <w:color w:val="FFFFFF" w:themeColor="background1"/>
              </w:rPr>
              <w:t>Field</w:t>
            </w:r>
          </w:p>
        </w:tc>
        <w:tc>
          <w:tcPr>
            <w:tcW w:w="0" w:type="auto"/>
            <w:shd w:val="clear" w:color="auto" w:fill="0070C0"/>
            <w:hideMark/>
          </w:tcPr>
          <w:p w:rsidRPr="00323C34" w:rsidR="00301EA0" w:rsidP="00301EA0" w:rsidRDefault="00301EA0" w14:paraId="23FB64D1" w14:textId="77777777">
            <w:pPr>
              <w:spacing w:after="160"/>
              <w:rPr>
                <w:b/>
                <w:bCs/>
                <w:color w:val="FFFFFF" w:themeColor="background1"/>
              </w:rPr>
            </w:pPr>
            <w:r w:rsidRPr="00323C34">
              <w:rPr>
                <w:b/>
                <w:bCs/>
                <w:color w:val="FFFFFF" w:themeColor="background1"/>
              </w:rPr>
              <w:t>Type</w:t>
            </w:r>
          </w:p>
        </w:tc>
        <w:tc>
          <w:tcPr>
            <w:tcW w:w="0" w:type="auto"/>
            <w:shd w:val="clear" w:color="auto" w:fill="0070C0"/>
            <w:hideMark/>
          </w:tcPr>
          <w:p w:rsidRPr="00323C34" w:rsidR="00301EA0" w:rsidP="00301EA0" w:rsidRDefault="00301EA0" w14:paraId="7E576DDA" w14:textId="77777777">
            <w:pPr>
              <w:spacing w:after="160"/>
              <w:rPr>
                <w:b/>
                <w:bCs/>
                <w:color w:val="FFFFFF" w:themeColor="background1"/>
              </w:rPr>
            </w:pPr>
            <w:r w:rsidRPr="00323C34">
              <w:rPr>
                <w:b/>
                <w:bCs/>
                <w:color w:val="FFFFFF" w:themeColor="background1"/>
              </w:rPr>
              <w:t>Mandatory</w:t>
            </w:r>
          </w:p>
        </w:tc>
        <w:tc>
          <w:tcPr>
            <w:tcW w:w="0" w:type="auto"/>
            <w:shd w:val="clear" w:color="auto" w:fill="0070C0"/>
            <w:hideMark/>
          </w:tcPr>
          <w:p w:rsidRPr="00323C34" w:rsidR="00301EA0" w:rsidP="00301EA0" w:rsidRDefault="00301EA0" w14:paraId="7B1E52C8" w14:textId="77777777">
            <w:pPr>
              <w:spacing w:after="160"/>
              <w:rPr>
                <w:b/>
                <w:bCs/>
                <w:color w:val="FFFFFF" w:themeColor="background1"/>
              </w:rPr>
            </w:pPr>
            <w:r w:rsidRPr="00323C34">
              <w:rPr>
                <w:b/>
                <w:bCs/>
                <w:color w:val="FFFFFF" w:themeColor="background1"/>
              </w:rPr>
              <w:t>Notes</w:t>
            </w:r>
          </w:p>
        </w:tc>
      </w:tr>
      <w:tr w:rsidRPr="00323C34" w:rsidR="00C62A87" w:rsidTr="00301EA0" w14:paraId="38F2AE02" w14:textId="77777777">
        <w:tc>
          <w:tcPr>
            <w:tcW w:w="0" w:type="auto"/>
            <w:hideMark/>
          </w:tcPr>
          <w:p w:rsidRPr="00323C34" w:rsidR="00301EA0" w:rsidP="00301EA0" w:rsidRDefault="00301EA0" w14:paraId="1403D9EA" w14:textId="77777777">
            <w:pPr>
              <w:spacing w:after="160"/>
            </w:pPr>
            <w:r w:rsidRPr="00323C34">
              <w:t>Type</w:t>
            </w:r>
          </w:p>
        </w:tc>
        <w:tc>
          <w:tcPr>
            <w:tcW w:w="0" w:type="auto"/>
            <w:hideMark/>
          </w:tcPr>
          <w:p w:rsidRPr="00323C34" w:rsidR="00301EA0" w:rsidP="00301EA0" w:rsidRDefault="00301EA0" w14:paraId="72CBB248" w14:textId="77777777">
            <w:pPr>
              <w:spacing w:after="160"/>
            </w:pPr>
            <w:r w:rsidRPr="00323C34">
              <w:t>Dropdown</w:t>
            </w:r>
          </w:p>
        </w:tc>
        <w:tc>
          <w:tcPr>
            <w:tcW w:w="0" w:type="auto"/>
            <w:hideMark/>
          </w:tcPr>
          <w:p w:rsidRPr="00323C34" w:rsidR="00301EA0" w:rsidP="00301EA0" w:rsidRDefault="00301EA0" w14:paraId="0B8370EA" w14:textId="77777777">
            <w:pPr>
              <w:spacing w:after="160"/>
            </w:pPr>
            <w:r w:rsidRPr="00323C34">
              <w:t>No</w:t>
            </w:r>
          </w:p>
        </w:tc>
        <w:tc>
          <w:tcPr>
            <w:tcW w:w="0" w:type="auto"/>
            <w:hideMark/>
          </w:tcPr>
          <w:p w:rsidRPr="00323C34" w:rsidR="00301EA0" w:rsidP="00301EA0" w:rsidRDefault="00301EA0" w14:paraId="4C8F851E" w14:textId="77777777">
            <w:pPr>
              <w:spacing w:after="160"/>
            </w:pPr>
            <w:r w:rsidRPr="00323C34">
              <w:t>Ambulance or SCDF</w:t>
            </w:r>
          </w:p>
        </w:tc>
      </w:tr>
      <w:tr w:rsidRPr="00323C34" w:rsidR="00C62A87" w:rsidTr="00301EA0" w14:paraId="44E4CAA5" w14:textId="77777777">
        <w:tc>
          <w:tcPr>
            <w:tcW w:w="0" w:type="auto"/>
            <w:hideMark/>
          </w:tcPr>
          <w:p w:rsidRPr="00323C34" w:rsidR="00301EA0" w:rsidP="00301EA0" w:rsidRDefault="00301EA0" w14:paraId="510A61F6" w14:textId="77777777">
            <w:pPr>
              <w:spacing w:after="160"/>
            </w:pPr>
            <w:r w:rsidRPr="00323C34">
              <w:t>Officer Name</w:t>
            </w:r>
          </w:p>
        </w:tc>
        <w:tc>
          <w:tcPr>
            <w:tcW w:w="0" w:type="auto"/>
            <w:hideMark/>
          </w:tcPr>
          <w:p w:rsidRPr="00323C34" w:rsidR="00301EA0" w:rsidP="00301EA0" w:rsidRDefault="00301EA0" w14:paraId="165CEF0A" w14:textId="77777777">
            <w:pPr>
              <w:spacing w:after="160"/>
            </w:pPr>
            <w:r w:rsidRPr="00323C34">
              <w:t>Text</w:t>
            </w:r>
          </w:p>
        </w:tc>
        <w:tc>
          <w:tcPr>
            <w:tcW w:w="0" w:type="auto"/>
            <w:hideMark/>
          </w:tcPr>
          <w:p w:rsidRPr="00323C34" w:rsidR="00301EA0" w:rsidP="00301EA0" w:rsidRDefault="00301EA0" w14:paraId="064B0FDA" w14:textId="77777777">
            <w:pPr>
              <w:spacing w:after="160"/>
            </w:pPr>
            <w:r w:rsidRPr="00323C34">
              <w:t>No</w:t>
            </w:r>
          </w:p>
        </w:tc>
        <w:tc>
          <w:tcPr>
            <w:tcW w:w="0" w:type="auto"/>
            <w:hideMark/>
          </w:tcPr>
          <w:p w:rsidRPr="00323C34" w:rsidR="00301EA0" w:rsidP="00301EA0" w:rsidRDefault="00301EA0" w14:paraId="08ABE109" w14:textId="77777777">
            <w:pPr>
              <w:spacing w:after="160"/>
            </w:pPr>
          </w:p>
        </w:tc>
      </w:tr>
      <w:tr w:rsidRPr="00323C34" w:rsidR="00C62A87" w:rsidTr="00301EA0" w14:paraId="2CF021B5" w14:textId="77777777">
        <w:tc>
          <w:tcPr>
            <w:tcW w:w="0" w:type="auto"/>
            <w:hideMark/>
          </w:tcPr>
          <w:p w:rsidRPr="00323C34" w:rsidR="00301EA0" w:rsidP="00301EA0" w:rsidRDefault="00301EA0" w14:paraId="183EF482" w14:textId="77777777">
            <w:pPr>
              <w:spacing w:after="160"/>
            </w:pPr>
            <w:r w:rsidRPr="00323C34">
              <w:t>Call Sign</w:t>
            </w:r>
          </w:p>
        </w:tc>
        <w:tc>
          <w:tcPr>
            <w:tcW w:w="0" w:type="auto"/>
            <w:hideMark/>
          </w:tcPr>
          <w:p w:rsidRPr="00323C34" w:rsidR="00301EA0" w:rsidP="00301EA0" w:rsidRDefault="00301EA0" w14:paraId="4236ED87" w14:textId="77777777">
            <w:pPr>
              <w:spacing w:after="160"/>
            </w:pPr>
            <w:r w:rsidRPr="00323C34">
              <w:t>Text</w:t>
            </w:r>
          </w:p>
        </w:tc>
        <w:tc>
          <w:tcPr>
            <w:tcW w:w="0" w:type="auto"/>
            <w:hideMark/>
          </w:tcPr>
          <w:p w:rsidRPr="00323C34" w:rsidR="00301EA0" w:rsidP="00301EA0" w:rsidRDefault="00301EA0" w14:paraId="504326C3" w14:textId="77777777">
            <w:pPr>
              <w:spacing w:after="160"/>
            </w:pPr>
            <w:r w:rsidRPr="00323C34">
              <w:t>No</w:t>
            </w:r>
          </w:p>
        </w:tc>
        <w:tc>
          <w:tcPr>
            <w:tcW w:w="0" w:type="auto"/>
            <w:hideMark/>
          </w:tcPr>
          <w:p w:rsidRPr="00323C34" w:rsidR="00301EA0" w:rsidP="00301EA0" w:rsidRDefault="00301EA0" w14:paraId="3B32F50F" w14:textId="77777777">
            <w:pPr>
              <w:spacing w:after="160"/>
            </w:pPr>
          </w:p>
        </w:tc>
      </w:tr>
      <w:tr w:rsidRPr="00323C34" w:rsidR="00C62A87" w:rsidTr="00301EA0" w14:paraId="72CA833F" w14:textId="77777777">
        <w:tc>
          <w:tcPr>
            <w:tcW w:w="0" w:type="auto"/>
            <w:hideMark/>
          </w:tcPr>
          <w:p w:rsidRPr="00323C34" w:rsidR="00301EA0" w:rsidP="00301EA0" w:rsidRDefault="00301EA0" w14:paraId="1349EDC1" w14:textId="77777777">
            <w:pPr>
              <w:spacing w:after="160"/>
            </w:pPr>
            <w:r w:rsidRPr="00323C34">
              <w:t>Responding Unit</w:t>
            </w:r>
          </w:p>
        </w:tc>
        <w:tc>
          <w:tcPr>
            <w:tcW w:w="0" w:type="auto"/>
            <w:hideMark/>
          </w:tcPr>
          <w:p w:rsidRPr="00323C34" w:rsidR="00301EA0" w:rsidP="00301EA0" w:rsidRDefault="00301EA0" w14:paraId="1632C627" w14:textId="77777777">
            <w:pPr>
              <w:spacing w:after="160"/>
            </w:pPr>
            <w:r w:rsidRPr="00323C34">
              <w:t>Text</w:t>
            </w:r>
          </w:p>
        </w:tc>
        <w:tc>
          <w:tcPr>
            <w:tcW w:w="0" w:type="auto"/>
            <w:hideMark/>
          </w:tcPr>
          <w:p w:rsidRPr="00323C34" w:rsidR="00301EA0" w:rsidP="00301EA0" w:rsidRDefault="00301EA0" w14:paraId="34E8931F" w14:textId="77777777">
            <w:pPr>
              <w:spacing w:after="160"/>
            </w:pPr>
            <w:r w:rsidRPr="00323C34">
              <w:t>No</w:t>
            </w:r>
          </w:p>
        </w:tc>
        <w:tc>
          <w:tcPr>
            <w:tcW w:w="0" w:type="auto"/>
            <w:hideMark/>
          </w:tcPr>
          <w:p w:rsidRPr="00323C34" w:rsidR="00301EA0" w:rsidP="00301EA0" w:rsidRDefault="00301EA0" w14:paraId="5960D4A4" w14:textId="77777777">
            <w:pPr>
              <w:spacing w:after="160"/>
            </w:pPr>
          </w:p>
        </w:tc>
      </w:tr>
      <w:tr w:rsidRPr="00323C34" w:rsidR="00C62A87" w:rsidTr="00301EA0" w14:paraId="5EDDBCCB" w14:textId="77777777">
        <w:tc>
          <w:tcPr>
            <w:tcW w:w="0" w:type="auto"/>
            <w:hideMark/>
          </w:tcPr>
          <w:p w:rsidRPr="00323C34" w:rsidR="00301EA0" w:rsidP="00301EA0" w:rsidRDefault="00301EA0" w14:paraId="5E1A08C3" w14:textId="77777777">
            <w:pPr>
              <w:spacing w:after="160"/>
            </w:pPr>
            <w:r w:rsidRPr="00323C34">
              <w:t>Arrival Time</w:t>
            </w:r>
          </w:p>
        </w:tc>
        <w:tc>
          <w:tcPr>
            <w:tcW w:w="0" w:type="auto"/>
            <w:hideMark/>
          </w:tcPr>
          <w:p w:rsidRPr="00323C34" w:rsidR="00301EA0" w:rsidP="00301EA0" w:rsidRDefault="00301EA0" w14:paraId="27CF0ADD" w14:textId="77777777">
            <w:pPr>
              <w:spacing w:after="160"/>
            </w:pPr>
            <w:r w:rsidRPr="00323C34">
              <w:t>Time</w:t>
            </w:r>
          </w:p>
        </w:tc>
        <w:tc>
          <w:tcPr>
            <w:tcW w:w="0" w:type="auto"/>
            <w:hideMark/>
          </w:tcPr>
          <w:p w:rsidRPr="00323C34" w:rsidR="00301EA0" w:rsidP="00301EA0" w:rsidRDefault="00301EA0" w14:paraId="4CE09AF3" w14:textId="77777777">
            <w:pPr>
              <w:spacing w:after="160"/>
            </w:pPr>
            <w:r w:rsidRPr="00323C34">
              <w:t>No</w:t>
            </w:r>
          </w:p>
        </w:tc>
        <w:tc>
          <w:tcPr>
            <w:tcW w:w="0" w:type="auto"/>
            <w:hideMark/>
          </w:tcPr>
          <w:p w:rsidRPr="00323C34" w:rsidR="00301EA0" w:rsidP="00301EA0" w:rsidRDefault="00301EA0" w14:paraId="5FA52DDF" w14:textId="77777777">
            <w:pPr>
              <w:spacing w:after="160"/>
            </w:pPr>
          </w:p>
        </w:tc>
      </w:tr>
      <w:tr w:rsidRPr="00323C34" w:rsidR="00C62A87" w:rsidTr="00301EA0" w14:paraId="3E25F41E" w14:textId="77777777">
        <w:tc>
          <w:tcPr>
            <w:tcW w:w="0" w:type="auto"/>
            <w:hideMark/>
          </w:tcPr>
          <w:p w:rsidRPr="00323C34" w:rsidR="00301EA0" w:rsidP="00301EA0" w:rsidRDefault="00301EA0" w14:paraId="7BA0B074" w14:textId="77777777">
            <w:pPr>
              <w:spacing w:after="160"/>
            </w:pPr>
            <w:r w:rsidRPr="00323C34">
              <w:t>Hospital Conveyed To</w:t>
            </w:r>
          </w:p>
        </w:tc>
        <w:tc>
          <w:tcPr>
            <w:tcW w:w="0" w:type="auto"/>
            <w:hideMark/>
          </w:tcPr>
          <w:p w:rsidRPr="00323C34" w:rsidR="00301EA0" w:rsidP="00301EA0" w:rsidRDefault="00301EA0" w14:paraId="5E9E43E1" w14:textId="77777777">
            <w:pPr>
              <w:spacing w:after="160"/>
            </w:pPr>
            <w:r w:rsidRPr="00323C34">
              <w:t>Text</w:t>
            </w:r>
          </w:p>
        </w:tc>
        <w:tc>
          <w:tcPr>
            <w:tcW w:w="0" w:type="auto"/>
            <w:hideMark/>
          </w:tcPr>
          <w:p w:rsidRPr="00323C34" w:rsidR="00301EA0" w:rsidP="00301EA0" w:rsidRDefault="00301EA0" w14:paraId="789F04BF" w14:textId="77777777">
            <w:pPr>
              <w:spacing w:after="160"/>
            </w:pPr>
            <w:r w:rsidRPr="00323C34">
              <w:t>No</w:t>
            </w:r>
          </w:p>
        </w:tc>
        <w:tc>
          <w:tcPr>
            <w:tcW w:w="0" w:type="auto"/>
            <w:hideMark/>
          </w:tcPr>
          <w:p w:rsidRPr="00323C34" w:rsidR="00301EA0" w:rsidP="00301EA0" w:rsidRDefault="00301EA0" w14:paraId="078616D1" w14:textId="77777777">
            <w:pPr>
              <w:spacing w:after="160"/>
            </w:pPr>
            <w:r w:rsidRPr="00323C34">
              <w:t>Name of hospital if patient was conveyed</w:t>
            </w:r>
          </w:p>
        </w:tc>
      </w:tr>
    </w:tbl>
    <w:p w:rsidRPr="00323C34" w:rsidR="00186693" w:rsidP="006C258F" w:rsidRDefault="00186693" w14:paraId="312DD8C9" w14:textId="2A66EE64">
      <w:pPr>
        <w:pStyle w:val="Heading3"/>
      </w:pPr>
      <w:bookmarkStart w:name="_Toc231625411" w:id="755"/>
      <w:r w:rsidRPr="00323C34">
        <w:t>Media Involvement</w:t>
      </w:r>
      <w:bookmarkEnd w:id="755"/>
    </w:p>
    <w:tbl>
      <w:tblPr>
        <w:tblStyle w:val="SJ"/>
        <w:tblW w:w="0" w:type="auto"/>
        <w:tblLook w:val="04A0" w:firstRow="1" w:lastRow="0" w:firstColumn="1" w:lastColumn="0" w:noHBand="0" w:noVBand="1"/>
      </w:tblPr>
      <w:tblGrid>
        <w:gridCol w:w="1615"/>
        <w:gridCol w:w="1195"/>
        <w:gridCol w:w="1329"/>
        <w:gridCol w:w="4877"/>
      </w:tblGrid>
      <w:tr w:rsidRPr="00323C34" w:rsidR="00C62A87" w:rsidTr="002C6A9F" w14:paraId="0DDD2011"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2C6A9F" w:rsidP="002C6A9F" w:rsidRDefault="002C6A9F" w14:paraId="18A47AA2" w14:textId="77777777">
            <w:pPr>
              <w:spacing w:after="160"/>
              <w:rPr>
                <w:bCs/>
              </w:rPr>
            </w:pPr>
            <w:r w:rsidRPr="00323C34">
              <w:rPr>
                <w:bCs/>
              </w:rPr>
              <w:t>Field</w:t>
            </w:r>
          </w:p>
        </w:tc>
        <w:tc>
          <w:tcPr>
            <w:tcW w:w="0" w:type="auto"/>
            <w:hideMark/>
          </w:tcPr>
          <w:p w:rsidRPr="00323C34" w:rsidR="002C6A9F" w:rsidP="002C6A9F" w:rsidRDefault="002C6A9F" w14:paraId="790160A1" w14:textId="77777777">
            <w:pPr>
              <w:spacing w:after="160"/>
              <w:rPr>
                <w:bCs/>
              </w:rPr>
            </w:pPr>
            <w:r w:rsidRPr="00323C34">
              <w:rPr>
                <w:bCs/>
              </w:rPr>
              <w:t>Type</w:t>
            </w:r>
          </w:p>
        </w:tc>
        <w:tc>
          <w:tcPr>
            <w:tcW w:w="0" w:type="auto"/>
            <w:hideMark/>
          </w:tcPr>
          <w:p w:rsidRPr="00323C34" w:rsidR="002C6A9F" w:rsidP="002C6A9F" w:rsidRDefault="002C6A9F" w14:paraId="44E50124" w14:textId="77777777">
            <w:pPr>
              <w:spacing w:after="160"/>
              <w:rPr>
                <w:bCs/>
              </w:rPr>
            </w:pPr>
            <w:r w:rsidRPr="00323C34">
              <w:rPr>
                <w:bCs/>
              </w:rPr>
              <w:t>Mandatory</w:t>
            </w:r>
          </w:p>
        </w:tc>
        <w:tc>
          <w:tcPr>
            <w:tcW w:w="0" w:type="auto"/>
            <w:hideMark/>
          </w:tcPr>
          <w:p w:rsidRPr="00323C34" w:rsidR="002C6A9F" w:rsidP="002C6A9F" w:rsidRDefault="002C6A9F" w14:paraId="20699746" w14:textId="77777777">
            <w:pPr>
              <w:spacing w:after="160"/>
              <w:rPr>
                <w:bCs/>
              </w:rPr>
            </w:pPr>
            <w:r w:rsidRPr="00323C34">
              <w:rPr>
                <w:bCs/>
              </w:rPr>
              <w:t>Notes</w:t>
            </w:r>
          </w:p>
        </w:tc>
      </w:tr>
      <w:tr w:rsidRPr="00323C34" w:rsidR="00C62A87" w:rsidTr="002C6A9F" w14:paraId="776F7C8C" w14:textId="77777777">
        <w:tc>
          <w:tcPr>
            <w:tcW w:w="0" w:type="auto"/>
            <w:hideMark/>
          </w:tcPr>
          <w:p w:rsidRPr="00323C34" w:rsidR="002C6A9F" w:rsidP="002C6A9F" w:rsidRDefault="002C6A9F" w14:paraId="7723D229" w14:textId="77777777">
            <w:pPr>
              <w:spacing w:after="160"/>
            </w:pPr>
            <w:r w:rsidRPr="00323C34">
              <w:t>Media at Scene</w:t>
            </w:r>
          </w:p>
        </w:tc>
        <w:tc>
          <w:tcPr>
            <w:tcW w:w="0" w:type="auto"/>
            <w:hideMark/>
          </w:tcPr>
          <w:p w:rsidRPr="00323C34" w:rsidR="002C6A9F" w:rsidP="002C6A9F" w:rsidRDefault="002C6A9F" w14:paraId="3442729F" w14:textId="77777777">
            <w:pPr>
              <w:spacing w:after="160"/>
            </w:pPr>
            <w:r w:rsidRPr="00323C34">
              <w:t>Checkbox</w:t>
            </w:r>
          </w:p>
        </w:tc>
        <w:tc>
          <w:tcPr>
            <w:tcW w:w="0" w:type="auto"/>
            <w:hideMark/>
          </w:tcPr>
          <w:p w:rsidRPr="00323C34" w:rsidR="002C6A9F" w:rsidP="002C6A9F" w:rsidRDefault="002C6A9F" w14:paraId="7433FDD3" w14:textId="77777777">
            <w:pPr>
              <w:spacing w:after="160"/>
            </w:pPr>
            <w:r w:rsidRPr="00323C34">
              <w:t>No</w:t>
            </w:r>
          </w:p>
        </w:tc>
        <w:tc>
          <w:tcPr>
            <w:tcW w:w="0" w:type="auto"/>
            <w:hideMark/>
          </w:tcPr>
          <w:p w:rsidRPr="00323C34" w:rsidR="002C6A9F" w:rsidP="002C6A9F" w:rsidRDefault="002C6A9F" w14:paraId="099D6D1C" w14:textId="77777777">
            <w:pPr>
              <w:spacing w:after="160"/>
            </w:pPr>
            <w:r w:rsidRPr="00323C34">
              <w:t>Indicates media presence at the incident</w:t>
            </w:r>
          </w:p>
        </w:tc>
      </w:tr>
      <w:tr w:rsidRPr="00323C34" w:rsidR="00C62A87" w:rsidTr="002C6A9F" w14:paraId="26D36BB6" w14:textId="77777777">
        <w:tc>
          <w:tcPr>
            <w:tcW w:w="0" w:type="auto"/>
            <w:hideMark/>
          </w:tcPr>
          <w:p w:rsidRPr="00323C34" w:rsidR="002C6A9F" w:rsidP="002C6A9F" w:rsidRDefault="002C6A9F" w14:paraId="0B09FB9A" w14:textId="77777777">
            <w:pPr>
              <w:spacing w:after="160"/>
            </w:pPr>
            <w:r w:rsidRPr="00323C34">
              <w:t>Media Name</w:t>
            </w:r>
          </w:p>
        </w:tc>
        <w:tc>
          <w:tcPr>
            <w:tcW w:w="0" w:type="auto"/>
            <w:hideMark/>
          </w:tcPr>
          <w:p w:rsidRPr="00323C34" w:rsidR="002C6A9F" w:rsidP="002C6A9F" w:rsidRDefault="002C6A9F" w14:paraId="1905F66C" w14:textId="77777777">
            <w:pPr>
              <w:spacing w:after="160"/>
            </w:pPr>
            <w:r w:rsidRPr="00323C34">
              <w:t>Text</w:t>
            </w:r>
          </w:p>
        </w:tc>
        <w:tc>
          <w:tcPr>
            <w:tcW w:w="0" w:type="auto"/>
            <w:hideMark/>
          </w:tcPr>
          <w:p w:rsidRPr="00323C34" w:rsidR="002C6A9F" w:rsidP="002C6A9F" w:rsidRDefault="002C6A9F" w14:paraId="14CB5EE9" w14:textId="77777777">
            <w:pPr>
              <w:spacing w:after="160"/>
            </w:pPr>
            <w:r w:rsidRPr="00323C34">
              <w:t>No</w:t>
            </w:r>
          </w:p>
        </w:tc>
        <w:tc>
          <w:tcPr>
            <w:tcW w:w="0" w:type="auto"/>
            <w:hideMark/>
          </w:tcPr>
          <w:p w:rsidRPr="00323C34" w:rsidR="002C6A9F" w:rsidP="002C6A9F" w:rsidRDefault="002C6A9F" w14:paraId="5904C3AB" w14:textId="77777777">
            <w:pPr>
              <w:spacing w:after="160"/>
            </w:pPr>
            <w:r w:rsidRPr="00323C34">
              <w:t>Name of the media organisation or outlet present</w:t>
            </w:r>
          </w:p>
        </w:tc>
      </w:tr>
      <w:tr w:rsidRPr="00323C34" w:rsidR="00C62A87" w:rsidTr="002C6A9F" w14:paraId="7241DE58" w14:textId="77777777">
        <w:tc>
          <w:tcPr>
            <w:tcW w:w="0" w:type="auto"/>
            <w:hideMark/>
          </w:tcPr>
          <w:p w:rsidRPr="00323C34" w:rsidR="002C6A9F" w:rsidP="002C6A9F" w:rsidRDefault="002C6A9F" w14:paraId="17D7F0DF" w14:textId="77777777">
            <w:pPr>
              <w:spacing w:after="160"/>
            </w:pPr>
            <w:r w:rsidRPr="00323C34">
              <w:t>SDC Comms Notification</w:t>
            </w:r>
          </w:p>
        </w:tc>
        <w:tc>
          <w:tcPr>
            <w:tcW w:w="0" w:type="auto"/>
            <w:hideMark/>
          </w:tcPr>
          <w:p w:rsidRPr="00323C34" w:rsidR="002C6A9F" w:rsidP="002C6A9F" w:rsidRDefault="002C6A9F" w14:paraId="524066FD" w14:textId="77777777">
            <w:pPr>
              <w:spacing w:after="160"/>
            </w:pPr>
            <w:r w:rsidRPr="00323C34">
              <w:t>Prompt</w:t>
            </w:r>
          </w:p>
        </w:tc>
        <w:tc>
          <w:tcPr>
            <w:tcW w:w="0" w:type="auto"/>
            <w:hideMark/>
          </w:tcPr>
          <w:p w:rsidRPr="00323C34" w:rsidR="002C6A9F" w:rsidP="002C6A9F" w:rsidRDefault="002C6A9F" w14:paraId="0BBBD8CC" w14:textId="77777777">
            <w:pPr>
              <w:spacing w:after="160"/>
            </w:pPr>
            <w:r w:rsidRPr="00323C34">
              <w:t>—</w:t>
            </w:r>
          </w:p>
        </w:tc>
        <w:tc>
          <w:tcPr>
            <w:tcW w:w="0" w:type="auto"/>
            <w:hideMark/>
          </w:tcPr>
          <w:p w:rsidRPr="00323C34" w:rsidR="002C6A9F" w:rsidP="00F554DD" w:rsidRDefault="002C6A9F" w14:paraId="4078B844" w14:textId="60164BB6">
            <w:pPr>
              <w:spacing w:after="160"/>
            </w:pPr>
            <w:r w:rsidRPr="00323C34">
              <w:t>A prompt or reminder mechanism shall be surfaced when media presence is indicated, to ensure the Controller notifies the SDC Communications team.</w:t>
            </w:r>
          </w:p>
        </w:tc>
      </w:tr>
    </w:tbl>
    <w:p w:rsidRPr="00323C34" w:rsidR="002C6A9F" w:rsidP="002C6A9F" w:rsidRDefault="002C6A9F" w14:paraId="7BBA573A" w14:textId="77777777"/>
    <w:p w:rsidRPr="00323C34" w:rsidR="00186693" w:rsidP="006C258F" w:rsidRDefault="00186693" w14:paraId="6C0E523F" w14:textId="134B09CD">
      <w:pPr>
        <w:pStyle w:val="Heading3"/>
      </w:pPr>
      <w:bookmarkStart w:name="_Toc231625412" w:id="756"/>
      <w:r w:rsidRPr="00323C34">
        <w:t>Property and Vehicles</w:t>
      </w:r>
      <w:bookmarkEnd w:id="756"/>
    </w:p>
    <w:p w:rsidRPr="00323C34" w:rsidR="00162C8C" w:rsidP="003F4C8A" w:rsidRDefault="00162C8C" w14:paraId="22CA269B" w14:textId="1C97C661">
      <w:pPr>
        <w:pStyle w:val="Heading4"/>
      </w:pPr>
      <w:r w:rsidRPr="00323C34">
        <w:t>Property Damage</w:t>
      </w:r>
    </w:p>
    <w:tbl>
      <w:tblPr>
        <w:tblStyle w:val="SJ"/>
        <w:tblW w:w="0" w:type="auto"/>
        <w:tblLook w:val="04A0" w:firstRow="1" w:lastRow="0" w:firstColumn="1" w:lastColumn="0" w:noHBand="0" w:noVBand="1"/>
      </w:tblPr>
      <w:tblGrid>
        <w:gridCol w:w="2032"/>
        <w:gridCol w:w="1195"/>
        <w:gridCol w:w="1329"/>
        <w:gridCol w:w="4460"/>
      </w:tblGrid>
      <w:tr w:rsidRPr="00323C34" w:rsidR="00C62A87" w:rsidTr="002C6A9F" w14:paraId="1DE0283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2C6A9F" w:rsidP="002C6A9F" w:rsidRDefault="002C6A9F" w14:paraId="2816BA2E" w14:textId="77777777">
            <w:pPr>
              <w:spacing w:after="160"/>
              <w:rPr>
                <w:bCs/>
              </w:rPr>
            </w:pPr>
            <w:r w:rsidRPr="00323C34">
              <w:rPr>
                <w:bCs/>
              </w:rPr>
              <w:t>Field</w:t>
            </w:r>
          </w:p>
        </w:tc>
        <w:tc>
          <w:tcPr>
            <w:tcW w:w="0" w:type="auto"/>
            <w:hideMark/>
          </w:tcPr>
          <w:p w:rsidRPr="00323C34" w:rsidR="002C6A9F" w:rsidP="002C6A9F" w:rsidRDefault="002C6A9F" w14:paraId="0AF140D2" w14:textId="77777777">
            <w:pPr>
              <w:spacing w:after="160"/>
              <w:rPr>
                <w:bCs/>
              </w:rPr>
            </w:pPr>
            <w:r w:rsidRPr="00323C34">
              <w:rPr>
                <w:bCs/>
              </w:rPr>
              <w:t>Type</w:t>
            </w:r>
          </w:p>
        </w:tc>
        <w:tc>
          <w:tcPr>
            <w:tcW w:w="0" w:type="auto"/>
            <w:hideMark/>
          </w:tcPr>
          <w:p w:rsidRPr="00323C34" w:rsidR="002C6A9F" w:rsidP="002C6A9F" w:rsidRDefault="002C6A9F" w14:paraId="6450750E" w14:textId="77777777">
            <w:pPr>
              <w:spacing w:after="160"/>
              <w:rPr>
                <w:bCs/>
              </w:rPr>
            </w:pPr>
            <w:r w:rsidRPr="00323C34">
              <w:rPr>
                <w:bCs/>
              </w:rPr>
              <w:t>Mandatory</w:t>
            </w:r>
          </w:p>
        </w:tc>
        <w:tc>
          <w:tcPr>
            <w:tcW w:w="0" w:type="auto"/>
            <w:hideMark/>
          </w:tcPr>
          <w:p w:rsidRPr="00323C34" w:rsidR="002C6A9F" w:rsidP="002C6A9F" w:rsidRDefault="002C6A9F" w14:paraId="7DA77FD6" w14:textId="77777777">
            <w:pPr>
              <w:spacing w:after="160"/>
              <w:rPr>
                <w:bCs/>
              </w:rPr>
            </w:pPr>
            <w:r w:rsidRPr="00323C34">
              <w:rPr>
                <w:bCs/>
              </w:rPr>
              <w:t>Notes</w:t>
            </w:r>
          </w:p>
        </w:tc>
      </w:tr>
      <w:tr w:rsidRPr="00323C34" w:rsidR="00C62A87" w:rsidTr="002C6A9F" w14:paraId="0E031A52" w14:textId="77777777">
        <w:tc>
          <w:tcPr>
            <w:tcW w:w="0" w:type="auto"/>
            <w:hideMark/>
          </w:tcPr>
          <w:p w:rsidRPr="00323C34" w:rsidR="002C6A9F" w:rsidP="002C6A9F" w:rsidRDefault="002C6A9F" w14:paraId="3B734FA6" w14:textId="77777777">
            <w:pPr>
              <w:spacing w:after="160"/>
            </w:pPr>
            <w:r w:rsidRPr="00323C34">
              <w:t>SDC Property Damaged</w:t>
            </w:r>
          </w:p>
        </w:tc>
        <w:tc>
          <w:tcPr>
            <w:tcW w:w="0" w:type="auto"/>
            <w:hideMark/>
          </w:tcPr>
          <w:p w:rsidRPr="00323C34" w:rsidR="002C6A9F" w:rsidP="002C6A9F" w:rsidRDefault="002C6A9F" w14:paraId="51C35757" w14:textId="77777777">
            <w:pPr>
              <w:spacing w:after="160"/>
            </w:pPr>
            <w:r w:rsidRPr="00323C34">
              <w:t>Checkbox</w:t>
            </w:r>
          </w:p>
        </w:tc>
        <w:tc>
          <w:tcPr>
            <w:tcW w:w="0" w:type="auto"/>
            <w:hideMark/>
          </w:tcPr>
          <w:p w:rsidRPr="00323C34" w:rsidR="002C6A9F" w:rsidP="002C6A9F" w:rsidRDefault="002C6A9F" w14:paraId="4DFA7BBF" w14:textId="77777777">
            <w:pPr>
              <w:spacing w:after="160"/>
            </w:pPr>
            <w:r w:rsidRPr="00323C34">
              <w:t>No</w:t>
            </w:r>
          </w:p>
        </w:tc>
        <w:tc>
          <w:tcPr>
            <w:tcW w:w="0" w:type="auto"/>
            <w:hideMark/>
          </w:tcPr>
          <w:p w:rsidRPr="00323C34" w:rsidR="002C6A9F" w:rsidP="002C6A9F" w:rsidRDefault="002C6A9F" w14:paraId="1D6A31BE" w14:textId="77777777">
            <w:pPr>
              <w:spacing w:after="160"/>
            </w:pPr>
            <w:r w:rsidRPr="00323C34">
              <w:t>Indicates whether SDC-owned property was damaged in the incident</w:t>
            </w:r>
          </w:p>
        </w:tc>
      </w:tr>
      <w:tr w:rsidRPr="00323C34" w:rsidR="00C62A87" w:rsidTr="002C6A9F" w14:paraId="794D6986" w14:textId="77777777">
        <w:tc>
          <w:tcPr>
            <w:tcW w:w="0" w:type="auto"/>
            <w:hideMark/>
          </w:tcPr>
          <w:p w:rsidRPr="00323C34" w:rsidR="002C6A9F" w:rsidP="002C6A9F" w:rsidRDefault="002C6A9F" w14:paraId="28157C87" w14:textId="77777777">
            <w:pPr>
              <w:spacing w:after="160"/>
            </w:pPr>
            <w:r w:rsidRPr="00323C34">
              <w:t>Description</w:t>
            </w:r>
          </w:p>
        </w:tc>
        <w:tc>
          <w:tcPr>
            <w:tcW w:w="0" w:type="auto"/>
            <w:hideMark/>
          </w:tcPr>
          <w:p w:rsidRPr="00323C34" w:rsidR="002C6A9F" w:rsidP="002C6A9F" w:rsidRDefault="002C6A9F" w14:paraId="5B571E7C" w14:textId="77777777">
            <w:pPr>
              <w:spacing w:after="160"/>
            </w:pPr>
            <w:r w:rsidRPr="00323C34">
              <w:t>Text</w:t>
            </w:r>
          </w:p>
        </w:tc>
        <w:tc>
          <w:tcPr>
            <w:tcW w:w="0" w:type="auto"/>
            <w:hideMark/>
          </w:tcPr>
          <w:p w:rsidRPr="00323C34" w:rsidR="002C6A9F" w:rsidP="002C6A9F" w:rsidRDefault="002C6A9F" w14:paraId="383953EA" w14:textId="77777777">
            <w:pPr>
              <w:spacing w:after="160"/>
            </w:pPr>
            <w:r w:rsidRPr="00323C34">
              <w:t>No</w:t>
            </w:r>
          </w:p>
        </w:tc>
        <w:tc>
          <w:tcPr>
            <w:tcW w:w="0" w:type="auto"/>
            <w:hideMark/>
          </w:tcPr>
          <w:p w:rsidRPr="00323C34" w:rsidR="002C6A9F" w:rsidP="002C6A9F" w:rsidRDefault="002C6A9F" w14:paraId="0A54FBD2" w14:textId="77777777">
            <w:pPr>
              <w:spacing w:after="160"/>
            </w:pPr>
            <w:r w:rsidRPr="00323C34">
              <w:t>Description of damage where applicable</w:t>
            </w:r>
          </w:p>
        </w:tc>
      </w:tr>
    </w:tbl>
    <w:p w:rsidRPr="00323C34" w:rsidR="002C6A9F" w:rsidP="003F4C8A" w:rsidRDefault="00162C8C" w14:paraId="1B9884AF" w14:textId="131D7511">
      <w:pPr>
        <w:pStyle w:val="Heading4"/>
      </w:pPr>
      <w:r w:rsidRPr="00323C34">
        <w:t>Vehicles Involved</w:t>
      </w:r>
    </w:p>
    <w:tbl>
      <w:tblPr>
        <w:tblStyle w:val="SJ"/>
        <w:tblW w:w="0" w:type="auto"/>
        <w:tblLook w:val="04A0" w:firstRow="1" w:lastRow="0" w:firstColumn="1" w:lastColumn="0" w:noHBand="0" w:noVBand="1"/>
      </w:tblPr>
      <w:tblGrid>
        <w:gridCol w:w="2160"/>
        <w:gridCol w:w="1195"/>
        <w:gridCol w:w="1329"/>
        <w:gridCol w:w="4332"/>
      </w:tblGrid>
      <w:tr w:rsidRPr="00323C34" w:rsidR="00C62A87" w:rsidTr="00310AF6" w14:paraId="316C0412"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310AF6" w:rsidP="00310AF6" w:rsidRDefault="00310AF6" w14:paraId="03793313" w14:textId="77777777">
            <w:pPr>
              <w:spacing w:after="160"/>
              <w:rPr>
                <w:bCs/>
              </w:rPr>
            </w:pPr>
            <w:r w:rsidRPr="00323C34">
              <w:rPr>
                <w:bCs/>
              </w:rPr>
              <w:t>Field</w:t>
            </w:r>
          </w:p>
        </w:tc>
        <w:tc>
          <w:tcPr>
            <w:tcW w:w="0" w:type="auto"/>
            <w:hideMark/>
          </w:tcPr>
          <w:p w:rsidRPr="00323C34" w:rsidR="00310AF6" w:rsidP="00310AF6" w:rsidRDefault="00310AF6" w14:paraId="5BA90D4F" w14:textId="77777777">
            <w:pPr>
              <w:spacing w:after="160"/>
              <w:rPr>
                <w:bCs/>
              </w:rPr>
            </w:pPr>
            <w:r w:rsidRPr="00323C34">
              <w:rPr>
                <w:bCs/>
              </w:rPr>
              <w:t>Type</w:t>
            </w:r>
          </w:p>
        </w:tc>
        <w:tc>
          <w:tcPr>
            <w:tcW w:w="0" w:type="auto"/>
            <w:hideMark/>
          </w:tcPr>
          <w:p w:rsidRPr="00323C34" w:rsidR="00310AF6" w:rsidP="00310AF6" w:rsidRDefault="00310AF6" w14:paraId="7F706C62" w14:textId="77777777">
            <w:pPr>
              <w:spacing w:after="160"/>
              <w:rPr>
                <w:bCs/>
              </w:rPr>
            </w:pPr>
            <w:r w:rsidRPr="00323C34">
              <w:rPr>
                <w:bCs/>
              </w:rPr>
              <w:t>Mandatory</w:t>
            </w:r>
          </w:p>
        </w:tc>
        <w:tc>
          <w:tcPr>
            <w:tcW w:w="0" w:type="auto"/>
            <w:hideMark/>
          </w:tcPr>
          <w:p w:rsidRPr="00323C34" w:rsidR="00310AF6" w:rsidP="00310AF6" w:rsidRDefault="00310AF6" w14:paraId="16FADFE5" w14:textId="77777777">
            <w:pPr>
              <w:spacing w:after="160"/>
              <w:rPr>
                <w:bCs/>
              </w:rPr>
            </w:pPr>
            <w:r w:rsidRPr="00323C34">
              <w:rPr>
                <w:bCs/>
              </w:rPr>
              <w:t>Notes</w:t>
            </w:r>
          </w:p>
        </w:tc>
      </w:tr>
      <w:tr w:rsidRPr="00323C34" w:rsidR="00C62A87" w:rsidTr="00310AF6" w14:paraId="020E16E2" w14:textId="77777777">
        <w:tc>
          <w:tcPr>
            <w:tcW w:w="0" w:type="auto"/>
            <w:hideMark/>
          </w:tcPr>
          <w:p w:rsidRPr="00323C34" w:rsidR="00310AF6" w:rsidP="00310AF6" w:rsidRDefault="00310AF6" w14:paraId="17E50301" w14:textId="77777777">
            <w:pPr>
              <w:spacing w:after="160"/>
            </w:pPr>
            <w:r w:rsidRPr="00323C34">
              <w:t>SDC Vehicle Involved</w:t>
            </w:r>
          </w:p>
        </w:tc>
        <w:tc>
          <w:tcPr>
            <w:tcW w:w="0" w:type="auto"/>
            <w:hideMark/>
          </w:tcPr>
          <w:p w:rsidRPr="00323C34" w:rsidR="00310AF6" w:rsidP="00310AF6" w:rsidRDefault="00310AF6" w14:paraId="47B0F662" w14:textId="77777777">
            <w:pPr>
              <w:spacing w:after="160"/>
            </w:pPr>
            <w:r w:rsidRPr="00323C34">
              <w:t>Checkbox</w:t>
            </w:r>
          </w:p>
        </w:tc>
        <w:tc>
          <w:tcPr>
            <w:tcW w:w="0" w:type="auto"/>
            <w:hideMark/>
          </w:tcPr>
          <w:p w:rsidRPr="00323C34" w:rsidR="00310AF6" w:rsidP="00310AF6" w:rsidRDefault="00310AF6" w14:paraId="6AE8F034" w14:textId="77777777">
            <w:pPr>
              <w:spacing w:after="160"/>
            </w:pPr>
            <w:r w:rsidRPr="00323C34">
              <w:t>No</w:t>
            </w:r>
          </w:p>
        </w:tc>
        <w:tc>
          <w:tcPr>
            <w:tcW w:w="0" w:type="auto"/>
            <w:hideMark/>
          </w:tcPr>
          <w:p w:rsidRPr="00323C34" w:rsidR="00310AF6" w:rsidP="00310AF6" w:rsidRDefault="00310AF6" w14:paraId="0553FC98" w14:textId="77777777">
            <w:pPr>
              <w:spacing w:after="160"/>
            </w:pPr>
            <w:r w:rsidRPr="00323C34">
              <w:t>Indicates whether an SDC-owned vehicle was involved</w:t>
            </w:r>
          </w:p>
        </w:tc>
      </w:tr>
      <w:tr w:rsidRPr="00323C34" w:rsidR="00C62A87" w:rsidTr="00310AF6" w14:paraId="24F8502C" w14:textId="77777777">
        <w:tc>
          <w:tcPr>
            <w:tcW w:w="0" w:type="auto"/>
            <w:hideMark/>
          </w:tcPr>
          <w:p w:rsidRPr="00323C34" w:rsidR="00310AF6" w:rsidP="00310AF6" w:rsidRDefault="00310AF6" w14:paraId="71909066" w14:textId="77777777">
            <w:pPr>
              <w:spacing w:after="160"/>
            </w:pPr>
            <w:r w:rsidRPr="00323C34">
              <w:t>Vehicle Model</w:t>
            </w:r>
          </w:p>
        </w:tc>
        <w:tc>
          <w:tcPr>
            <w:tcW w:w="0" w:type="auto"/>
            <w:hideMark/>
          </w:tcPr>
          <w:p w:rsidRPr="00323C34" w:rsidR="00310AF6" w:rsidP="00310AF6" w:rsidRDefault="00310AF6" w14:paraId="52009104" w14:textId="77777777">
            <w:pPr>
              <w:spacing w:after="160"/>
            </w:pPr>
            <w:r w:rsidRPr="00323C34">
              <w:t>Text</w:t>
            </w:r>
          </w:p>
        </w:tc>
        <w:tc>
          <w:tcPr>
            <w:tcW w:w="0" w:type="auto"/>
            <w:hideMark/>
          </w:tcPr>
          <w:p w:rsidRPr="00323C34" w:rsidR="00310AF6" w:rsidP="00310AF6" w:rsidRDefault="00310AF6" w14:paraId="7AC82FE0" w14:textId="77777777">
            <w:pPr>
              <w:spacing w:after="160"/>
            </w:pPr>
            <w:r w:rsidRPr="00323C34">
              <w:t>No</w:t>
            </w:r>
          </w:p>
        </w:tc>
        <w:tc>
          <w:tcPr>
            <w:tcW w:w="0" w:type="auto"/>
            <w:hideMark/>
          </w:tcPr>
          <w:p w:rsidRPr="00323C34" w:rsidR="00310AF6" w:rsidP="00310AF6" w:rsidRDefault="00310AF6" w14:paraId="6CE19404" w14:textId="77777777">
            <w:pPr>
              <w:spacing w:after="160"/>
            </w:pPr>
          </w:p>
        </w:tc>
      </w:tr>
      <w:tr w:rsidRPr="00323C34" w:rsidR="00C62A87" w:rsidTr="00310AF6" w14:paraId="6AFBD5BE" w14:textId="77777777">
        <w:tc>
          <w:tcPr>
            <w:tcW w:w="0" w:type="auto"/>
            <w:hideMark/>
          </w:tcPr>
          <w:p w:rsidRPr="00323C34" w:rsidR="00310AF6" w:rsidP="00310AF6" w:rsidRDefault="00310AF6" w14:paraId="65285F0E" w14:textId="77777777">
            <w:pPr>
              <w:spacing w:after="160"/>
            </w:pPr>
            <w:r w:rsidRPr="00323C34">
              <w:t>Vehicle Number</w:t>
            </w:r>
          </w:p>
        </w:tc>
        <w:tc>
          <w:tcPr>
            <w:tcW w:w="0" w:type="auto"/>
            <w:hideMark/>
          </w:tcPr>
          <w:p w:rsidRPr="00323C34" w:rsidR="00310AF6" w:rsidP="00310AF6" w:rsidRDefault="00310AF6" w14:paraId="58D38955" w14:textId="77777777">
            <w:pPr>
              <w:spacing w:after="160"/>
            </w:pPr>
            <w:r w:rsidRPr="00323C34">
              <w:t>Text</w:t>
            </w:r>
          </w:p>
        </w:tc>
        <w:tc>
          <w:tcPr>
            <w:tcW w:w="0" w:type="auto"/>
            <w:hideMark/>
          </w:tcPr>
          <w:p w:rsidRPr="00323C34" w:rsidR="00310AF6" w:rsidP="00310AF6" w:rsidRDefault="00310AF6" w14:paraId="46485546" w14:textId="77777777">
            <w:pPr>
              <w:spacing w:after="160"/>
            </w:pPr>
            <w:r w:rsidRPr="00323C34">
              <w:t>No</w:t>
            </w:r>
          </w:p>
        </w:tc>
        <w:tc>
          <w:tcPr>
            <w:tcW w:w="0" w:type="auto"/>
            <w:hideMark/>
          </w:tcPr>
          <w:p w:rsidRPr="00323C34" w:rsidR="00310AF6" w:rsidP="00310AF6" w:rsidRDefault="00310AF6" w14:paraId="5FFC3EA3" w14:textId="77777777">
            <w:pPr>
              <w:spacing w:after="160"/>
            </w:pPr>
          </w:p>
        </w:tc>
      </w:tr>
      <w:tr w:rsidRPr="00323C34" w:rsidR="00C62A87" w:rsidTr="00310AF6" w14:paraId="1587C443" w14:textId="77777777">
        <w:tc>
          <w:tcPr>
            <w:tcW w:w="0" w:type="auto"/>
            <w:hideMark/>
          </w:tcPr>
          <w:p w:rsidRPr="00323C34" w:rsidR="00310AF6" w:rsidP="00310AF6" w:rsidRDefault="00310AF6" w14:paraId="5A43D4C1" w14:textId="77777777">
            <w:pPr>
              <w:spacing w:after="160"/>
            </w:pPr>
            <w:r w:rsidRPr="00323C34">
              <w:t>Driver Name</w:t>
            </w:r>
          </w:p>
        </w:tc>
        <w:tc>
          <w:tcPr>
            <w:tcW w:w="0" w:type="auto"/>
            <w:hideMark/>
          </w:tcPr>
          <w:p w:rsidRPr="00323C34" w:rsidR="00310AF6" w:rsidP="00310AF6" w:rsidRDefault="00310AF6" w14:paraId="7745DE54" w14:textId="77777777">
            <w:pPr>
              <w:spacing w:after="160"/>
            </w:pPr>
            <w:r w:rsidRPr="00323C34">
              <w:t>Text</w:t>
            </w:r>
          </w:p>
        </w:tc>
        <w:tc>
          <w:tcPr>
            <w:tcW w:w="0" w:type="auto"/>
            <w:hideMark/>
          </w:tcPr>
          <w:p w:rsidRPr="00323C34" w:rsidR="00310AF6" w:rsidP="00310AF6" w:rsidRDefault="00310AF6" w14:paraId="4E6F4423" w14:textId="77777777">
            <w:pPr>
              <w:spacing w:after="160"/>
            </w:pPr>
            <w:r w:rsidRPr="00323C34">
              <w:t>No</w:t>
            </w:r>
          </w:p>
        </w:tc>
        <w:tc>
          <w:tcPr>
            <w:tcW w:w="0" w:type="auto"/>
            <w:hideMark/>
          </w:tcPr>
          <w:p w:rsidRPr="00323C34" w:rsidR="00310AF6" w:rsidP="00310AF6" w:rsidRDefault="00310AF6" w14:paraId="1D95C3DD" w14:textId="77777777">
            <w:pPr>
              <w:spacing w:after="160"/>
            </w:pPr>
          </w:p>
        </w:tc>
      </w:tr>
      <w:tr w:rsidRPr="00323C34" w:rsidR="00C62A87" w:rsidTr="00310AF6" w14:paraId="6E065031" w14:textId="77777777">
        <w:tc>
          <w:tcPr>
            <w:tcW w:w="0" w:type="auto"/>
            <w:hideMark/>
          </w:tcPr>
          <w:p w:rsidRPr="00323C34" w:rsidR="00310AF6" w:rsidP="00310AF6" w:rsidRDefault="00310AF6" w14:paraId="1481030D" w14:textId="77777777">
            <w:pPr>
              <w:spacing w:after="160"/>
            </w:pPr>
            <w:r w:rsidRPr="00323C34">
              <w:t>Driver Contact Number</w:t>
            </w:r>
          </w:p>
        </w:tc>
        <w:tc>
          <w:tcPr>
            <w:tcW w:w="0" w:type="auto"/>
            <w:hideMark/>
          </w:tcPr>
          <w:p w:rsidRPr="00323C34" w:rsidR="00310AF6" w:rsidP="00310AF6" w:rsidRDefault="00310AF6" w14:paraId="345ED2DB" w14:textId="77777777">
            <w:pPr>
              <w:spacing w:after="160"/>
            </w:pPr>
            <w:r w:rsidRPr="00323C34">
              <w:t>Text</w:t>
            </w:r>
          </w:p>
        </w:tc>
        <w:tc>
          <w:tcPr>
            <w:tcW w:w="0" w:type="auto"/>
            <w:hideMark/>
          </w:tcPr>
          <w:p w:rsidRPr="00323C34" w:rsidR="00310AF6" w:rsidP="00310AF6" w:rsidRDefault="00310AF6" w14:paraId="34CBD9D3" w14:textId="77777777">
            <w:pPr>
              <w:spacing w:after="160"/>
            </w:pPr>
            <w:r w:rsidRPr="00323C34">
              <w:t>No</w:t>
            </w:r>
          </w:p>
        </w:tc>
        <w:tc>
          <w:tcPr>
            <w:tcW w:w="0" w:type="auto"/>
            <w:hideMark/>
          </w:tcPr>
          <w:p w:rsidRPr="00323C34" w:rsidR="00310AF6" w:rsidP="00310AF6" w:rsidRDefault="00310AF6" w14:paraId="0B704B52" w14:textId="77777777">
            <w:pPr>
              <w:spacing w:after="160"/>
            </w:pPr>
          </w:p>
        </w:tc>
      </w:tr>
      <w:tr w:rsidRPr="00323C34" w:rsidR="00C62A87" w:rsidTr="00310AF6" w14:paraId="454FAD5E" w14:textId="77777777">
        <w:tc>
          <w:tcPr>
            <w:tcW w:w="0" w:type="auto"/>
            <w:hideMark/>
          </w:tcPr>
          <w:p w:rsidRPr="00323C34" w:rsidR="00310AF6" w:rsidP="00310AF6" w:rsidRDefault="00310AF6" w14:paraId="033F6BFA" w14:textId="77777777">
            <w:pPr>
              <w:spacing w:after="160"/>
            </w:pPr>
            <w:r w:rsidRPr="00323C34">
              <w:t>Driving Licence Number</w:t>
            </w:r>
          </w:p>
        </w:tc>
        <w:tc>
          <w:tcPr>
            <w:tcW w:w="0" w:type="auto"/>
            <w:hideMark/>
          </w:tcPr>
          <w:p w:rsidRPr="00323C34" w:rsidR="00310AF6" w:rsidP="00310AF6" w:rsidRDefault="00310AF6" w14:paraId="331E192F" w14:textId="77777777">
            <w:pPr>
              <w:spacing w:after="160"/>
            </w:pPr>
            <w:r w:rsidRPr="00323C34">
              <w:t>Text</w:t>
            </w:r>
          </w:p>
        </w:tc>
        <w:tc>
          <w:tcPr>
            <w:tcW w:w="0" w:type="auto"/>
            <w:hideMark/>
          </w:tcPr>
          <w:p w:rsidRPr="00323C34" w:rsidR="00310AF6" w:rsidP="00310AF6" w:rsidRDefault="00310AF6" w14:paraId="24B8DEDE" w14:textId="77777777">
            <w:pPr>
              <w:spacing w:after="160"/>
            </w:pPr>
            <w:r w:rsidRPr="00323C34">
              <w:t>No</w:t>
            </w:r>
          </w:p>
        </w:tc>
        <w:tc>
          <w:tcPr>
            <w:tcW w:w="0" w:type="auto"/>
            <w:hideMark/>
          </w:tcPr>
          <w:p w:rsidRPr="00323C34" w:rsidR="00310AF6" w:rsidP="00310AF6" w:rsidRDefault="00310AF6" w14:paraId="634ABD5E" w14:textId="77777777">
            <w:pPr>
              <w:spacing w:after="160"/>
            </w:pPr>
          </w:p>
        </w:tc>
      </w:tr>
      <w:tr w:rsidRPr="00323C34" w:rsidR="00C62A87" w:rsidTr="00310AF6" w14:paraId="220379C8" w14:textId="77777777">
        <w:tc>
          <w:tcPr>
            <w:tcW w:w="0" w:type="auto"/>
            <w:hideMark/>
          </w:tcPr>
          <w:p w:rsidRPr="00323C34" w:rsidR="00310AF6" w:rsidP="00310AF6" w:rsidRDefault="00310AF6" w14:paraId="1CBAD068" w14:textId="77777777">
            <w:pPr>
              <w:spacing w:after="160"/>
            </w:pPr>
            <w:r w:rsidRPr="00323C34">
              <w:t>Driver Address</w:t>
            </w:r>
          </w:p>
        </w:tc>
        <w:tc>
          <w:tcPr>
            <w:tcW w:w="0" w:type="auto"/>
            <w:hideMark/>
          </w:tcPr>
          <w:p w:rsidRPr="00323C34" w:rsidR="00310AF6" w:rsidP="00310AF6" w:rsidRDefault="00310AF6" w14:paraId="45D9F6C7" w14:textId="77777777">
            <w:pPr>
              <w:spacing w:after="160"/>
            </w:pPr>
            <w:r w:rsidRPr="00323C34">
              <w:t>Text</w:t>
            </w:r>
          </w:p>
        </w:tc>
        <w:tc>
          <w:tcPr>
            <w:tcW w:w="0" w:type="auto"/>
            <w:hideMark/>
          </w:tcPr>
          <w:p w:rsidRPr="00323C34" w:rsidR="00310AF6" w:rsidP="00310AF6" w:rsidRDefault="00310AF6" w14:paraId="55DD17B1" w14:textId="77777777">
            <w:pPr>
              <w:spacing w:after="160"/>
            </w:pPr>
            <w:r w:rsidRPr="00323C34">
              <w:t>No</w:t>
            </w:r>
          </w:p>
        </w:tc>
        <w:tc>
          <w:tcPr>
            <w:tcW w:w="0" w:type="auto"/>
            <w:hideMark/>
          </w:tcPr>
          <w:p w:rsidRPr="00323C34" w:rsidR="00310AF6" w:rsidP="00310AF6" w:rsidRDefault="00310AF6" w14:paraId="1DE2D49E" w14:textId="77777777">
            <w:pPr>
              <w:spacing w:after="160"/>
            </w:pPr>
          </w:p>
        </w:tc>
      </w:tr>
      <w:tr w:rsidRPr="00323C34" w:rsidR="00C62A87" w:rsidTr="00310AF6" w14:paraId="3047C347" w14:textId="77777777">
        <w:tc>
          <w:tcPr>
            <w:tcW w:w="0" w:type="auto"/>
            <w:hideMark/>
          </w:tcPr>
          <w:p w:rsidRPr="00323C34" w:rsidR="00310AF6" w:rsidP="00310AF6" w:rsidRDefault="00310AF6" w14:paraId="7A63B2F6" w14:textId="77777777">
            <w:pPr>
              <w:spacing w:after="160"/>
            </w:pPr>
            <w:r w:rsidRPr="00323C34">
              <w:t>Remarks</w:t>
            </w:r>
          </w:p>
        </w:tc>
        <w:tc>
          <w:tcPr>
            <w:tcW w:w="0" w:type="auto"/>
            <w:hideMark/>
          </w:tcPr>
          <w:p w:rsidRPr="00323C34" w:rsidR="00310AF6" w:rsidP="00310AF6" w:rsidRDefault="00310AF6" w14:paraId="5DD5883E" w14:textId="77777777">
            <w:pPr>
              <w:spacing w:after="160"/>
            </w:pPr>
            <w:r w:rsidRPr="00323C34">
              <w:t>Text</w:t>
            </w:r>
          </w:p>
        </w:tc>
        <w:tc>
          <w:tcPr>
            <w:tcW w:w="0" w:type="auto"/>
            <w:hideMark/>
          </w:tcPr>
          <w:p w:rsidRPr="00323C34" w:rsidR="00310AF6" w:rsidP="00310AF6" w:rsidRDefault="00310AF6" w14:paraId="63D89C8C" w14:textId="77777777">
            <w:pPr>
              <w:spacing w:after="160"/>
            </w:pPr>
            <w:r w:rsidRPr="00323C34">
              <w:t>No</w:t>
            </w:r>
          </w:p>
        </w:tc>
        <w:tc>
          <w:tcPr>
            <w:tcW w:w="0" w:type="auto"/>
            <w:hideMark/>
          </w:tcPr>
          <w:p w:rsidRPr="00323C34" w:rsidR="00310AF6" w:rsidP="00310AF6" w:rsidRDefault="00310AF6" w14:paraId="07FA8187" w14:textId="77777777">
            <w:pPr>
              <w:spacing w:after="160"/>
            </w:pPr>
          </w:p>
        </w:tc>
      </w:tr>
    </w:tbl>
    <w:p w:rsidRPr="00323C34" w:rsidR="00186693" w:rsidP="006C258F" w:rsidRDefault="00186693" w14:paraId="321CC146" w14:textId="76967E08">
      <w:pPr>
        <w:pStyle w:val="Heading3"/>
      </w:pPr>
      <w:bookmarkStart w:name="_Toc231625413" w:id="757"/>
      <w:r w:rsidRPr="00323C34">
        <w:t>Personal Injuries</w:t>
      </w:r>
      <w:bookmarkEnd w:id="757"/>
    </w:p>
    <w:tbl>
      <w:tblPr>
        <w:tblStyle w:val="SJ"/>
        <w:tblW w:w="0" w:type="auto"/>
        <w:tblLook w:val="04A0" w:firstRow="1" w:lastRow="0" w:firstColumn="1" w:lastColumn="0" w:noHBand="0" w:noVBand="1"/>
      </w:tblPr>
      <w:tblGrid>
        <w:gridCol w:w="1813"/>
        <w:gridCol w:w="1461"/>
        <w:gridCol w:w="1329"/>
        <w:gridCol w:w="4413"/>
      </w:tblGrid>
      <w:tr w:rsidRPr="00323C34" w:rsidR="00C62A87" w:rsidTr="00310AF6" w14:paraId="0023E4B3"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310AF6" w:rsidP="00310AF6" w:rsidRDefault="00310AF6" w14:paraId="4E214FA6" w14:textId="77777777">
            <w:pPr>
              <w:spacing w:after="160"/>
              <w:rPr>
                <w:bCs/>
              </w:rPr>
            </w:pPr>
            <w:r w:rsidRPr="00323C34">
              <w:rPr>
                <w:bCs/>
              </w:rPr>
              <w:t>Field</w:t>
            </w:r>
          </w:p>
        </w:tc>
        <w:tc>
          <w:tcPr>
            <w:tcW w:w="0" w:type="auto"/>
            <w:hideMark/>
          </w:tcPr>
          <w:p w:rsidRPr="00323C34" w:rsidR="00310AF6" w:rsidP="00310AF6" w:rsidRDefault="00310AF6" w14:paraId="6EF96127" w14:textId="77777777">
            <w:pPr>
              <w:spacing w:after="160"/>
              <w:rPr>
                <w:bCs/>
              </w:rPr>
            </w:pPr>
            <w:r w:rsidRPr="00323C34">
              <w:rPr>
                <w:bCs/>
              </w:rPr>
              <w:t>Type</w:t>
            </w:r>
          </w:p>
        </w:tc>
        <w:tc>
          <w:tcPr>
            <w:tcW w:w="0" w:type="auto"/>
            <w:hideMark/>
          </w:tcPr>
          <w:p w:rsidRPr="00323C34" w:rsidR="00310AF6" w:rsidP="00310AF6" w:rsidRDefault="00310AF6" w14:paraId="70110ACE" w14:textId="77777777">
            <w:pPr>
              <w:spacing w:after="160"/>
              <w:rPr>
                <w:bCs/>
              </w:rPr>
            </w:pPr>
            <w:r w:rsidRPr="00323C34">
              <w:rPr>
                <w:bCs/>
              </w:rPr>
              <w:t>Mandatory</w:t>
            </w:r>
          </w:p>
        </w:tc>
        <w:tc>
          <w:tcPr>
            <w:tcW w:w="0" w:type="auto"/>
            <w:hideMark/>
          </w:tcPr>
          <w:p w:rsidRPr="00323C34" w:rsidR="00310AF6" w:rsidP="00310AF6" w:rsidRDefault="00310AF6" w14:paraId="58D86191" w14:textId="77777777">
            <w:pPr>
              <w:spacing w:after="160"/>
              <w:rPr>
                <w:bCs/>
              </w:rPr>
            </w:pPr>
            <w:r w:rsidRPr="00323C34">
              <w:rPr>
                <w:bCs/>
              </w:rPr>
              <w:t>Notes</w:t>
            </w:r>
          </w:p>
        </w:tc>
      </w:tr>
      <w:tr w:rsidRPr="00323C34" w:rsidR="00C62A87" w:rsidTr="00310AF6" w14:paraId="41729928" w14:textId="77777777">
        <w:tc>
          <w:tcPr>
            <w:tcW w:w="0" w:type="auto"/>
            <w:hideMark/>
          </w:tcPr>
          <w:p w:rsidRPr="00323C34" w:rsidR="00310AF6" w:rsidP="00310AF6" w:rsidRDefault="00310AF6" w14:paraId="7C096584" w14:textId="77777777">
            <w:pPr>
              <w:spacing w:after="160"/>
            </w:pPr>
            <w:r w:rsidRPr="00323C34">
              <w:t>Name</w:t>
            </w:r>
          </w:p>
        </w:tc>
        <w:tc>
          <w:tcPr>
            <w:tcW w:w="0" w:type="auto"/>
            <w:hideMark/>
          </w:tcPr>
          <w:p w:rsidRPr="00323C34" w:rsidR="00310AF6" w:rsidP="00310AF6" w:rsidRDefault="00310AF6" w14:paraId="0F886587" w14:textId="77777777">
            <w:pPr>
              <w:spacing w:after="160"/>
            </w:pPr>
            <w:r w:rsidRPr="00323C34">
              <w:t>Text</w:t>
            </w:r>
          </w:p>
        </w:tc>
        <w:tc>
          <w:tcPr>
            <w:tcW w:w="0" w:type="auto"/>
            <w:hideMark/>
          </w:tcPr>
          <w:p w:rsidRPr="00323C34" w:rsidR="00310AF6" w:rsidP="00310AF6" w:rsidRDefault="00310AF6" w14:paraId="7EABB58B" w14:textId="77777777">
            <w:pPr>
              <w:spacing w:after="160"/>
            </w:pPr>
            <w:r w:rsidRPr="00323C34">
              <w:t>No</w:t>
            </w:r>
          </w:p>
        </w:tc>
        <w:tc>
          <w:tcPr>
            <w:tcW w:w="0" w:type="auto"/>
            <w:hideMark/>
          </w:tcPr>
          <w:p w:rsidRPr="00323C34" w:rsidR="00310AF6" w:rsidP="00310AF6" w:rsidRDefault="00310AF6" w14:paraId="1C609CF8" w14:textId="77777777">
            <w:pPr>
              <w:spacing w:after="160"/>
            </w:pPr>
          </w:p>
        </w:tc>
      </w:tr>
      <w:tr w:rsidRPr="00323C34" w:rsidR="00C62A87" w:rsidTr="00310AF6" w14:paraId="77BEE5B5" w14:textId="77777777">
        <w:tc>
          <w:tcPr>
            <w:tcW w:w="0" w:type="auto"/>
            <w:hideMark/>
          </w:tcPr>
          <w:p w:rsidRPr="00323C34" w:rsidR="00310AF6" w:rsidP="00310AF6" w:rsidRDefault="00310AF6" w14:paraId="646A5CCF" w14:textId="77777777">
            <w:pPr>
              <w:spacing w:after="160"/>
            </w:pPr>
            <w:r w:rsidRPr="00323C34">
              <w:t>Address</w:t>
            </w:r>
          </w:p>
        </w:tc>
        <w:tc>
          <w:tcPr>
            <w:tcW w:w="0" w:type="auto"/>
            <w:hideMark/>
          </w:tcPr>
          <w:p w:rsidRPr="00323C34" w:rsidR="00310AF6" w:rsidP="00310AF6" w:rsidRDefault="00310AF6" w14:paraId="5F7763C3" w14:textId="77777777">
            <w:pPr>
              <w:spacing w:after="160"/>
            </w:pPr>
            <w:r w:rsidRPr="00323C34">
              <w:t>Text</w:t>
            </w:r>
          </w:p>
        </w:tc>
        <w:tc>
          <w:tcPr>
            <w:tcW w:w="0" w:type="auto"/>
            <w:hideMark/>
          </w:tcPr>
          <w:p w:rsidRPr="00323C34" w:rsidR="00310AF6" w:rsidP="00310AF6" w:rsidRDefault="00310AF6" w14:paraId="023B25A2" w14:textId="77777777">
            <w:pPr>
              <w:spacing w:after="160"/>
            </w:pPr>
            <w:r w:rsidRPr="00323C34">
              <w:t>No</w:t>
            </w:r>
          </w:p>
        </w:tc>
        <w:tc>
          <w:tcPr>
            <w:tcW w:w="0" w:type="auto"/>
            <w:hideMark/>
          </w:tcPr>
          <w:p w:rsidRPr="00323C34" w:rsidR="00310AF6" w:rsidP="00310AF6" w:rsidRDefault="00310AF6" w14:paraId="321F59A5" w14:textId="77777777">
            <w:pPr>
              <w:spacing w:after="160"/>
            </w:pPr>
          </w:p>
        </w:tc>
      </w:tr>
      <w:tr w:rsidRPr="00323C34" w:rsidR="00C62A87" w:rsidTr="00310AF6" w14:paraId="34C44F2C" w14:textId="77777777">
        <w:tc>
          <w:tcPr>
            <w:tcW w:w="0" w:type="auto"/>
            <w:hideMark/>
          </w:tcPr>
          <w:p w:rsidRPr="00323C34" w:rsidR="00310AF6" w:rsidP="00310AF6" w:rsidRDefault="00310AF6" w14:paraId="717F4EA1" w14:textId="77777777">
            <w:pPr>
              <w:spacing w:after="160"/>
            </w:pPr>
            <w:r w:rsidRPr="00323C34">
              <w:t>Age</w:t>
            </w:r>
          </w:p>
        </w:tc>
        <w:tc>
          <w:tcPr>
            <w:tcW w:w="0" w:type="auto"/>
            <w:hideMark/>
          </w:tcPr>
          <w:p w:rsidRPr="00323C34" w:rsidR="00310AF6" w:rsidP="00310AF6" w:rsidRDefault="00310AF6" w14:paraId="3BF87CAF" w14:textId="77777777">
            <w:pPr>
              <w:spacing w:after="160"/>
            </w:pPr>
            <w:r w:rsidRPr="00323C34">
              <w:t>Number</w:t>
            </w:r>
          </w:p>
        </w:tc>
        <w:tc>
          <w:tcPr>
            <w:tcW w:w="0" w:type="auto"/>
            <w:hideMark/>
          </w:tcPr>
          <w:p w:rsidRPr="00323C34" w:rsidR="00310AF6" w:rsidP="00310AF6" w:rsidRDefault="00310AF6" w14:paraId="46D42BB4" w14:textId="77777777">
            <w:pPr>
              <w:spacing w:after="160"/>
            </w:pPr>
            <w:r w:rsidRPr="00323C34">
              <w:t>No</w:t>
            </w:r>
          </w:p>
        </w:tc>
        <w:tc>
          <w:tcPr>
            <w:tcW w:w="0" w:type="auto"/>
            <w:hideMark/>
          </w:tcPr>
          <w:p w:rsidRPr="00323C34" w:rsidR="00310AF6" w:rsidP="00310AF6" w:rsidRDefault="00310AF6" w14:paraId="549D61F8" w14:textId="77777777">
            <w:pPr>
              <w:spacing w:after="160"/>
            </w:pPr>
          </w:p>
        </w:tc>
      </w:tr>
      <w:tr w:rsidRPr="00323C34" w:rsidR="00C62A87" w:rsidTr="00310AF6" w14:paraId="64133E7D" w14:textId="77777777">
        <w:tc>
          <w:tcPr>
            <w:tcW w:w="0" w:type="auto"/>
            <w:hideMark/>
          </w:tcPr>
          <w:p w:rsidRPr="00323C34" w:rsidR="00310AF6" w:rsidP="00310AF6" w:rsidRDefault="00310AF6" w14:paraId="6A1E09EC" w14:textId="77777777">
            <w:pPr>
              <w:spacing w:after="160"/>
            </w:pPr>
            <w:r w:rsidRPr="00323C34">
              <w:t>Gender</w:t>
            </w:r>
          </w:p>
        </w:tc>
        <w:tc>
          <w:tcPr>
            <w:tcW w:w="0" w:type="auto"/>
            <w:hideMark/>
          </w:tcPr>
          <w:p w:rsidRPr="00323C34" w:rsidR="00310AF6" w:rsidP="00310AF6" w:rsidRDefault="00310AF6" w14:paraId="1D6F92C1" w14:textId="77777777">
            <w:pPr>
              <w:spacing w:after="160"/>
            </w:pPr>
            <w:r w:rsidRPr="00323C34">
              <w:t>Dropdown</w:t>
            </w:r>
          </w:p>
        </w:tc>
        <w:tc>
          <w:tcPr>
            <w:tcW w:w="0" w:type="auto"/>
            <w:hideMark/>
          </w:tcPr>
          <w:p w:rsidRPr="00323C34" w:rsidR="00310AF6" w:rsidP="00310AF6" w:rsidRDefault="00310AF6" w14:paraId="5C5DBECB" w14:textId="77777777">
            <w:pPr>
              <w:spacing w:after="160"/>
            </w:pPr>
            <w:r w:rsidRPr="00323C34">
              <w:t>No</w:t>
            </w:r>
          </w:p>
        </w:tc>
        <w:tc>
          <w:tcPr>
            <w:tcW w:w="0" w:type="auto"/>
            <w:hideMark/>
          </w:tcPr>
          <w:p w:rsidRPr="00323C34" w:rsidR="00310AF6" w:rsidP="00310AF6" w:rsidRDefault="00310AF6" w14:paraId="136D52EE" w14:textId="77777777">
            <w:pPr>
              <w:spacing w:after="160"/>
            </w:pPr>
          </w:p>
        </w:tc>
      </w:tr>
      <w:tr w:rsidRPr="00323C34" w:rsidR="00C62A87" w:rsidTr="00310AF6" w14:paraId="49C8D908" w14:textId="77777777">
        <w:tc>
          <w:tcPr>
            <w:tcW w:w="0" w:type="auto"/>
            <w:hideMark/>
          </w:tcPr>
          <w:p w:rsidRPr="00323C34" w:rsidR="00310AF6" w:rsidP="00310AF6" w:rsidRDefault="00310AF6" w14:paraId="51512CEE" w14:textId="77777777">
            <w:pPr>
              <w:spacing w:after="160"/>
            </w:pPr>
            <w:r w:rsidRPr="00323C34">
              <w:t>Contact Number</w:t>
            </w:r>
          </w:p>
        </w:tc>
        <w:tc>
          <w:tcPr>
            <w:tcW w:w="0" w:type="auto"/>
            <w:hideMark/>
          </w:tcPr>
          <w:p w:rsidRPr="00323C34" w:rsidR="00310AF6" w:rsidP="00310AF6" w:rsidRDefault="00310AF6" w14:paraId="32359967" w14:textId="77777777">
            <w:pPr>
              <w:spacing w:after="160"/>
            </w:pPr>
            <w:r w:rsidRPr="00323C34">
              <w:t>Text</w:t>
            </w:r>
          </w:p>
        </w:tc>
        <w:tc>
          <w:tcPr>
            <w:tcW w:w="0" w:type="auto"/>
            <w:hideMark/>
          </w:tcPr>
          <w:p w:rsidRPr="00323C34" w:rsidR="00310AF6" w:rsidP="00310AF6" w:rsidRDefault="00310AF6" w14:paraId="4D4AD052" w14:textId="77777777">
            <w:pPr>
              <w:spacing w:after="160"/>
            </w:pPr>
            <w:r w:rsidRPr="00323C34">
              <w:t>No</w:t>
            </w:r>
          </w:p>
        </w:tc>
        <w:tc>
          <w:tcPr>
            <w:tcW w:w="0" w:type="auto"/>
            <w:hideMark/>
          </w:tcPr>
          <w:p w:rsidRPr="00323C34" w:rsidR="00310AF6" w:rsidP="00310AF6" w:rsidRDefault="00310AF6" w14:paraId="4A26B3B4" w14:textId="77777777">
            <w:pPr>
              <w:spacing w:after="160"/>
            </w:pPr>
          </w:p>
        </w:tc>
      </w:tr>
      <w:tr w:rsidRPr="00323C34" w:rsidR="00C62A87" w:rsidTr="00310AF6" w14:paraId="7547231F" w14:textId="77777777">
        <w:tc>
          <w:tcPr>
            <w:tcW w:w="0" w:type="auto"/>
            <w:hideMark/>
          </w:tcPr>
          <w:p w:rsidRPr="00323C34" w:rsidR="00310AF6" w:rsidP="00310AF6" w:rsidRDefault="00310AF6" w14:paraId="393ADD2D" w14:textId="77777777">
            <w:pPr>
              <w:spacing w:after="160"/>
            </w:pPr>
            <w:r w:rsidRPr="00323C34">
              <w:t>Clinic or Hospital Attended</w:t>
            </w:r>
          </w:p>
        </w:tc>
        <w:tc>
          <w:tcPr>
            <w:tcW w:w="0" w:type="auto"/>
            <w:hideMark/>
          </w:tcPr>
          <w:p w:rsidRPr="00323C34" w:rsidR="00310AF6" w:rsidP="00310AF6" w:rsidRDefault="00310AF6" w14:paraId="2243D5F3" w14:textId="77777777">
            <w:pPr>
              <w:spacing w:after="160"/>
            </w:pPr>
            <w:r w:rsidRPr="00323C34">
              <w:t>Text</w:t>
            </w:r>
          </w:p>
        </w:tc>
        <w:tc>
          <w:tcPr>
            <w:tcW w:w="0" w:type="auto"/>
            <w:hideMark/>
          </w:tcPr>
          <w:p w:rsidRPr="00323C34" w:rsidR="00310AF6" w:rsidP="00310AF6" w:rsidRDefault="00310AF6" w14:paraId="1F739383" w14:textId="77777777">
            <w:pPr>
              <w:spacing w:after="160"/>
            </w:pPr>
            <w:r w:rsidRPr="00323C34">
              <w:t>No</w:t>
            </w:r>
          </w:p>
        </w:tc>
        <w:tc>
          <w:tcPr>
            <w:tcW w:w="0" w:type="auto"/>
            <w:hideMark/>
          </w:tcPr>
          <w:p w:rsidRPr="00323C34" w:rsidR="00310AF6" w:rsidP="00310AF6" w:rsidRDefault="00310AF6" w14:paraId="2FEEBFF7" w14:textId="77777777">
            <w:pPr>
              <w:spacing w:after="160"/>
            </w:pPr>
          </w:p>
        </w:tc>
      </w:tr>
      <w:tr w:rsidRPr="00323C34" w:rsidR="00C62A87" w:rsidTr="00310AF6" w14:paraId="17498E25" w14:textId="77777777">
        <w:tc>
          <w:tcPr>
            <w:tcW w:w="0" w:type="auto"/>
            <w:hideMark/>
          </w:tcPr>
          <w:p w:rsidRPr="00323C34" w:rsidR="00310AF6" w:rsidP="00310AF6" w:rsidRDefault="00310AF6" w14:paraId="451B4589" w14:textId="7878E63C">
            <w:pPr>
              <w:spacing w:after="160"/>
            </w:pPr>
            <w:r w:rsidRPr="00323C34">
              <w:t>M</w:t>
            </w:r>
            <w:r w:rsidRPr="00323C34" w:rsidR="00C7239C">
              <w:t>SI</w:t>
            </w:r>
            <w:r w:rsidRPr="00323C34">
              <w:t>G</w:t>
            </w:r>
            <w:r w:rsidRPr="00323C34" w:rsidR="00C25FCE">
              <w:t xml:space="preserve"> </w:t>
            </w:r>
            <w:r w:rsidRPr="00323C34">
              <w:t>Form Issued</w:t>
            </w:r>
            <w:r w:rsidRPr="00323C34" w:rsidR="007A3E6A">
              <w:rPr>
                <w:rFonts w:hint="eastAsia"/>
              </w:rPr>
              <w:t xml:space="preserve">, </w:t>
            </w:r>
          </w:p>
        </w:tc>
        <w:tc>
          <w:tcPr>
            <w:tcW w:w="0" w:type="auto"/>
            <w:hideMark/>
          </w:tcPr>
          <w:p w:rsidRPr="00323C34" w:rsidR="00310AF6" w:rsidP="00310AF6" w:rsidRDefault="00310AF6" w14:paraId="42477A8D" w14:textId="77777777">
            <w:pPr>
              <w:spacing w:after="160"/>
            </w:pPr>
            <w:r w:rsidRPr="00323C34">
              <w:t>Checkbox + Text</w:t>
            </w:r>
          </w:p>
        </w:tc>
        <w:tc>
          <w:tcPr>
            <w:tcW w:w="0" w:type="auto"/>
            <w:hideMark/>
          </w:tcPr>
          <w:p w:rsidRPr="00323C34" w:rsidR="00310AF6" w:rsidP="00310AF6" w:rsidRDefault="00310AF6" w14:paraId="4B354EA3" w14:textId="77777777">
            <w:pPr>
              <w:spacing w:after="160"/>
            </w:pPr>
            <w:r w:rsidRPr="00323C34">
              <w:t>No</w:t>
            </w:r>
          </w:p>
        </w:tc>
        <w:tc>
          <w:tcPr>
            <w:tcW w:w="0" w:type="auto"/>
            <w:hideMark/>
          </w:tcPr>
          <w:p w:rsidRPr="00323C34" w:rsidR="00310AF6" w:rsidP="00310AF6" w:rsidRDefault="00310AF6" w14:paraId="57168DC4" w14:textId="5B20CC94">
            <w:pPr>
              <w:spacing w:after="160"/>
            </w:pPr>
            <w:r w:rsidRPr="00323C34">
              <w:t xml:space="preserve">Indicates whether an </w:t>
            </w:r>
            <w:r w:rsidRPr="00323C34" w:rsidR="00996E6A">
              <w:rPr>
                <w:rFonts w:hint="eastAsia"/>
              </w:rPr>
              <w:t>MSIG</w:t>
            </w:r>
            <w:r w:rsidRPr="00323C34">
              <w:t xml:space="preserve"> form was issued. If yes, Serial Number field is surfaced</w:t>
            </w:r>
          </w:p>
        </w:tc>
      </w:tr>
      <w:tr w:rsidRPr="00323C34" w:rsidR="00C62A87" w:rsidTr="00310AF6" w14:paraId="38609F1B" w14:textId="77777777">
        <w:tc>
          <w:tcPr>
            <w:tcW w:w="0" w:type="auto"/>
            <w:hideMark/>
          </w:tcPr>
          <w:p w:rsidRPr="00323C34" w:rsidR="00310AF6" w:rsidP="00310AF6" w:rsidRDefault="00310AF6" w14:paraId="7BDED12B" w14:textId="77777777">
            <w:pPr>
              <w:spacing w:after="160"/>
            </w:pPr>
            <w:r w:rsidRPr="00323C34">
              <w:t>Under-16 Indicator</w:t>
            </w:r>
          </w:p>
        </w:tc>
        <w:tc>
          <w:tcPr>
            <w:tcW w:w="0" w:type="auto"/>
            <w:hideMark/>
          </w:tcPr>
          <w:p w:rsidRPr="00323C34" w:rsidR="00310AF6" w:rsidP="00310AF6" w:rsidRDefault="00310AF6" w14:paraId="2E0B5383" w14:textId="77777777">
            <w:pPr>
              <w:spacing w:after="160"/>
            </w:pPr>
            <w:r w:rsidRPr="00323C34">
              <w:t>Checkbox</w:t>
            </w:r>
          </w:p>
        </w:tc>
        <w:tc>
          <w:tcPr>
            <w:tcW w:w="0" w:type="auto"/>
            <w:hideMark/>
          </w:tcPr>
          <w:p w:rsidRPr="00323C34" w:rsidR="00310AF6" w:rsidP="00310AF6" w:rsidRDefault="00310AF6" w14:paraId="038F89DB" w14:textId="77777777">
            <w:pPr>
              <w:spacing w:after="160"/>
            </w:pPr>
            <w:r w:rsidRPr="00323C34">
              <w:t>No</w:t>
            </w:r>
          </w:p>
        </w:tc>
        <w:tc>
          <w:tcPr>
            <w:tcW w:w="0" w:type="auto"/>
            <w:hideMark/>
          </w:tcPr>
          <w:p w:rsidRPr="00323C34" w:rsidR="00310AF6" w:rsidP="00310AF6" w:rsidRDefault="00310AF6" w14:paraId="34A8520D" w14:textId="77777777">
            <w:pPr>
              <w:spacing w:after="160"/>
            </w:pPr>
            <w:r w:rsidRPr="00323C34">
              <w:t>If the injured person is aged 16 or below, a parental or guardian details sub-form is surfaced</w:t>
            </w:r>
          </w:p>
        </w:tc>
      </w:tr>
      <w:tr w:rsidRPr="00323C34" w:rsidR="00C62A87" w:rsidTr="00310AF6" w14:paraId="0F094D8C" w14:textId="77777777">
        <w:tc>
          <w:tcPr>
            <w:tcW w:w="0" w:type="auto"/>
            <w:hideMark/>
          </w:tcPr>
          <w:p w:rsidRPr="00323C34" w:rsidR="00310AF6" w:rsidP="00310AF6" w:rsidRDefault="00310AF6" w14:paraId="6DC4953D" w14:textId="77777777">
            <w:pPr>
              <w:spacing w:after="160"/>
            </w:pPr>
            <w:r w:rsidRPr="00323C34">
              <w:t>Parent or Guardian Name</w:t>
            </w:r>
          </w:p>
        </w:tc>
        <w:tc>
          <w:tcPr>
            <w:tcW w:w="0" w:type="auto"/>
            <w:hideMark/>
          </w:tcPr>
          <w:p w:rsidRPr="00323C34" w:rsidR="00310AF6" w:rsidP="00310AF6" w:rsidRDefault="00310AF6" w14:paraId="299E3B79" w14:textId="77777777">
            <w:pPr>
              <w:spacing w:after="160"/>
            </w:pPr>
            <w:r w:rsidRPr="00323C34">
              <w:t>Text</w:t>
            </w:r>
          </w:p>
        </w:tc>
        <w:tc>
          <w:tcPr>
            <w:tcW w:w="0" w:type="auto"/>
            <w:hideMark/>
          </w:tcPr>
          <w:p w:rsidRPr="00323C34" w:rsidR="00310AF6" w:rsidP="00310AF6" w:rsidRDefault="00310AF6" w14:paraId="365C639B" w14:textId="77777777">
            <w:pPr>
              <w:spacing w:after="160"/>
            </w:pPr>
            <w:r w:rsidRPr="00323C34">
              <w:t>No</w:t>
            </w:r>
          </w:p>
        </w:tc>
        <w:tc>
          <w:tcPr>
            <w:tcW w:w="0" w:type="auto"/>
            <w:hideMark/>
          </w:tcPr>
          <w:p w:rsidRPr="00323C34" w:rsidR="00310AF6" w:rsidP="00310AF6" w:rsidRDefault="00310AF6" w14:paraId="1165F233" w14:textId="77777777">
            <w:pPr>
              <w:spacing w:after="160"/>
            </w:pPr>
            <w:r w:rsidRPr="00323C34">
              <w:t>Surfaced conditionally when under-16 indicator is selected</w:t>
            </w:r>
          </w:p>
        </w:tc>
      </w:tr>
      <w:tr w:rsidRPr="00323C34" w:rsidR="00C62A87" w:rsidTr="00310AF6" w14:paraId="2EDF756A" w14:textId="77777777">
        <w:tc>
          <w:tcPr>
            <w:tcW w:w="0" w:type="auto"/>
            <w:hideMark/>
          </w:tcPr>
          <w:p w:rsidRPr="00323C34" w:rsidR="00310AF6" w:rsidP="00310AF6" w:rsidRDefault="00310AF6" w14:paraId="72F09E1E" w14:textId="77777777">
            <w:pPr>
              <w:spacing w:after="160"/>
            </w:pPr>
            <w:r w:rsidRPr="00323C34">
              <w:t>Parent or Guardian Contact</w:t>
            </w:r>
          </w:p>
        </w:tc>
        <w:tc>
          <w:tcPr>
            <w:tcW w:w="0" w:type="auto"/>
            <w:hideMark/>
          </w:tcPr>
          <w:p w:rsidRPr="00323C34" w:rsidR="00310AF6" w:rsidP="00310AF6" w:rsidRDefault="00310AF6" w14:paraId="13EECFD3" w14:textId="77777777">
            <w:pPr>
              <w:spacing w:after="160"/>
            </w:pPr>
            <w:r w:rsidRPr="00323C34">
              <w:t>Text</w:t>
            </w:r>
          </w:p>
        </w:tc>
        <w:tc>
          <w:tcPr>
            <w:tcW w:w="0" w:type="auto"/>
            <w:hideMark/>
          </w:tcPr>
          <w:p w:rsidRPr="00323C34" w:rsidR="00310AF6" w:rsidP="00310AF6" w:rsidRDefault="00310AF6" w14:paraId="4BA78CEC" w14:textId="77777777">
            <w:pPr>
              <w:spacing w:after="160"/>
            </w:pPr>
            <w:r w:rsidRPr="00323C34">
              <w:t>No</w:t>
            </w:r>
          </w:p>
        </w:tc>
        <w:tc>
          <w:tcPr>
            <w:tcW w:w="0" w:type="auto"/>
            <w:hideMark/>
          </w:tcPr>
          <w:p w:rsidRPr="00323C34" w:rsidR="00310AF6" w:rsidP="00310AF6" w:rsidRDefault="00310AF6" w14:paraId="75D60735" w14:textId="77777777">
            <w:pPr>
              <w:spacing w:after="160"/>
            </w:pPr>
            <w:r w:rsidRPr="00323C34">
              <w:t>Surfaced conditionally when under-16 indicator is selected</w:t>
            </w:r>
          </w:p>
        </w:tc>
      </w:tr>
    </w:tbl>
    <w:p w:rsidRPr="00323C34" w:rsidR="00F20601" w:rsidP="006C258F" w:rsidRDefault="00F20601" w14:paraId="450C564F" w14:textId="1E52D766">
      <w:pPr>
        <w:pStyle w:val="Heading3"/>
      </w:pPr>
      <w:bookmarkStart w:name="_Toc231625414" w:id="758"/>
      <w:r w:rsidRPr="00323C34">
        <w:t>Persons Involved</w:t>
      </w:r>
      <w:bookmarkEnd w:id="758"/>
    </w:p>
    <w:tbl>
      <w:tblPr>
        <w:tblStyle w:val="SJ"/>
        <w:tblW w:w="0" w:type="auto"/>
        <w:tblLook w:val="04A0" w:firstRow="1" w:lastRow="0" w:firstColumn="1" w:lastColumn="0" w:noHBand="0" w:noVBand="1"/>
      </w:tblPr>
      <w:tblGrid>
        <w:gridCol w:w="1859"/>
        <w:gridCol w:w="1219"/>
        <w:gridCol w:w="1329"/>
        <w:gridCol w:w="4609"/>
      </w:tblGrid>
      <w:tr w:rsidRPr="00323C34" w:rsidR="00C62A87" w:rsidTr="00F20601" w14:paraId="05971B75"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F20601" w:rsidP="00F20601" w:rsidRDefault="00F20601" w14:paraId="4BF5AC17" w14:textId="77777777">
            <w:pPr>
              <w:spacing w:after="160"/>
              <w:rPr>
                <w:bCs/>
              </w:rPr>
            </w:pPr>
            <w:r w:rsidRPr="00323C34">
              <w:rPr>
                <w:bCs/>
              </w:rPr>
              <w:t>Field</w:t>
            </w:r>
          </w:p>
        </w:tc>
        <w:tc>
          <w:tcPr>
            <w:tcW w:w="0" w:type="auto"/>
            <w:hideMark/>
          </w:tcPr>
          <w:p w:rsidRPr="00323C34" w:rsidR="00F20601" w:rsidP="00F20601" w:rsidRDefault="00F20601" w14:paraId="2AD7C4D3" w14:textId="77777777">
            <w:pPr>
              <w:spacing w:after="160"/>
              <w:rPr>
                <w:bCs/>
              </w:rPr>
            </w:pPr>
            <w:r w:rsidRPr="00323C34">
              <w:rPr>
                <w:bCs/>
              </w:rPr>
              <w:t>Type</w:t>
            </w:r>
          </w:p>
        </w:tc>
        <w:tc>
          <w:tcPr>
            <w:tcW w:w="0" w:type="auto"/>
            <w:hideMark/>
          </w:tcPr>
          <w:p w:rsidRPr="00323C34" w:rsidR="00F20601" w:rsidP="00F20601" w:rsidRDefault="00F20601" w14:paraId="32A69DA8" w14:textId="77777777">
            <w:pPr>
              <w:spacing w:after="160"/>
              <w:rPr>
                <w:bCs/>
              </w:rPr>
            </w:pPr>
            <w:r w:rsidRPr="00323C34">
              <w:rPr>
                <w:bCs/>
              </w:rPr>
              <w:t>Mandatory</w:t>
            </w:r>
          </w:p>
        </w:tc>
        <w:tc>
          <w:tcPr>
            <w:tcW w:w="0" w:type="auto"/>
            <w:hideMark/>
          </w:tcPr>
          <w:p w:rsidRPr="00323C34" w:rsidR="00F20601" w:rsidP="00F20601" w:rsidRDefault="00F20601" w14:paraId="3CFB090D" w14:textId="77777777">
            <w:pPr>
              <w:spacing w:after="160"/>
              <w:rPr>
                <w:bCs/>
              </w:rPr>
            </w:pPr>
            <w:r w:rsidRPr="00323C34">
              <w:rPr>
                <w:bCs/>
              </w:rPr>
              <w:t>Notes</w:t>
            </w:r>
          </w:p>
        </w:tc>
      </w:tr>
      <w:tr w:rsidRPr="00323C34" w:rsidR="00C62A87" w:rsidTr="00F20601" w14:paraId="4FB776F7" w14:textId="77777777">
        <w:tc>
          <w:tcPr>
            <w:tcW w:w="0" w:type="auto"/>
            <w:hideMark/>
          </w:tcPr>
          <w:p w:rsidRPr="00323C34" w:rsidR="00F20601" w:rsidP="00F20601" w:rsidRDefault="00F20601" w14:paraId="110501EB" w14:textId="421CB79E">
            <w:pPr>
              <w:spacing w:after="160"/>
            </w:pPr>
            <w:r w:rsidRPr="00323C34">
              <w:t>Guest or non-Guest</w:t>
            </w:r>
          </w:p>
        </w:tc>
        <w:tc>
          <w:tcPr>
            <w:tcW w:w="0" w:type="auto"/>
            <w:hideMark/>
          </w:tcPr>
          <w:p w:rsidRPr="00323C34" w:rsidR="00F20601" w:rsidP="00F20601" w:rsidRDefault="00F20601" w14:paraId="08274082" w14:textId="77777777">
            <w:pPr>
              <w:spacing w:after="160"/>
            </w:pPr>
            <w:r w:rsidRPr="00323C34">
              <w:t>Dropdown</w:t>
            </w:r>
          </w:p>
        </w:tc>
        <w:tc>
          <w:tcPr>
            <w:tcW w:w="0" w:type="auto"/>
            <w:hideMark/>
          </w:tcPr>
          <w:p w:rsidRPr="00323C34" w:rsidR="00F20601" w:rsidP="00F20601" w:rsidRDefault="00F20601" w14:paraId="64E26E2D" w14:textId="77777777">
            <w:pPr>
              <w:spacing w:after="160"/>
            </w:pPr>
            <w:r w:rsidRPr="00323C34">
              <w:t>No</w:t>
            </w:r>
          </w:p>
        </w:tc>
        <w:tc>
          <w:tcPr>
            <w:tcW w:w="0" w:type="auto"/>
            <w:hideMark/>
          </w:tcPr>
          <w:p w:rsidRPr="00323C34" w:rsidR="00F20601" w:rsidP="00F20601" w:rsidRDefault="00F20601" w14:paraId="5DA9A1F7" w14:textId="77777777">
            <w:pPr>
              <w:spacing w:after="160"/>
            </w:pPr>
            <w:r w:rsidRPr="00323C34">
              <w:t>Indicates whether the person is a guest of the island or otherwise</w:t>
            </w:r>
          </w:p>
        </w:tc>
      </w:tr>
      <w:tr w:rsidRPr="00323C34" w:rsidR="00C62A87" w:rsidTr="00F20601" w14:paraId="2141F395" w14:textId="77777777">
        <w:tc>
          <w:tcPr>
            <w:tcW w:w="0" w:type="auto"/>
            <w:hideMark/>
          </w:tcPr>
          <w:p w:rsidRPr="00323C34" w:rsidR="00F20601" w:rsidP="00F20601" w:rsidRDefault="00F20601" w14:paraId="4C5BD3B2" w14:textId="77777777">
            <w:pPr>
              <w:spacing w:after="160"/>
            </w:pPr>
            <w:r w:rsidRPr="00323C34">
              <w:t>Type</w:t>
            </w:r>
          </w:p>
        </w:tc>
        <w:tc>
          <w:tcPr>
            <w:tcW w:w="0" w:type="auto"/>
            <w:hideMark/>
          </w:tcPr>
          <w:p w:rsidRPr="00323C34" w:rsidR="00F20601" w:rsidP="00F20601" w:rsidRDefault="00F20601" w14:paraId="79D53811" w14:textId="77777777">
            <w:pPr>
              <w:spacing w:after="160"/>
            </w:pPr>
            <w:r w:rsidRPr="00323C34">
              <w:t>Dropdown</w:t>
            </w:r>
          </w:p>
        </w:tc>
        <w:tc>
          <w:tcPr>
            <w:tcW w:w="0" w:type="auto"/>
            <w:hideMark/>
          </w:tcPr>
          <w:p w:rsidRPr="00323C34" w:rsidR="00F20601" w:rsidP="00F20601" w:rsidRDefault="00F20601" w14:paraId="03D4CD4E" w14:textId="77777777">
            <w:pPr>
              <w:spacing w:after="160"/>
            </w:pPr>
            <w:r w:rsidRPr="00323C34">
              <w:t>No</w:t>
            </w:r>
          </w:p>
        </w:tc>
        <w:tc>
          <w:tcPr>
            <w:tcW w:w="0" w:type="auto"/>
            <w:hideMark/>
          </w:tcPr>
          <w:p w:rsidRPr="00323C34" w:rsidR="00F20601" w:rsidP="00F20601" w:rsidRDefault="00F20601" w14:paraId="15D4D6D2" w14:textId="77777777">
            <w:pPr>
              <w:spacing w:after="160"/>
            </w:pPr>
            <w:r w:rsidRPr="00323C34">
              <w:t>Guest, Staff, Island Partner or Contractor, Resident, Others</w:t>
            </w:r>
          </w:p>
        </w:tc>
      </w:tr>
      <w:tr w:rsidRPr="00323C34" w:rsidR="00C62A87" w:rsidTr="00F20601" w14:paraId="42998C34" w14:textId="77777777">
        <w:tc>
          <w:tcPr>
            <w:tcW w:w="0" w:type="auto"/>
            <w:hideMark/>
          </w:tcPr>
          <w:p w:rsidRPr="00323C34" w:rsidR="00F20601" w:rsidP="00F20601" w:rsidRDefault="00F20601" w14:paraId="7A2A64EE" w14:textId="77777777">
            <w:pPr>
              <w:spacing w:after="160"/>
            </w:pPr>
            <w:r w:rsidRPr="00323C34">
              <w:t>Name</w:t>
            </w:r>
          </w:p>
        </w:tc>
        <w:tc>
          <w:tcPr>
            <w:tcW w:w="0" w:type="auto"/>
            <w:hideMark/>
          </w:tcPr>
          <w:p w:rsidRPr="00323C34" w:rsidR="00F20601" w:rsidP="00F20601" w:rsidRDefault="00F20601" w14:paraId="476EFB71" w14:textId="77777777">
            <w:pPr>
              <w:spacing w:after="160"/>
            </w:pPr>
            <w:r w:rsidRPr="00323C34">
              <w:t>Text</w:t>
            </w:r>
          </w:p>
        </w:tc>
        <w:tc>
          <w:tcPr>
            <w:tcW w:w="0" w:type="auto"/>
            <w:hideMark/>
          </w:tcPr>
          <w:p w:rsidRPr="00323C34" w:rsidR="00F20601" w:rsidP="00F20601" w:rsidRDefault="00F20601" w14:paraId="07B0F6FF" w14:textId="77777777">
            <w:pPr>
              <w:spacing w:after="160"/>
            </w:pPr>
            <w:r w:rsidRPr="00323C34">
              <w:t>No</w:t>
            </w:r>
          </w:p>
        </w:tc>
        <w:tc>
          <w:tcPr>
            <w:tcW w:w="0" w:type="auto"/>
            <w:hideMark/>
          </w:tcPr>
          <w:p w:rsidRPr="00323C34" w:rsidR="00F20601" w:rsidP="00F20601" w:rsidRDefault="00F20601" w14:paraId="2B00390E" w14:textId="77777777">
            <w:pPr>
              <w:spacing w:after="160"/>
            </w:pPr>
          </w:p>
        </w:tc>
      </w:tr>
      <w:tr w:rsidRPr="00323C34" w:rsidR="00C62A87" w:rsidTr="00F20601" w14:paraId="0937C41C" w14:textId="77777777">
        <w:tc>
          <w:tcPr>
            <w:tcW w:w="0" w:type="auto"/>
            <w:hideMark/>
          </w:tcPr>
          <w:p w:rsidRPr="00323C34" w:rsidR="00F20601" w:rsidP="00F20601" w:rsidRDefault="00F20601" w14:paraId="17A4709F" w14:textId="77777777">
            <w:pPr>
              <w:spacing w:after="160"/>
            </w:pPr>
            <w:r w:rsidRPr="00323C34">
              <w:t>Address</w:t>
            </w:r>
          </w:p>
        </w:tc>
        <w:tc>
          <w:tcPr>
            <w:tcW w:w="0" w:type="auto"/>
            <w:hideMark/>
          </w:tcPr>
          <w:p w:rsidRPr="00323C34" w:rsidR="00F20601" w:rsidP="00F20601" w:rsidRDefault="00F20601" w14:paraId="1A81536A" w14:textId="77777777">
            <w:pPr>
              <w:spacing w:after="160"/>
            </w:pPr>
            <w:r w:rsidRPr="00323C34">
              <w:t>Text</w:t>
            </w:r>
          </w:p>
        </w:tc>
        <w:tc>
          <w:tcPr>
            <w:tcW w:w="0" w:type="auto"/>
            <w:hideMark/>
          </w:tcPr>
          <w:p w:rsidRPr="00323C34" w:rsidR="00F20601" w:rsidP="00F20601" w:rsidRDefault="00F20601" w14:paraId="6E69C034" w14:textId="77777777">
            <w:pPr>
              <w:spacing w:after="160"/>
            </w:pPr>
            <w:r w:rsidRPr="00323C34">
              <w:t>No</w:t>
            </w:r>
          </w:p>
        </w:tc>
        <w:tc>
          <w:tcPr>
            <w:tcW w:w="0" w:type="auto"/>
            <w:hideMark/>
          </w:tcPr>
          <w:p w:rsidRPr="00323C34" w:rsidR="00F20601" w:rsidP="00F20601" w:rsidRDefault="00F20601" w14:paraId="69FF7BA8" w14:textId="77777777">
            <w:pPr>
              <w:spacing w:after="160"/>
            </w:pPr>
          </w:p>
        </w:tc>
      </w:tr>
      <w:tr w:rsidRPr="00323C34" w:rsidR="00C62A87" w:rsidTr="00F20601" w14:paraId="47F6C0AD" w14:textId="77777777">
        <w:tc>
          <w:tcPr>
            <w:tcW w:w="0" w:type="auto"/>
            <w:hideMark/>
          </w:tcPr>
          <w:p w:rsidRPr="00323C34" w:rsidR="00F20601" w:rsidP="00F20601" w:rsidRDefault="00F20601" w14:paraId="3B6B251D" w14:textId="77777777">
            <w:pPr>
              <w:spacing w:after="160"/>
            </w:pPr>
            <w:r w:rsidRPr="00323C34">
              <w:t>Age</w:t>
            </w:r>
          </w:p>
        </w:tc>
        <w:tc>
          <w:tcPr>
            <w:tcW w:w="0" w:type="auto"/>
            <w:hideMark/>
          </w:tcPr>
          <w:p w:rsidRPr="00323C34" w:rsidR="00F20601" w:rsidP="00F20601" w:rsidRDefault="00F20601" w14:paraId="187B9331" w14:textId="77777777">
            <w:pPr>
              <w:spacing w:after="160"/>
            </w:pPr>
            <w:r w:rsidRPr="00323C34">
              <w:t>Number</w:t>
            </w:r>
          </w:p>
        </w:tc>
        <w:tc>
          <w:tcPr>
            <w:tcW w:w="0" w:type="auto"/>
            <w:hideMark/>
          </w:tcPr>
          <w:p w:rsidRPr="00323C34" w:rsidR="00F20601" w:rsidP="00F20601" w:rsidRDefault="00F20601" w14:paraId="57CA877B" w14:textId="77777777">
            <w:pPr>
              <w:spacing w:after="160"/>
            </w:pPr>
            <w:r w:rsidRPr="00323C34">
              <w:t>No</w:t>
            </w:r>
          </w:p>
        </w:tc>
        <w:tc>
          <w:tcPr>
            <w:tcW w:w="0" w:type="auto"/>
            <w:hideMark/>
          </w:tcPr>
          <w:p w:rsidRPr="00323C34" w:rsidR="00F20601" w:rsidP="00F20601" w:rsidRDefault="00F20601" w14:paraId="0FBC5ADE" w14:textId="77777777">
            <w:pPr>
              <w:spacing w:after="160"/>
            </w:pPr>
          </w:p>
        </w:tc>
      </w:tr>
      <w:tr w:rsidRPr="00323C34" w:rsidR="00C62A87" w:rsidTr="00F20601" w14:paraId="03A39F79" w14:textId="77777777">
        <w:tc>
          <w:tcPr>
            <w:tcW w:w="0" w:type="auto"/>
            <w:hideMark/>
          </w:tcPr>
          <w:p w:rsidRPr="00323C34" w:rsidR="00F20601" w:rsidP="00F20601" w:rsidRDefault="00F20601" w14:paraId="604A985E" w14:textId="77777777">
            <w:pPr>
              <w:spacing w:after="160"/>
            </w:pPr>
            <w:r w:rsidRPr="00323C34">
              <w:t>Gender</w:t>
            </w:r>
          </w:p>
        </w:tc>
        <w:tc>
          <w:tcPr>
            <w:tcW w:w="0" w:type="auto"/>
            <w:hideMark/>
          </w:tcPr>
          <w:p w:rsidRPr="00323C34" w:rsidR="00F20601" w:rsidP="00F20601" w:rsidRDefault="00F20601" w14:paraId="28C44117" w14:textId="77777777">
            <w:pPr>
              <w:spacing w:after="160"/>
            </w:pPr>
            <w:r w:rsidRPr="00323C34">
              <w:t>Dropdown</w:t>
            </w:r>
          </w:p>
        </w:tc>
        <w:tc>
          <w:tcPr>
            <w:tcW w:w="0" w:type="auto"/>
            <w:hideMark/>
          </w:tcPr>
          <w:p w:rsidRPr="00323C34" w:rsidR="00F20601" w:rsidP="00F20601" w:rsidRDefault="00F20601" w14:paraId="0C01DB43" w14:textId="77777777">
            <w:pPr>
              <w:spacing w:after="160"/>
            </w:pPr>
            <w:r w:rsidRPr="00323C34">
              <w:t>No</w:t>
            </w:r>
          </w:p>
        </w:tc>
        <w:tc>
          <w:tcPr>
            <w:tcW w:w="0" w:type="auto"/>
            <w:hideMark/>
          </w:tcPr>
          <w:p w:rsidRPr="00323C34" w:rsidR="00F20601" w:rsidP="00F20601" w:rsidRDefault="00F20601" w14:paraId="3E454CE4" w14:textId="77777777">
            <w:pPr>
              <w:spacing w:after="160"/>
            </w:pPr>
          </w:p>
        </w:tc>
      </w:tr>
      <w:tr w:rsidRPr="00323C34" w:rsidR="00C62A87" w:rsidTr="00F20601" w14:paraId="7EAB18E2" w14:textId="77777777">
        <w:tc>
          <w:tcPr>
            <w:tcW w:w="0" w:type="auto"/>
            <w:hideMark/>
          </w:tcPr>
          <w:p w:rsidRPr="00323C34" w:rsidR="00F20601" w:rsidP="00F20601" w:rsidRDefault="00F20601" w14:paraId="372993DD" w14:textId="77777777">
            <w:pPr>
              <w:spacing w:after="160"/>
            </w:pPr>
            <w:r w:rsidRPr="00323C34">
              <w:t>Contact Number</w:t>
            </w:r>
          </w:p>
        </w:tc>
        <w:tc>
          <w:tcPr>
            <w:tcW w:w="0" w:type="auto"/>
            <w:hideMark/>
          </w:tcPr>
          <w:p w:rsidRPr="00323C34" w:rsidR="00F20601" w:rsidP="00F20601" w:rsidRDefault="00F20601" w14:paraId="511A53E2" w14:textId="77777777">
            <w:pPr>
              <w:spacing w:after="160"/>
            </w:pPr>
            <w:r w:rsidRPr="00323C34">
              <w:t>Text</w:t>
            </w:r>
          </w:p>
        </w:tc>
        <w:tc>
          <w:tcPr>
            <w:tcW w:w="0" w:type="auto"/>
            <w:hideMark/>
          </w:tcPr>
          <w:p w:rsidRPr="00323C34" w:rsidR="00F20601" w:rsidP="00F20601" w:rsidRDefault="00F20601" w14:paraId="7A10F3B1" w14:textId="77777777">
            <w:pPr>
              <w:spacing w:after="160"/>
            </w:pPr>
            <w:r w:rsidRPr="00323C34">
              <w:t>No</w:t>
            </w:r>
          </w:p>
        </w:tc>
        <w:tc>
          <w:tcPr>
            <w:tcW w:w="0" w:type="auto"/>
            <w:hideMark/>
          </w:tcPr>
          <w:p w:rsidRPr="00323C34" w:rsidR="00F20601" w:rsidP="00F20601" w:rsidRDefault="00F20601" w14:paraId="7761D165" w14:textId="77777777">
            <w:pPr>
              <w:spacing w:after="160"/>
            </w:pPr>
          </w:p>
        </w:tc>
      </w:tr>
      <w:tr w:rsidRPr="00323C34" w:rsidR="00C62A87" w:rsidTr="00F20601" w14:paraId="2DE85C5B" w14:textId="77777777">
        <w:tc>
          <w:tcPr>
            <w:tcW w:w="0" w:type="auto"/>
            <w:hideMark/>
          </w:tcPr>
          <w:p w:rsidRPr="00323C34" w:rsidR="00F20601" w:rsidP="00F20601" w:rsidRDefault="00F20601" w14:paraId="04E6866C" w14:textId="77777777">
            <w:pPr>
              <w:spacing w:after="160"/>
            </w:pPr>
            <w:r w:rsidRPr="00323C34">
              <w:t>Role or Involvement</w:t>
            </w:r>
          </w:p>
        </w:tc>
        <w:tc>
          <w:tcPr>
            <w:tcW w:w="0" w:type="auto"/>
            <w:hideMark/>
          </w:tcPr>
          <w:p w:rsidRPr="00323C34" w:rsidR="00F20601" w:rsidP="00F20601" w:rsidRDefault="00F20601" w14:paraId="1ABF9B81" w14:textId="77777777">
            <w:pPr>
              <w:spacing w:after="160"/>
            </w:pPr>
            <w:r w:rsidRPr="00323C34">
              <w:t>Text</w:t>
            </w:r>
          </w:p>
        </w:tc>
        <w:tc>
          <w:tcPr>
            <w:tcW w:w="0" w:type="auto"/>
            <w:hideMark/>
          </w:tcPr>
          <w:p w:rsidRPr="00323C34" w:rsidR="00F20601" w:rsidP="00F20601" w:rsidRDefault="00F20601" w14:paraId="43BD552B" w14:textId="77777777">
            <w:pPr>
              <w:spacing w:after="160"/>
            </w:pPr>
            <w:r w:rsidRPr="00323C34">
              <w:t>No</w:t>
            </w:r>
          </w:p>
        </w:tc>
        <w:tc>
          <w:tcPr>
            <w:tcW w:w="0" w:type="auto"/>
            <w:hideMark/>
          </w:tcPr>
          <w:p w:rsidRPr="00323C34" w:rsidR="00F20601" w:rsidP="00F20601" w:rsidRDefault="00F20601" w14:paraId="51791A07" w14:textId="77777777">
            <w:pPr>
              <w:spacing w:after="160"/>
            </w:pPr>
            <w:r w:rsidRPr="00323C34">
              <w:t>Free text describing the person's role, e.g. victim, witness, bystander</w:t>
            </w:r>
          </w:p>
        </w:tc>
      </w:tr>
      <w:tr w:rsidRPr="00323C34" w:rsidR="00C62A87" w:rsidTr="00F20601" w14:paraId="702599C5" w14:textId="77777777">
        <w:tc>
          <w:tcPr>
            <w:tcW w:w="0" w:type="auto"/>
            <w:hideMark/>
          </w:tcPr>
          <w:p w:rsidRPr="00323C34" w:rsidR="00F20601" w:rsidP="00F20601" w:rsidRDefault="00F20601" w14:paraId="462BD26B" w14:textId="77777777">
            <w:pPr>
              <w:spacing w:after="160"/>
            </w:pPr>
            <w:r w:rsidRPr="00323C34">
              <w:t>Injury Details</w:t>
            </w:r>
          </w:p>
        </w:tc>
        <w:tc>
          <w:tcPr>
            <w:tcW w:w="0" w:type="auto"/>
            <w:hideMark/>
          </w:tcPr>
          <w:p w:rsidRPr="00323C34" w:rsidR="00F20601" w:rsidP="00F20601" w:rsidRDefault="00F20601" w14:paraId="1A343807" w14:textId="77777777">
            <w:pPr>
              <w:spacing w:after="160"/>
            </w:pPr>
            <w:r w:rsidRPr="00323C34">
              <w:t>Text</w:t>
            </w:r>
          </w:p>
        </w:tc>
        <w:tc>
          <w:tcPr>
            <w:tcW w:w="0" w:type="auto"/>
            <w:hideMark/>
          </w:tcPr>
          <w:p w:rsidRPr="00323C34" w:rsidR="00F20601" w:rsidP="00F20601" w:rsidRDefault="00F20601" w14:paraId="60562042" w14:textId="77777777">
            <w:pPr>
              <w:spacing w:after="160"/>
            </w:pPr>
            <w:r w:rsidRPr="00323C34">
              <w:t>No</w:t>
            </w:r>
          </w:p>
        </w:tc>
        <w:tc>
          <w:tcPr>
            <w:tcW w:w="0" w:type="auto"/>
            <w:hideMark/>
          </w:tcPr>
          <w:p w:rsidRPr="00323C34" w:rsidR="00F20601" w:rsidP="00F20601" w:rsidRDefault="00F20601" w14:paraId="63207B43" w14:textId="77777777">
            <w:pPr>
              <w:spacing w:after="160"/>
            </w:pPr>
            <w:r w:rsidRPr="00323C34">
              <w:t>Surfaced if the person sustained an injury</w:t>
            </w:r>
          </w:p>
        </w:tc>
      </w:tr>
    </w:tbl>
    <w:p w:rsidRPr="00323C34" w:rsidR="00F20601" w:rsidP="006C258F" w:rsidRDefault="00F20601" w14:paraId="0625E5B1" w14:textId="75C15644">
      <w:pPr>
        <w:pStyle w:val="Heading3"/>
      </w:pPr>
      <w:bookmarkStart w:name="_Toc231625415" w:id="759"/>
      <w:r w:rsidRPr="00323C34">
        <w:t>CCTV and Body Wor</w:t>
      </w:r>
      <w:r w:rsidRPr="00323C34" w:rsidR="005E7399">
        <w:rPr>
          <w:rFonts w:hint="eastAsia"/>
        </w:rPr>
        <w:t>n</w:t>
      </w:r>
      <w:r w:rsidRPr="00323C34">
        <w:t xml:space="preserve"> Camera</w:t>
      </w:r>
      <w:bookmarkEnd w:id="759"/>
    </w:p>
    <w:p w:rsidRPr="00323C34" w:rsidR="00630C3B" w:rsidP="00630C3B" w:rsidRDefault="00630C3B" w14:paraId="7FA00920" w14:textId="29F98C56">
      <w:r w:rsidRPr="00323C34">
        <w:t xml:space="preserve">This section records references to CCTV footage and Body Worn Camera footage relevant to the incident. Multiple entries are supported for incidents spanning several locations or involving multiple officers. </w:t>
      </w:r>
    </w:p>
    <w:p w:rsidRPr="00323C34" w:rsidR="00630C3B" w:rsidP="00630C3B" w:rsidRDefault="00630C3B" w14:paraId="317A53B7" w14:textId="3FE642DE">
      <w:r w:rsidRPr="00323C34">
        <w:t>Footage retrieval is performed via the VMS and is not accessible directly from within the CMS.</w:t>
      </w:r>
    </w:p>
    <w:tbl>
      <w:tblPr>
        <w:tblStyle w:val="SJ"/>
        <w:tblW w:w="0" w:type="auto"/>
        <w:tblLook w:val="04A0" w:firstRow="1" w:lastRow="0" w:firstColumn="1" w:lastColumn="0" w:noHBand="0" w:noVBand="1"/>
      </w:tblPr>
      <w:tblGrid>
        <w:gridCol w:w="2550"/>
        <w:gridCol w:w="714"/>
        <w:gridCol w:w="1329"/>
        <w:gridCol w:w="4423"/>
      </w:tblGrid>
      <w:tr w:rsidRPr="00323C34" w:rsidR="00C62A87" w:rsidTr="00630C3B" w14:paraId="3205135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630C3B" w:rsidP="00630C3B" w:rsidRDefault="00630C3B" w14:paraId="37A85A66" w14:textId="77777777">
            <w:pPr>
              <w:spacing w:after="160"/>
              <w:rPr>
                <w:bCs/>
              </w:rPr>
            </w:pPr>
            <w:r w:rsidRPr="00323C34">
              <w:rPr>
                <w:bCs/>
              </w:rPr>
              <w:t>Field</w:t>
            </w:r>
          </w:p>
        </w:tc>
        <w:tc>
          <w:tcPr>
            <w:tcW w:w="0" w:type="auto"/>
            <w:hideMark/>
          </w:tcPr>
          <w:p w:rsidRPr="00323C34" w:rsidR="00630C3B" w:rsidP="00630C3B" w:rsidRDefault="00630C3B" w14:paraId="50A0CBC0" w14:textId="77777777">
            <w:pPr>
              <w:spacing w:after="160"/>
              <w:rPr>
                <w:bCs/>
              </w:rPr>
            </w:pPr>
            <w:r w:rsidRPr="00323C34">
              <w:rPr>
                <w:bCs/>
              </w:rPr>
              <w:t>Type</w:t>
            </w:r>
          </w:p>
        </w:tc>
        <w:tc>
          <w:tcPr>
            <w:tcW w:w="0" w:type="auto"/>
            <w:hideMark/>
          </w:tcPr>
          <w:p w:rsidRPr="00323C34" w:rsidR="00630C3B" w:rsidP="00630C3B" w:rsidRDefault="00630C3B" w14:paraId="43B576A4" w14:textId="77777777">
            <w:pPr>
              <w:spacing w:after="160"/>
              <w:rPr>
                <w:bCs/>
              </w:rPr>
            </w:pPr>
            <w:r w:rsidRPr="00323C34">
              <w:rPr>
                <w:bCs/>
              </w:rPr>
              <w:t>Mandatory</w:t>
            </w:r>
          </w:p>
        </w:tc>
        <w:tc>
          <w:tcPr>
            <w:tcW w:w="0" w:type="auto"/>
            <w:hideMark/>
          </w:tcPr>
          <w:p w:rsidRPr="00323C34" w:rsidR="00630C3B" w:rsidP="00630C3B" w:rsidRDefault="00630C3B" w14:paraId="23954F04" w14:textId="77777777">
            <w:pPr>
              <w:spacing w:after="160"/>
              <w:rPr>
                <w:bCs/>
              </w:rPr>
            </w:pPr>
            <w:r w:rsidRPr="00323C34">
              <w:rPr>
                <w:bCs/>
              </w:rPr>
              <w:t>Notes</w:t>
            </w:r>
          </w:p>
        </w:tc>
      </w:tr>
      <w:tr w:rsidRPr="00323C34" w:rsidR="00C62A87" w:rsidTr="00630C3B" w14:paraId="792C3CFA" w14:textId="77777777">
        <w:tc>
          <w:tcPr>
            <w:tcW w:w="0" w:type="auto"/>
            <w:hideMark/>
          </w:tcPr>
          <w:p w:rsidRPr="00323C34" w:rsidR="00630C3B" w:rsidP="00630C3B" w:rsidRDefault="00630C3B" w14:paraId="07C39DA4" w14:textId="77777777">
            <w:pPr>
              <w:spacing w:after="160"/>
            </w:pPr>
            <w:r w:rsidRPr="00323C34">
              <w:t>Camera Number</w:t>
            </w:r>
          </w:p>
        </w:tc>
        <w:tc>
          <w:tcPr>
            <w:tcW w:w="0" w:type="auto"/>
            <w:hideMark/>
          </w:tcPr>
          <w:p w:rsidRPr="00323C34" w:rsidR="00630C3B" w:rsidP="00630C3B" w:rsidRDefault="00630C3B" w14:paraId="7683566B" w14:textId="77777777">
            <w:pPr>
              <w:spacing w:after="160"/>
            </w:pPr>
            <w:r w:rsidRPr="00323C34">
              <w:t>Text</w:t>
            </w:r>
          </w:p>
        </w:tc>
        <w:tc>
          <w:tcPr>
            <w:tcW w:w="0" w:type="auto"/>
            <w:hideMark/>
          </w:tcPr>
          <w:p w:rsidRPr="00323C34" w:rsidR="00630C3B" w:rsidP="00630C3B" w:rsidRDefault="00630C3B" w14:paraId="27974FC4" w14:textId="77777777">
            <w:pPr>
              <w:spacing w:after="160"/>
            </w:pPr>
            <w:r w:rsidRPr="00323C34">
              <w:t>No</w:t>
            </w:r>
          </w:p>
        </w:tc>
        <w:tc>
          <w:tcPr>
            <w:tcW w:w="0" w:type="auto"/>
            <w:hideMark/>
          </w:tcPr>
          <w:p w:rsidRPr="00323C34" w:rsidR="00630C3B" w:rsidP="00630C3B" w:rsidRDefault="00630C3B" w14:paraId="72DBE6A5" w14:textId="77777777">
            <w:pPr>
              <w:spacing w:after="160"/>
            </w:pPr>
            <w:r w:rsidRPr="00323C34">
              <w:t>Multiple entries supported</w:t>
            </w:r>
          </w:p>
        </w:tc>
      </w:tr>
      <w:tr w:rsidRPr="00323C34" w:rsidR="00C62A87" w:rsidTr="00630C3B" w14:paraId="6B84F936" w14:textId="77777777">
        <w:tc>
          <w:tcPr>
            <w:tcW w:w="0" w:type="auto"/>
            <w:hideMark/>
          </w:tcPr>
          <w:p w:rsidRPr="00323C34" w:rsidR="00630C3B" w:rsidP="00630C3B" w:rsidRDefault="00215503" w14:paraId="312C3889" w14:textId="32914271">
            <w:pPr>
              <w:spacing w:after="160"/>
            </w:pPr>
            <w:r w:rsidRPr="00323C34">
              <w:t xml:space="preserve">VMS </w:t>
            </w:r>
            <w:r w:rsidRPr="00323C34" w:rsidR="00630C3B">
              <w:t>Timestamp</w:t>
            </w:r>
          </w:p>
        </w:tc>
        <w:tc>
          <w:tcPr>
            <w:tcW w:w="0" w:type="auto"/>
            <w:hideMark/>
          </w:tcPr>
          <w:p w:rsidRPr="00323C34" w:rsidR="00630C3B" w:rsidP="00630C3B" w:rsidRDefault="00630C3B" w14:paraId="0881A109" w14:textId="77777777">
            <w:pPr>
              <w:spacing w:after="160"/>
            </w:pPr>
            <w:r w:rsidRPr="00323C34">
              <w:t>Time</w:t>
            </w:r>
          </w:p>
        </w:tc>
        <w:tc>
          <w:tcPr>
            <w:tcW w:w="0" w:type="auto"/>
            <w:hideMark/>
          </w:tcPr>
          <w:p w:rsidRPr="00323C34" w:rsidR="00630C3B" w:rsidP="00630C3B" w:rsidRDefault="00630C3B" w14:paraId="700B91C3" w14:textId="77777777">
            <w:pPr>
              <w:spacing w:after="160"/>
            </w:pPr>
            <w:r w:rsidRPr="00323C34">
              <w:t>No</w:t>
            </w:r>
          </w:p>
        </w:tc>
        <w:tc>
          <w:tcPr>
            <w:tcW w:w="0" w:type="auto"/>
            <w:hideMark/>
          </w:tcPr>
          <w:p w:rsidRPr="00323C34" w:rsidR="00630C3B" w:rsidP="00630C3B" w:rsidRDefault="00630C3B" w14:paraId="06E3C839" w14:textId="77777777">
            <w:pPr>
              <w:spacing w:after="160"/>
            </w:pPr>
          </w:p>
        </w:tc>
      </w:tr>
      <w:tr w:rsidRPr="00323C34" w:rsidR="00C62A87" w:rsidTr="00630C3B" w14:paraId="38DDB492" w14:textId="77777777">
        <w:tc>
          <w:tcPr>
            <w:tcW w:w="0" w:type="auto"/>
            <w:hideMark/>
          </w:tcPr>
          <w:p w:rsidRPr="00323C34" w:rsidR="00630C3B" w:rsidP="00630C3B" w:rsidRDefault="00215503" w14:paraId="675989E5" w14:textId="287D235C">
            <w:pPr>
              <w:spacing w:after="160"/>
            </w:pPr>
            <w:r w:rsidRPr="00323C34">
              <w:t xml:space="preserve">VMS Footage </w:t>
            </w:r>
            <w:r w:rsidRPr="00323C34" w:rsidR="00630C3B">
              <w:t>Bookmark</w:t>
            </w:r>
          </w:p>
        </w:tc>
        <w:tc>
          <w:tcPr>
            <w:tcW w:w="0" w:type="auto"/>
            <w:hideMark/>
          </w:tcPr>
          <w:p w:rsidRPr="00323C34" w:rsidR="00630C3B" w:rsidP="00630C3B" w:rsidRDefault="00630C3B" w14:paraId="710C0B00" w14:textId="77777777">
            <w:pPr>
              <w:spacing w:after="160"/>
            </w:pPr>
            <w:r w:rsidRPr="00323C34">
              <w:t>Text</w:t>
            </w:r>
          </w:p>
        </w:tc>
        <w:tc>
          <w:tcPr>
            <w:tcW w:w="0" w:type="auto"/>
            <w:hideMark/>
          </w:tcPr>
          <w:p w:rsidRPr="00323C34" w:rsidR="00630C3B" w:rsidP="00630C3B" w:rsidRDefault="00630C3B" w14:paraId="760F0605" w14:textId="77777777">
            <w:pPr>
              <w:spacing w:after="160"/>
            </w:pPr>
            <w:r w:rsidRPr="00323C34">
              <w:t>No</w:t>
            </w:r>
          </w:p>
        </w:tc>
        <w:tc>
          <w:tcPr>
            <w:tcW w:w="0" w:type="auto"/>
            <w:hideMark/>
          </w:tcPr>
          <w:p w:rsidRPr="00323C34" w:rsidR="00630C3B" w:rsidP="00630C3B" w:rsidRDefault="00630C3B" w14:paraId="3966D3F2" w14:textId="77777777">
            <w:pPr>
              <w:spacing w:after="160"/>
            </w:pPr>
            <w:r w:rsidRPr="00323C34">
              <w:t>Reference bookmark within the VMS footage</w:t>
            </w:r>
          </w:p>
        </w:tc>
      </w:tr>
      <w:tr w:rsidRPr="00323C34" w:rsidR="00C62A87" w:rsidTr="00630C3B" w14:paraId="050E63E5" w14:textId="77777777">
        <w:tc>
          <w:tcPr>
            <w:tcW w:w="0" w:type="auto"/>
            <w:hideMark/>
          </w:tcPr>
          <w:p w:rsidRPr="00323C34" w:rsidR="00630C3B" w:rsidP="00630C3B" w:rsidRDefault="00630C3B" w14:paraId="2C650DB9" w14:textId="77777777">
            <w:pPr>
              <w:spacing w:after="160"/>
            </w:pPr>
            <w:r w:rsidRPr="00323C34">
              <w:t>BWC Number</w:t>
            </w:r>
          </w:p>
        </w:tc>
        <w:tc>
          <w:tcPr>
            <w:tcW w:w="0" w:type="auto"/>
            <w:hideMark/>
          </w:tcPr>
          <w:p w:rsidRPr="00323C34" w:rsidR="00630C3B" w:rsidP="00630C3B" w:rsidRDefault="00630C3B" w14:paraId="3BCC2D07" w14:textId="77777777">
            <w:pPr>
              <w:spacing w:after="160"/>
            </w:pPr>
            <w:r w:rsidRPr="00323C34">
              <w:t>Text</w:t>
            </w:r>
          </w:p>
        </w:tc>
        <w:tc>
          <w:tcPr>
            <w:tcW w:w="0" w:type="auto"/>
            <w:hideMark/>
          </w:tcPr>
          <w:p w:rsidRPr="00323C34" w:rsidR="00630C3B" w:rsidP="00630C3B" w:rsidRDefault="00630C3B" w14:paraId="22E82F93" w14:textId="77777777">
            <w:pPr>
              <w:spacing w:after="160"/>
            </w:pPr>
            <w:r w:rsidRPr="00323C34">
              <w:t>No</w:t>
            </w:r>
          </w:p>
        </w:tc>
        <w:tc>
          <w:tcPr>
            <w:tcW w:w="0" w:type="auto"/>
            <w:hideMark/>
          </w:tcPr>
          <w:p w:rsidRPr="00323C34" w:rsidR="00630C3B" w:rsidP="00630C3B" w:rsidRDefault="00630C3B" w14:paraId="4075DF90" w14:textId="77777777">
            <w:pPr>
              <w:spacing w:after="160"/>
            </w:pPr>
            <w:r w:rsidRPr="00323C34">
              <w:t>Body Worn Camera identifier</w:t>
            </w:r>
          </w:p>
        </w:tc>
      </w:tr>
      <w:tr w:rsidRPr="00323C34" w:rsidR="00C62A87" w:rsidTr="00630C3B" w14:paraId="67A117AB" w14:textId="77777777">
        <w:tc>
          <w:tcPr>
            <w:tcW w:w="0" w:type="auto"/>
            <w:hideMark/>
          </w:tcPr>
          <w:p w:rsidRPr="00323C34" w:rsidR="00630C3B" w:rsidP="00630C3B" w:rsidRDefault="00630C3B" w14:paraId="141AEDBC" w14:textId="77777777">
            <w:pPr>
              <w:spacing w:after="160"/>
            </w:pPr>
            <w:r w:rsidRPr="00323C34">
              <w:t>BWC Timestamp</w:t>
            </w:r>
          </w:p>
        </w:tc>
        <w:tc>
          <w:tcPr>
            <w:tcW w:w="0" w:type="auto"/>
            <w:hideMark/>
          </w:tcPr>
          <w:p w:rsidRPr="00323C34" w:rsidR="00630C3B" w:rsidP="00630C3B" w:rsidRDefault="00630C3B" w14:paraId="681EF8D8" w14:textId="77777777">
            <w:pPr>
              <w:spacing w:after="160"/>
            </w:pPr>
            <w:r w:rsidRPr="00323C34">
              <w:t>Time</w:t>
            </w:r>
          </w:p>
        </w:tc>
        <w:tc>
          <w:tcPr>
            <w:tcW w:w="0" w:type="auto"/>
            <w:hideMark/>
          </w:tcPr>
          <w:p w:rsidRPr="00323C34" w:rsidR="00630C3B" w:rsidP="00630C3B" w:rsidRDefault="00630C3B" w14:paraId="073D757A" w14:textId="77777777">
            <w:pPr>
              <w:spacing w:after="160"/>
            </w:pPr>
            <w:r w:rsidRPr="00323C34">
              <w:t>No</w:t>
            </w:r>
          </w:p>
        </w:tc>
        <w:tc>
          <w:tcPr>
            <w:tcW w:w="0" w:type="auto"/>
            <w:hideMark/>
          </w:tcPr>
          <w:p w:rsidRPr="00323C34" w:rsidR="00630C3B" w:rsidP="00630C3B" w:rsidRDefault="00630C3B" w14:paraId="5BD07839" w14:textId="77777777">
            <w:pPr>
              <w:spacing w:after="160"/>
            </w:pPr>
          </w:p>
        </w:tc>
      </w:tr>
    </w:tbl>
    <w:p w:rsidRPr="00323C34" w:rsidR="00F20601" w:rsidP="00F20601" w:rsidRDefault="00F20601" w14:paraId="1C07B213" w14:textId="77777777"/>
    <w:p w:rsidRPr="00323C34" w:rsidR="00EC6926" w:rsidP="006C258F" w:rsidRDefault="00EC6926" w14:paraId="4EF13002" w14:textId="756F4C16">
      <w:pPr>
        <w:pStyle w:val="Heading3"/>
      </w:pPr>
      <w:bookmarkStart w:name="_Toc231625416" w:id="760"/>
      <w:r w:rsidRPr="00323C34">
        <w:t>Attachments</w:t>
      </w:r>
      <w:bookmarkEnd w:id="760"/>
    </w:p>
    <w:tbl>
      <w:tblPr>
        <w:tblStyle w:val="SJ"/>
        <w:tblW w:w="0" w:type="auto"/>
        <w:tblLook w:val="04A0" w:firstRow="1" w:lastRow="0" w:firstColumn="1" w:lastColumn="0" w:noHBand="0" w:noVBand="1"/>
      </w:tblPr>
      <w:tblGrid>
        <w:gridCol w:w="1439"/>
        <w:gridCol w:w="1062"/>
        <w:gridCol w:w="1329"/>
        <w:gridCol w:w="5186"/>
      </w:tblGrid>
      <w:tr w:rsidRPr="00323C34" w:rsidR="00C62A87" w:rsidTr="006C258F" w14:paraId="21E991D4"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6C258F" w:rsidP="006C258F" w:rsidRDefault="006C258F" w14:paraId="3DDD33AD" w14:textId="77777777">
            <w:pPr>
              <w:spacing w:after="160"/>
              <w:rPr>
                <w:bCs/>
              </w:rPr>
            </w:pPr>
            <w:r w:rsidRPr="00323C34">
              <w:rPr>
                <w:bCs/>
              </w:rPr>
              <w:t>Field</w:t>
            </w:r>
          </w:p>
        </w:tc>
        <w:tc>
          <w:tcPr>
            <w:tcW w:w="0" w:type="auto"/>
            <w:hideMark/>
          </w:tcPr>
          <w:p w:rsidRPr="00323C34" w:rsidR="006C258F" w:rsidP="006C258F" w:rsidRDefault="006C258F" w14:paraId="6A144285" w14:textId="77777777">
            <w:pPr>
              <w:spacing w:after="160"/>
              <w:rPr>
                <w:bCs/>
              </w:rPr>
            </w:pPr>
            <w:r w:rsidRPr="00323C34">
              <w:rPr>
                <w:bCs/>
              </w:rPr>
              <w:t>Type</w:t>
            </w:r>
          </w:p>
        </w:tc>
        <w:tc>
          <w:tcPr>
            <w:tcW w:w="0" w:type="auto"/>
            <w:hideMark/>
          </w:tcPr>
          <w:p w:rsidRPr="00323C34" w:rsidR="006C258F" w:rsidP="006C258F" w:rsidRDefault="006C258F" w14:paraId="2648DDE1" w14:textId="77777777">
            <w:pPr>
              <w:spacing w:after="160"/>
              <w:rPr>
                <w:bCs/>
              </w:rPr>
            </w:pPr>
            <w:r w:rsidRPr="00323C34">
              <w:rPr>
                <w:bCs/>
              </w:rPr>
              <w:t>Mandatory</w:t>
            </w:r>
          </w:p>
        </w:tc>
        <w:tc>
          <w:tcPr>
            <w:tcW w:w="0" w:type="auto"/>
            <w:hideMark/>
          </w:tcPr>
          <w:p w:rsidRPr="00323C34" w:rsidR="006C258F" w:rsidP="006C258F" w:rsidRDefault="006C258F" w14:paraId="5474DA5A" w14:textId="77777777">
            <w:pPr>
              <w:spacing w:after="160"/>
              <w:rPr>
                <w:bCs/>
              </w:rPr>
            </w:pPr>
            <w:r w:rsidRPr="00323C34">
              <w:rPr>
                <w:bCs/>
              </w:rPr>
              <w:t>Notes</w:t>
            </w:r>
          </w:p>
        </w:tc>
      </w:tr>
      <w:tr w:rsidRPr="00323C34" w:rsidR="00C62A87" w:rsidTr="006C258F" w14:paraId="6A7A603C" w14:textId="77777777">
        <w:tc>
          <w:tcPr>
            <w:tcW w:w="0" w:type="auto"/>
            <w:hideMark/>
          </w:tcPr>
          <w:p w:rsidRPr="00323C34" w:rsidR="006C258F" w:rsidP="006C258F" w:rsidRDefault="006C258F" w14:paraId="188C3168" w14:textId="77777777">
            <w:pPr>
              <w:spacing w:after="160"/>
            </w:pPr>
            <w:r w:rsidRPr="00323C34">
              <w:t>Attachments</w:t>
            </w:r>
          </w:p>
        </w:tc>
        <w:tc>
          <w:tcPr>
            <w:tcW w:w="0" w:type="auto"/>
            <w:hideMark/>
          </w:tcPr>
          <w:p w:rsidRPr="00323C34" w:rsidR="006C258F" w:rsidP="006C258F" w:rsidRDefault="006C258F" w14:paraId="55502FE2" w14:textId="77777777">
            <w:pPr>
              <w:spacing w:after="160"/>
            </w:pPr>
            <w:r w:rsidRPr="00323C34">
              <w:t>File upload</w:t>
            </w:r>
          </w:p>
        </w:tc>
        <w:tc>
          <w:tcPr>
            <w:tcW w:w="0" w:type="auto"/>
            <w:hideMark/>
          </w:tcPr>
          <w:p w:rsidRPr="00323C34" w:rsidR="006C258F" w:rsidP="006C258F" w:rsidRDefault="006C258F" w14:paraId="0049C76C" w14:textId="77777777">
            <w:pPr>
              <w:spacing w:after="160"/>
            </w:pPr>
            <w:r w:rsidRPr="00323C34">
              <w:t>No</w:t>
            </w:r>
          </w:p>
        </w:tc>
        <w:tc>
          <w:tcPr>
            <w:tcW w:w="0" w:type="auto"/>
            <w:hideMark/>
          </w:tcPr>
          <w:p w:rsidRPr="00323C34" w:rsidR="006C258F" w:rsidP="006C258F" w:rsidRDefault="006C258F" w14:paraId="2974374D" w14:textId="77777777">
            <w:pPr>
              <w:spacing w:after="160"/>
            </w:pPr>
            <w:r w:rsidRPr="00323C34">
              <w:t>Accepted formats: photo, video, and document files. Police reports shall not be attached in this section</w:t>
            </w:r>
          </w:p>
        </w:tc>
      </w:tr>
    </w:tbl>
    <w:p w:rsidRPr="00323C34" w:rsidR="006C258F" w:rsidP="006C258F" w:rsidRDefault="006C258F" w14:paraId="6DD2542D" w14:textId="432EB60F">
      <w:pPr>
        <w:pStyle w:val="Heading3"/>
      </w:pPr>
      <w:bookmarkStart w:name="_Toc231625417" w:id="761"/>
      <w:r w:rsidRPr="00323C34">
        <w:rPr>
          <w:rFonts w:hint="eastAsia"/>
        </w:rPr>
        <w:t>Summary and Closure</w:t>
      </w:r>
      <w:bookmarkEnd w:id="761"/>
    </w:p>
    <w:tbl>
      <w:tblPr>
        <w:tblStyle w:val="SJ"/>
        <w:tblW w:w="0" w:type="auto"/>
        <w:tblLook w:val="04A0" w:firstRow="1" w:lastRow="0" w:firstColumn="1" w:lastColumn="0" w:noHBand="0" w:noVBand="1"/>
      </w:tblPr>
      <w:tblGrid>
        <w:gridCol w:w="1491"/>
        <w:gridCol w:w="1319"/>
        <w:gridCol w:w="1329"/>
        <w:gridCol w:w="4877"/>
      </w:tblGrid>
      <w:tr w:rsidRPr="00323C34" w:rsidR="00C62A87" w:rsidTr="006C258F" w14:paraId="7821B234"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6C258F" w:rsidP="006C258F" w:rsidRDefault="006C258F" w14:paraId="2CC37DC9" w14:textId="77777777">
            <w:pPr>
              <w:spacing w:after="160"/>
              <w:rPr>
                <w:bCs/>
              </w:rPr>
            </w:pPr>
            <w:r w:rsidRPr="00323C34">
              <w:rPr>
                <w:bCs/>
              </w:rPr>
              <w:t>Field</w:t>
            </w:r>
          </w:p>
        </w:tc>
        <w:tc>
          <w:tcPr>
            <w:tcW w:w="0" w:type="auto"/>
            <w:hideMark/>
          </w:tcPr>
          <w:p w:rsidRPr="00323C34" w:rsidR="006C258F" w:rsidP="006C258F" w:rsidRDefault="006C258F" w14:paraId="62BD4F20" w14:textId="77777777">
            <w:pPr>
              <w:spacing w:after="160"/>
              <w:rPr>
                <w:bCs/>
              </w:rPr>
            </w:pPr>
            <w:r w:rsidRPr="00323C34">
              <w:rPr>
                <w:bCs/>
              </w:rPr>
              <w:t>Type</w:t>
            </w:r>
          </w:p>
        </w:tc>
        <w:tc>
          <w:tcPr>
            <w:tcW w:w="0" w:type="auto"/>
            <w:hideMark/>
          </w:tcPr>
          <w:p w:rsidRPr="00323C34" w:rsidR="006C258F" w:rsidP="006C258F" w:rsidRDefault="006C258F" w14:paraId="139166EE" w14:textId="77777777">
            <w:pPr>
              <w:spacing w:after="160"/>
              <w:rPr>
                <w:bCs/>
              </w:rPr>
            </w:pPr>
            <w:r w:rsidRPr="00323C34">
              <w:rPr>
                <w:bCs/>
              </w:rPr>
              <w:t>Mandatory</w:t>
            </w:r>
          </w:p>
        </w:tc>
        <w:tc>
          <w:tcPr>
            <w:tcW w:w="0" w:type="auto"/>
            <w:hideMark/>
          </w:tcPr>
          <w:p w:rsidRPr="00323C34" w:rsidR="006C258F" w:rsidP="006C258F" w:rsidRDefault="006C258F" w14:paraId="4C2665F1" w14:textId="77777777">
            <w:pPr>
              <w:spacing w:after="160"/>
              <w:rPr>
                <w:bCs/>
              </w:rPr>
            </w:pPr>
            <w:r w:rsidRPr="00323C34">
              <w:rPr>
                <w:bCs/>
              </w:rPr>
              <w:t>Notes</w:t>
            </w:r>
          </w:p>
        </w:tc>
      </w:tr>
      <w:tr w:rsidRPr="00323C34" w:rsidR="00C62A87" w:rsidTr="006C258F" w14:paraId="33C6D688" w14:textId="77777777">
        <w:tc>
          <w:tcPr>
            <w:tcW w:w="0" w:type="auto"/>
            <w:hideMark/>
          </w:tcPr>
          <w:p w:rsidRPr="00323C34" w:rsidR="006C258F" w:rsidP="006C258F" w:rsidRDefault="006C258F" w14:paraId="3FBE650F" w14:textId="77777777">
            <w:pPr>
              <w:spacing w:after="160"/>
            </w:pPr>
            <w:r w:rsidRPr="00323C34">
              <w:t>Summary</w:t>
            </w:r>
          </w:p>
        </w:tc>
        <w:tc>
          <w:tcPr>
            <w:tcW w:w="0" w:type="auto"/>
            <w:hideMark/>
          </w:tcPr>
          <w:p w:rsidRPr="00323C34" w:rsidR="006C258F" w:rsidP="006C258F" w:rsidRDefault="006C258F" w14:paraId="0637C725" w14:textId="77777777">
            <w:pPr>
              <w:spacing w:after="160"/>
            </w:pPr>
            <w:r w:rsidRPr="00323C34">
              <w:t>Rich text</w:t>
            </w:r>
          </w:p>
        </w:tc>
        <w:tc>
          <w:tcPr>
            <w:tcW w:w="0" w:type="auto"/>
            <w:hideMark/>
          </w:tcPr>
          <w:p w:rsidRPr="00323C34" w:rsidR="006C258F" w:rsidP="006C258F" w:rsidRDefault="006C258F" w14:paraId="24DF8FFD" w14:textId="77777777">
            <w:pPr>
              <w:spacing w:after="160"/>
            </w:pPr>
            <w:r w:rsidRPr="00323C34">
              <w:t>No</w:t>
            </w:r>
          </w:p>
        </w:tc>
        <w:tc>
          <w:tcPr>
            <w:tcW w:w="0" w:type="auto"/>
            <w:hideMark/>
          </w:tcPr>
          <w:p w:rsidRPr="00323C34" w:rsidR="006C258F" w:rsidP="006C258F" w:rsidRDefault="006C258F" w14:paraId="2FA3A392" w14:textId="77777777">
            <w:pPr>
              <w:spacing w:after="160"/>
            </w:pPr>
            <w:r w:rsidRPr="00323C34">
              <w:t>Free-text summary field, relocated below the Personal Injuries section. Renamed from Remarks in the previous system</w:t>
            </w:r>
          </w:p>
        </w:tc>
      </w:tr>
      <w:tr w:rsidRPr="00323C34" w:rsidR="00C62A87" w:rsidTr="006C258F" w14:paraId="344E9967" w14:textId="77777777">
        <w:tc>
          <w:tcPr>
            <w:tcW w:w="0" w:type="auto"/>
            <w:hideMark/>
          </w:tcPr>
          <w:p w:rsidRPr="00323C34" w:rsidR="006C258F" w:rsidP="006C258F" w:rsidRDefault="006C258F" w14:paraId="6E20E59D" w14:textId="77777777">
            <w:pPr>
              <w:spacing w:after="160"/>
            </w:pPr>
            <w:r w:rsidRPr="00323C34">
              <w:t>Completion Remarks</w:t>
            </w:r>
          </w:p>
        </w:tc>
        <w:tc>
          <w:tcPr>
            <w:tcW w:w="0" w:type="auto"/>
            <w:hideMark/>
          </w:tcPr>
          <w:p w:rsidRPr="00323C34" w:rsidR="006C258F" w:rsidP="006C258F" w:rsidRDefault="006C258F" w14:paraId="7F159970" w14:textId="77777777">
            <w:pPr>
              <w:spacing w:after="160"/>
            </w:pPr>
            <w:r w:rsidRPr="00323C34">
              <w:t>Text</w:t>
            </w:r>
          </w:p>
        </w:tc>
        <w:tc>
          <w:tcPr>
            <w:tcW w:w="0" w:type="auto"/>
            <w:hideMark/>
          </w:tcPr>
          <w:p w:rsidR="00EE4FBD" w:rsidP="006C258F" w:rsidRDefault="00EE4FBD" w14:paraId="0F0B7884" w14:textId="77777777">
            <w:pPr>
              <w:spacing w:after="160"/>
              <w:rPr>
                <w:ins w:author="Shin Feng WONG" w:date="2026-06-04T02:20:00Z" w16du:dateUtc="2026-06-03T18:20:00Z" w:id="762"/>
              </w:rPr>
            </w:pPr>
            <w:ins w:author="Shin Feng WONG" w:date="2026-06-04T02:20:00Z" w16du:dateUtc="2026-06-03T18:20:00Z" w:id="763">
              <w:r>
                <w:t>Conditional</w:t>
              </w:r>
            </w:ins>
          </w:p>
          <w:p w:rsidRPr="00323C34" w:rsidR="006C258F" w:rsidP="006C258F" w:rsidRDefault="006C258F" w14:paraId="7AAC62FB" w14:textId="691CC055">
            <w:pPr>
              <w:spacing w:after="160"/>
            </w:pPr>
            <w:del w:author="Shin Feng WONG" w:date="2026-06-04T02:20:00Z" w16du:dateUtc="2026-06-03T18:20:00Z" w:id="764">
              <w:r w:rsidRPr="00323C34" w:rsidDel="00EE4FBD">
                <w:delText>No</w:delText>
              </w:r>
            </w:del>
          </w:p>
        </w:tc>
        <w:tc>
          <w:tcPr>
            <w:tcW w:w="0" w:type="auto"/>
            <w:hideMark/>
          </w:tcPr>
          <w:p w:rsidR="00EE4FBD" w:rsidP="00EE4FBD" w:rsidRDefault="006C258F" w14:paraId="614A1026" w14:textId="77777777">
            <w:pPr>
              <w:spacing w:after="160"/>
              <w:rPr>
                <w:ins w:author="Shin Feng WONG" w:date="2026-06-04T02:20:00Z" w16du:dateUtc="2026-06-03T18:20:00Z" w:id="765"/>
              </w:rPr>
            </w:pPr>
            <w:del w:author="Shin Feng WONG" w:date="2026-06-04T02:20:00Z" w16du:dateUtc="2026-06-03T18:20:00Z" w:id="766">
              <w:r w:rsidRPr="00323C34" w:rsidDel="00EE4FBD">
                <w:delText>Entered by the Responder upon completion of ground activities</w:delText>
              </w:r>
            </w:del>
          </w:p>
          <w:p w:rsidR="00EE4FBD" w:rsidP="00EE4FBD" w:rsidRDefault="00EE4FBD" w14:paraId="686557E7" w14:textId="77777777">
            <w:pPr>
              <w:spacing w:after="160"/>
              <w:rPr>
                <w:ins w:author="Shin Feng WONG" w:date="2026-06-04T02:20:00Z" w16du:dateUtc="2026-06-03T18:20:00Z" w:id="767"/>
              </w:rPr>
            </w:pPr>
            <w:ins w:author="Shin Feng WONG" w:date="2026-06-04T02:20:00Z" w16du:dateUtc="2026-06-03T18:20:00Z" w:id="768">
              <w:r>
                <w:t xml:space="preserve">Free text remarks field for the Duty Manager when reviewing an incident submitted for closure. Used to record approval notes or, where the record is being returned, to specify the revision required by the Controller. </w:t>
              </w:r>
            </w:ins>
          </w:p>
          <w:p w:rsidRPr="00323C34" w:rsidR="00EE4FBD" w:rsidP="00EE4FBD" w:rsidRDefault="00EE4FBD" w14:paraId="425E3CC8" w14:textId="79FDA4E1">
            <w:pPr>
              <w:spacing w:after="160"/>
            </w:pPr>
            <w:ins w:author="Shin Feng WONG" w:date="2026-06-04T02:20:00Z" w16du:dateUtc="2026-06-03T18:20:00Z" w:id="769">
              <w:r>
                <w:t>Mandatory when the DM selects Return, optional when approving.</w:t>
              </w:r>
            </w:ins>
          </w:p>
        </w:tc>
      </w:tr>
      <w:tr w:rsidRPr="00323C34" w:rsidR="00C62A87" w:rsidTr="006C258F" w14:paraId="44B22F04" w14:textId="77777777">
        <w:tc>
          <w:tcPr>
            <w:tcW w:w="0" w:type="auto"/>
            <w:hideMark/>
          </w:tcPr>
          <w:p w:rsidRPr="00323C34" w:rsidR="006C258F" w:rsidP="006C258F" w:rsidRDefault="006C258F" w14:paraId="465FC89A" w14:textId="77777777">
            <w:pPr>
              <w:spacing w:after="160"/>
            </w:pPr>
            <w:r w:rsidRPr="00323C34">
              <w:t>Closed By</w:t>
            </w:r>
          </w:p>
        </w:tc>
        <w:tc>
          <w:tcPr>
            <w:tcW w:w="0" w:type="auto"/>
            <w:hideMark/>
          </w:tcPr>
          <w:p w:rsidRPr="00323C34" w:rsidR="006C258F" w:rsidP="006C258F" w:rsidRDefault="006C258F" w14:paraId="639FA106" w14:textId="77777777">
            <w:pPr>
              <w:spacing w:after="160"/>
            </w:pPr>
            <w:r w:rsidRPr="00323C34">
              <w:t>Auto</w:t>
            </w:r>
          </w:p>
        </w:tc>
        <w:tc>
          <w:tcPr>
            <w:tcW w:w="0" w:type="auto"/>
            <w:hideMark/>
          </w:tcPr>
          <w:p w:rsidRPr="00323C34" w:rsidR="006C258F" w:rsidP="006C258F" w:rsidRDefault="001D23BC" w14:paraId="7DF13E4A" w14:textId="5E7BD267">
            <w:pPr>
              <w:spacing w:after="160"/>
            </w:pPr>
            <w:r w:rsidRPr="00323C34">
              <w:rPr>
                <w:rFonts w:hint="eastAsia"/>
              </w:rPr>
              <w:t>-</w:t>
            </w:r>
          </w:p>
        </w:tc>
        <w:tc>
          <w:tcPr>
            <w:tcW w:w="0" w:type="auto"/>
            <w:hideMark/>
          </w:tcPr>
          <w:p w:rsidRPr="00323C34" w:rsidR="006C258F" w:rsidP="006C258F" w:rsidRDefault="006C258F" w14:paraId="2AEF984B" w14:textId="77777777">
            <w:pPr>
              <w:spacing w:after="160"/>
            </w:pPr>
            <w:r w:rsidRPr="00323C34">
              <w:t>Populated from the authenticated user account upon closure. Read-only</w:t>
            </w:r>
          </w:p>
        </w:tc>
      </w:tr>
      <w:tr w:rsidRPr="00323C34" w:rsidR="00C62A87" w:rsidTr="006C258F" w14:paraId="37F4D095" w14:textId="77777777">
        <w:tc>
          <w:tcPr>
            <w:tcW w:w="0" w:type="auto"/>
            <w:hideMark/>
          </w:tcPr>
          <w:p w:rsidRPr="00323C34" w:rsidR="006C258F" w:rsidP="006C258F" w:rsidRDefault="006C258F" w14:paraId="02C28805" w14:textId="77777777">
            <w:pPr>
              <w:spacing w:after="160"/>
            </w:pPr>
            <w:r w:rsidRPr="00323C34">
              <w:t>Closed At</w:t>
            </w:r>
          </w:p>
        </w:tc>
        <w:tc>
          <w:tcPr>
            <w:tcW w:w="0" w:type="auto"/>
            <w:hideMark/>
          </w:tcPr>
          <w:p w:rsidRPr="00323C34" w:rsidR="006C258F" w:rsidP="006C258F" w:rsidRDefault="006C258F" w14:paraId="7BE8D9F1" w14:textId="77777777">
            <w:pPr>
              <w:spacing w:after="160"/>
            </w:pPr>
            <w:r w:rsidRPr="00323C34">
              <w:t>Auto timestamp</w:t>
            </w:r>
          </w:p>
        </w:tc>
        <w:tc>
          <w:tcPr>
            <w:tcW w:w="0" w:type="auto"/>
            <w:hideMark/>
          </w:tcPr>
          <w:p w:rsidRPr="00323C34" w:rsidR="006C258F" w:rsidP="006C258F" w:rsidRDefault="001D23BC" w14:paraId="2EFDE040" w14:textId="6EBA198B">
            <w:pPr>
              <w:spacing w:after="160"/>
            </w:pPr>
            <w:r w:rsidRPr="00323C34">
              <w:rPr>
                <w:rFonts w:hint="eastAsia"/>
              </w:rPr>
              <w:t>-</w:t>
            </w:r>
          </w:p>
        </w:tc>
        <w:tc>
          <w:tcPr>
            <w:tcW w:w="0" w:type="auto"/>
            <w:hideMark/>
          </w:tcPr>
          <w:p w:rsidRPr="00323C34" w:rsidR="006C258F" w:rsidP="006C258F" w:rsidRDefault="006C258F" w14:paraId="5C90BECE" w14:textId="77777777">
            <w:pPr>
              <w:spacing w:after="160"/>
            </w:pPr>
            <w:r w:rsidRPr="00323C34">
              <w:t>System timestamp recorded at the point of closure. Read-only</w:t>
            </w:r>
          </w:p>
        </w:tc>
      </w:tr>
    </w:tbl>
    <w:p w:rsidRPr="00323C34" w:rsidR="009D4D8E" w:rsidP="00B82EB2" w:rsidRDefault="009D4D8E" w14:paraId="3CFBC271" w14:textId="351E954E">
      <w:pPr>
        <w:pStyle w:val="Heading2"/>
      </w:pPr>
      <w:bookmarkStart w:name="_Toc231625418" w:id="770"/>
      <w:r w:rsidRPr="00323C34">
        <w:rPr>
          <w:rFonts w:hint="eastAsia"/>
        </w:rPr>
        <w:t>Incident Lifecycle</w:t>
      </w:r>
      <w:bookmarkEnd w:id="770"/>
    </w:p>
    <w:p w:rsidRPr="00323C34" w:rsidR="00FE1E33" w:rsidP="0011681F" w:rsidRDefault="00FE1E33" w14:paraId="5BC031E0" w14:textId="77777777">
      <w:pPr>
        <w:pStyle w:val="ListParagraph"/>
        <w:numPr>
          <w:ilvl w:val="0"/>
          <w:numId w:val="13"/>
        </w:numPr>
      </w:pPr>
      <w:r w:rsidRPr="00323C34">
        <w:t>An Incident record shall be created either manually by a Controller or automatically triggered from a third-party source or the UCS.</w:t>
      </w:r>
    </w:p>
    <w:p w:rsidRPr="00323C34" w:rsidR="00FE1E33" w:rsidP="0011681F" w:rsidRDefault="00FE1E33" w14:paraId="141FBEA0" w14:textId="77777777">
      <w:pPr>
        <w:pStyle w:val="ListParagraph"/>
        <w:numPr>
          <w:ilvl w:val="0"/>
          <w:numId w:val="13"/>
        </w:numPr>
      </w:pPr>
      <w:r w:rsidRPr="00323C34">
        <w:t>Where a Case does not already exist, Case creation is triggered automatically before the Incident record is initialised.</w:t>
      </w:r>
    </w:p>
    <w:p w:rsidRPr="00323C34" w:rsidR="00FE1E33" w:rsidP="0011681F" w:rsidRDefault="00FE1E33" w14:paraId="6FF78533" w14:textId="77777777">
      <w:pPr>
        <w:pStyle w:val="ListParagraph"/>
        <w:numPr>
          <w:ilvl w:val="0"/>
          <w:numId w:val="13"/>
        </w:numPr>
      </w:pPr>
      <w:r w:rsidRPr="00323C34">
        <w:t>The Controller may assign one or more Responders to the Incident. Assignment is optional; an Incident may be managed without a Responder assigned.</w:t>
      </w:r>
    </w:p>
    <w:p w:rsidRPr="00323C34" w:rsidR="00FE1E33" w:rsidP="0011681F" w:rsidRDefault="00FE1E33" w14:paraId="2FEF5410" w14:textId="77777777">
      <w:pPr>
        <w:pStyle w:val="ListParagraph"/>
        <w:numPr>
          <w:ilvl w:val="0"/>
          <w:numId w:val="13"/>
        </w:numPr>
      </w:pPr>
      <w:r w:rsidRPr="00323C34">
        <w:t>The Incident progresses through defined statuses reflecting its operational state.</w:t>
      </w:r>
    </w:p>
    <w:p w:rsidRPr="00323C34" w:rsidR="00FE1E33" w:rsidP="0011681F" w:rsidRDefault="00FE1E33" w14:paraId="4BE9F587" w14:textId="77777777">
      <w:pPr>
        <w:pStyle w:val="ListParagraph"/>
        <w:numPr>
          <w:ilvl w:val="0"/>
          <w:numId w:val="13"/>
        </w:numPr>
      </w:pPr>
      <w:r w:rsidRPr="00323C34">
        <w:t>Upon closure, the system shall automatically record the identity of the closing user and the closure timestamp.</w:t>
      </w:r>
    </w:p>
    <w:p w:rsidRPr="00323C34" w:rsidR="00FE1E33" w:rsidP="0011681F" w:rsidRDefault="00FE1E33" w14:paraId="63933496" w14:textId="6F708D4F">
      <w:pPr>
        <w:pStyle w:val="ListParagraph"/>
        <w:numPr>
          <w:ilvl w:val="0"/>
          <w:numId w:val="13"/>
        </w:numPr>
      </w:pPr>
      <w:r w:rsidRPr="00323C34">
        <w:t>Closed Incident records are read-only. A System Administrator must revert the status to an active state before any edits can be made.</w:t>
      </w:r>
    </w:p>
    <w:p w:rsidRPr="00323C34" w:rsidR="00C417A1" w:rsidP="009D4D8E" w:rsidRDefault="00C417A1" w14:paraId="2DF65641" w14:textId="32A61389">
      <w:pPr>
        <w:pStyle w:val="Heading3"/>
      </w:pPr>
      <w:bookmarkStart w:name="_Toc231625419" w:id="771"/>
      <w:r w:rsidRPr="00323C34">
        <w:rPr>
          <w:rFonts w:hint="eastAsia"/>
        </w:rPr>
        <w:t>I</w:t>
      </w:r>
      <w:r w:rsidRPr="00323C34">
        <w:t>n</w:t>
      </w:r>
      <w:r w:rsidRPr="00323C34">
        <w:rPr>
          <w:rFonts w:hint="eastAsia"/>
        </w:rPr>
        <w:t>cident S</w:t>
      </w:r>
      <w:r w:rsidRPr="00323C34">
        <w:t>t</w:t>
      </w:r>
      <w:r w:rsidRPr="00323C34">
        <w:rPr>
          <w:rFonts w:hint="eastAsia"/>
        </w:rPr>
        <w:t>atus Definitions</w:t>
      </w:r>
      <w:bookmarkEnd w:id="771"/>
    </w:p>
    <w:tbl>
      <w:tblPr>
        <w:tblStyle w:val="SJ"/>
        <w:tblW w:w="0" w:type="auto"/>
        <w:tblLook w:val="04A0" w:firstRow="1" w:lastRow="0" w:firstColumn="1" w:lastColumn="0" w:noHBand="0" w:noVBand="1"/>
      </w:tblPr>
      <w:tblGrid>
        <w:gridCol w:w="2797"/>
        <w:gridCol w:w="3329"/>
        <w:gridCol w:w="2890"/>
      </w:tblGrid>
      <w:tr w:rsidRPr="00323C34" w:rsidR="00607D2E" w:rsidTr="00E45C01" w14:paraId="24288115"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E45C01" w:rsidP="00E45C01" w:rsidRDefault="00E45C01" w14:paraId="7AF30039" w14:textId="77777777">
            <w:pPr>
              <w:rPr>
                <w:bCs/>
              </w:rPr>
            </w:pPr>
            <w:r w:rsidRPr="00323C34">
              <w:rPr>
                <w:bCs/>
              </w:rPr>
              <w:t>Status</w:t>
            </w:r>
          </w:p>
        </w:tc>
        <w:tc>
          <w:tcPr>
            <w:tcW w:w="0" w:type="auto"/>
            <w:hideMark/>
          </w:tcPr>
          <w:p w:rsidRPr="00323C34" w:rsidR="00E45C01" w:rsidP="00E45C01" w:rsidRDefault="00E45C01" w14:paraId="575C87FC" w14:textId="77777777">
            <w:pPr>
              <w:rPr>
                <w:bCs/>
              </w:rPr>
            </w:pPr>
            <w:r w:rsidRPr="00323C34">
              <w:rPr>
                <w:bCs/>
              </w:rPr>
              <w:t>Description</w:t>
            </w:r>
          </w:p>
        </w:tc>
        <w:tc>
          <w:tcPr>
            <w:tcW w:w="0" w:type="auto"/>
            <w:hideMark/>
          </w:tcPr>
          <w:p w:rsidRPr="00323C34" w:rsidR="00E45C01" w:rsidP="00E45C01" w:rsidRDefault="00E45C01" w14:paraId="13D9C35D" w14:textId="175681A7">
            <w:pPr>
              <w:rPr>
                <w:bCs/>
              </w:rPr>
            </w:pPr>
            <w:r w:rsidRPr="00323C34">
              <w:rPr>
                <w:bCs/>
              </w:rPr>
              <w:t>Permitted Actions</w:t>
            </w:r>
          </w:p>
        </w:tc>
      </w:tr>
      <w:tr w:rsidRPr="00323C34" w:rsidR="00607D2E" w:rsidTr="00E45C01" w14:paraId="7B9DA2F9" w14:textId="77777777">
        <w:tc>
          <w:tcPr>
            <w:tcW w:w="0" w:type="auto"/>
            <w:hideMark/>
          </w:tcPr>
          <w:p w:rsidRPr="00323C34" w:rsidR="00E45C01" w:rsidP="00E45C01" w:rsidRDefault="00E45C01" w14:paraId="40ECC23E" w14:textId="77777777">
            <w:r w:rsidRPr="00323C34">
              <w:t>Live</w:t>
            </w:r>
          </w:p>
        </w:tc>
        <w:tc>
          <w:tcPr>
            <w:tcW w:w="0" w:type="auto"/>
            <w:hideMark/>
          </w:tcPr>
          <w:p w:rsidRPr="00323C34" w:rsidR="00E45C01" w:rsidP="00E45C01" w:rsidRDefault="00E45C01" w14:paraId="55E4A687" w14:textId="77777777">
            <w:r w:rsidRPr="00323C34">
              <w:t>Incident created and active. No Responder acknowledged.</w:t>
            </w:r>
          </w:p>
        </w:tc>
        <w:tc>
          <w:tcPr>
            <w:tcW w:w="0" w:type="auto"/>
            <w:hideMark/>
          </w:tcPr>
          <w:p w:rsidRPr="00323C34" w:rsidR="001B4E13" w:rsidP="00E45C01" w:rsidRDefault="00E45C01" w14:paraId="38C85FAC" w14:textId="77777777">
            <w:r w:rsidRPr="00323C34">
              <w:t>Controller</w:t>
            </w:r>
          </w:p>
          <w:p w:rsidRPr="00323C34" w:rsidR="001B4E13" w:rsidP="001B4E13" w:rsidRDefault="001B4E13" w14:paraId="6068405B" w14:textId="77777777">
            <w:pPr>
              <w:pStyle w:val="ListBullet"/>
            </w:pPr>
            <w:r w:rsidRPr="00323C34">
              <w:rPr>
                <w:rFonts w:hint="eastAsia"/>
              </w:rPr>
              <w:t>E</w:t>
            </w:r>
            <w:r w:rsidRPr="00323C34" w:rsidR="00E45C01">
              <w:t>dit</w:t>
            </w:r>
          </w:p>
          <w:p w:rsidRPr="00323C34" w:rsidR="001B4E13" w:rsidP="001B4E13" w:rsidRDefault="001B4E13" w14:paraId="24494972" w14:textId="77777777">
            <w:pPr>
              <w:pStyle w:val="ListBullet"/>
            </w:pPr>
            <w:r w:rsidRPr="00323C34">
              <w:rPr>
                <w:rFonts w:hint="eastAsia"/>
              </w:rPr>
              <w:t>A</w:t>
            </w:r>
            <w:r w:rsidRPr="00323C34" w:rsidR="00E45C01">
              <w:t>ssign Responder</w:t>
            </w:r>
          </w:p>
          <w:p w:rsidRPr="00323C34" w:rsidR="001B4E13" w:rsidP="001B4E13" w:rsidRDefault="001B4E13" w14:paraId="743825B7" w14:textId="77777777">
            <w:pPr>
              <w:pStyle w:val="ListBullet"/>
            </w:pPr>
            <w:r w:rsidRPr="00323C34">
              <w:rPr>
                <w:rFonts w:hint="eastAsia"/>
              </w:rPr>
              <w:t>M</w:t>
            </w:r>
            <w:r w:rsidRPr="00323C34" w:rsidR="00E45C01">
              <w:t>ark false alarm</w:t>
            </w:r>
          </w:p>
          <w:p w:rsidRPr="00323C34" w:rsidR="00E45C01" w:rsidP="001B4E13" w:rsidRDefault="001B4E13" w14:paraId="3FD5795C" w14:textId="43000577">
            <w:pPr>
              <w:pStyle w:val="ListBullet"/>
            </w:pPr>
            <w:r w:rsidRPr="00323C34">
              <w:rPr>
                <w:rFonts w:hint="eastAsia"/>
              </w:rPr>
              <w:t>S</w:t>
            </w:r>
            <w:r w:rsidRPr="00323C34" w:rsidR="00E45C01">
              <w:t>ubmit for closure</w:t>
            </w:r>
          </w:p>
        </w:tc>
      </w:tr>
      <w:tr w:rsidRPr="00323C34" w:rsidR="00830C57" w:rsidTr="00E45C01" w14:paraId="38665A16" w14:textId="77777777">
        <w:trPr>
          <w:ins w:author="Shin Feng WONG" w:date="2026-06-03T23:55:00Z" w:id="772"/>
        </w:trPr>
        <w:tc>
          <w:tcPr>
            <w:tcW w:w="0" w:type="auto"/>
          </w:tcPr>
          <w:p w:rsidRPr="00323C34" w:rsidR="00830C57" w:rsidP="00E45C01" w:rsidRDefault="00830C57" w14:paraId="23D11570" w14:textId="516D5DE2">
            <w:pPr>
              <w:rPr>
                <w:ins w:author="Shin Feng WONG" w:date="2026-06-03T23:55:00Z" w16du:dateUtc="2026-06-03T15:55:00Z" w:id="773"/>
              </w:rPr>
            </w:pPr>
            <w:ins w:author="Shin Feng WONG" w:date="2026-06-03T23:55:00Z" w16du:dateUtc="2026-06-03T15:55:00Z" w:id="774">
              <w:r>
                <w:t>Live (Assigned)</w:t>
              </w:r>
            </w:ins>
          </w:p>
        </w:tc>
        <w:tc>
          <w:tcPr>
            <w:tcW w:w="0" w:type="auto"/>
          </w:tcPr>
          <w:p w:rsidRPr="00323C34" w:rsidR="003871E9" w:rsidP="006571CB" w:rsidRDefault="00A4555A" w14:paraId="27301DB1" w14:textId="0C5CED5F">
            <w:pPr>
              <w:rPr>
                <w:ins w:author="Shin Feng WONG" w:date="2026-06-03T23:55:00Z" w16du:dateUtc="2026-06-03T15:55:00Z" w:id="775"/>
              </w:rPr>
            </w:pPr>
            <w:ins w:author="Shin Feng WONG" w:date="2026-06-04T00:04:00Z" w16du:dateUtc="2026-06-03T16:04:00Z" w:id="776">
              <w:r>
                <w:t>Responder has been assigned by C</w:t>
              </w:r>
            </w:ins>
            <w:ins w:author="Shin Feng WONG" w:date="2026-06-04T00:05:00Z" w16du:dateUtc="2026-06-03T16:05:00Z" w:id="777">
              <w:r>
                <w:t>ontroller. Awaiting Responder acknowledgement</w:t>
              </w:r>
            </w:ins>
          </w:p>
        </w:tc>
        <w:tc>
          <w:tcPr>
            <w:tcW w:w="0" w:type="auto"/>
          </w:tcPr>
          <w:p w:rsidR="00830C57" w:rsidP="00113BA5" w:rsidRDefault="00A4555A" w14:paraId="3DC95DB5" w14:textId="77777777">
            <w:pPr>
              <w:rPr>
                <w:ins w:author="Shin Feng WONG" w:date="2026-06-04T00:05:00Z" w16du:dateUtc="2026-06-03T16:05:00Z" w:id="778"/>
              </w:rPr>
            </w:pPr>
            <w:ins w:author="Shin Feng WONG" w:date="2026-06-04T00:05:00Z" w16du:dateUtc="2026-06-03T16:05:00Z" w:id="779">
              <w:r>
                <w:t>Controller</w:t>
              </w:r>
            </w:ins>
          </w:p>
          <w:p w:rsidR="00A4555A" w:rsidP="00A4555A" w:rsidRDefault="00A4555A" w14:paraId="30E0E207" w14:textId="77777777">
            <w:pPr>
              <w:pStyle w:val="ListBullet"/>
              <w:rPr>
                <w:ins w:author="Shin Feng WONG" w:date="2026-06-04T00:05:00Z" w16du:dateUtc="2026-06-03T16:05:00Z" w:id="780"/>
              </w:rPr>
            </w:pPr>
            <w:ins w:author="Shin Feng WONG" w:date="2026-06-04T00:05:00Z" w16du:dateUtc="2026-06-03T16:05:00Z" w:id="781">
              <w:r>
                <w:t>Edit</w:t>
              </w:r>
            </w:ins>
          </w:p>
          <w:p w:rsidRPr="00323C34" w:rsidR="00A4555A" w:rsidP="00610049" w:rsidRDefault="00A4555A" w14:paraId="7BEFC505" w14:textId="04684FBD">
            <w:pPr>
              <w:pStyle w:val="ListBullet"/>
              <w:rPr>
                <w:ins w:author="Shin Feng WONG" w:date="2026-06-03T23:55:00Z" w16du:dateUtc="2026-06-03T15:55:00Z" w:id="782"/>
              </w:rPr>
            </w:pPr>
            <w:ins w:author="Shin Feng WONG" w:date="2026-06-04T00:05:00Z" w16du:dateUtc="2026-06-03T16:05:00Z" w:id="783">
              <w:r>
                <w:t>Assign/Reassign Responder</w:t>
              </w:r>
            </w:ins>
          </w:p>
        </w:tc>
      </w:tr>
      <w:tr w:rsidRPr="00323C34" w:rsidR="00607D2E" w:rsidTr="00E45C01" w14:paraId="083F4A0F" w14:textId="77777777">
        <w:tc>
          <w:tcPr>
            <w:tcW w:w="0" w:type="auto"/>
            <w:hideMark/>
          </w:tcPr>
          <w:p w:rsidRPr="00323C34" w:rsidR="00E45C01" w:rsidP="00E45C01" w:rsidRDefault="00E45C01" w14:paraId="69822184" w14:textId="77777777">
            <w:r w:rsidRPr="00323C34">
              <w:t>Live (Acknowledged)</w:t>
            </w:r>
          </w:p>
        </w:tc>
        <w:tc>
          <w:tcPr>
            <w:tcW w:w="0" w:type="auto"/>
            <w:hideMark/>
          </w:tcPr>
          <w:p w:rsidRPr="00323C34" w:rsidR="00E45C01" w:rsidP="00E45C01" w:rsidRDefault="00E45C01" w14:paraId="404CB6EB" w14:textId="77777777">
            <w:r w:rsidRPr="00323C34">
              <w:t>Assigned Responder has acknowledged.</w:t>
            </w:r>
          </w:p>
        </w:tc>
        <w:tc>
          <w:tcPr>
            <w:tcW w:w="0" w:type="auto"/>
            <w:hideMark/>
          </w:tcPr>
          <w:p w:rsidRPr="00323C34" w:rsidR="00113BA5" w:rsidP="00113BA5" w:rsidRDefault="00E45C01" w14:paraId="45F1A3B1" w14:textId="77777777">
            <w:r w:rsidRPr="00323C34">
              <w:t>Controller</w:t>
            </w:r>
            <w:r w:rsidRPr="00323C34" w:rsidR="00113BA5">
              <w:rPr>
                <w:rFonts w:hint="eastAsia"/>
              </w:rPr>
              <w:t>:</w:t>
            </w:r>
          </w:p>
          <w:p w:rsidRPr="00323C34" w:rsidR="00113BA5" w:rsidP="00113BA5" w:rsidRDefault="00113BA5" w14:paraId="4D399694" w14:textId="09B37DE6">
            <w:pPr>
              <w:pStyle w:val="ListBullet"/>
            </w:pPr>
            <w:r w:rsidRPr="00323C34">
              <w:rPr>
                <w:rFonts w:hint="eastAsia"/>
              </w:rPr>
              <w:t>E</w:t>
            </w:r>
            <w:r w:rsidRPr="00323C34" w:rsidR="00E45C01">
              <w:t>dit</w:t>
            </w:r>
          </w:p>
          <w:p w:rsidRPr="00323C34" w:rsidR="00113BA5" w:rsidP="0011681F" w:rsidRDefault="00113BA5" w14:paraId="35006A15" w14:textId="46209FED">
            <w:pPr>
              <w:pStyle w:val="ListBullet"/>
            </w:pPr>
            <w:r w:rsidRPr="00323C34">
              <w:rPr>
                <w:rFonts w:hint="eastAsia"/>
              </w:rPr>
              <w:t>R</w:t>
            </w:r>
            <w:r w:rsidRPr="00323C34" w:rsidR="00E45C01">
              <w:t>eassign</w:t>
            </w:r>
          </w:p>
          <w:p w:rsidRPr="00323C34" w:rsidR="00113BA5" w:rsidP="00113BA5" w:rsidRDefault="00E45C01" w14:paraId="4EAEA741" w14:textId="0896472B">
            <w:r w:rsidRPr="00323C34">
              <w:t>Responder</w:t>
            </w:r>
            <w:r w:rsidRPr="00323C34" w:rsidR="00113BA5">
              <w:rPr>
                <w:rFonts w:hint="eastAsia"/>
              </w:rPr>
              <w:t>:</w:t>
            </w:r>
          </w:p>
          <w:p w:rsidRPr="00323C34" w:rsidR="00113BA5" w:rsidP="00113BA5" w:rsidRDefault="00113BA5" w14:paraId="20F44037" w14:textId="77777777">
            <w:pPr>
              <w:pStyle w:val="ListBullet"/>
            </w:pPr>
            <w:r w:rsidRPr="00323C34">
              <w:rPr>
                <w:rFonts w:hint="eastAsia"/>
              </w:rPr>
              <w:t>U</w:t>
            </w:r>
            <w:r w:rsidRPr="00323C34" w:rsidR="00E45C01">
              <w:t>pdate to On-Site</w:t>
            </w:r>
          </w:p>
          <w:p w:rsidRPr="00323C34" w:rsidR="00E45C01" w:rsidP="00113BA5" w:rsidRDefault="00113BA5" w14:paraId="5A1239C6" w14:textId="602C0AC8">
            <w:pPr>
              <w:pStyle w:val="ListBullet"/>
            </w:pPr>
            <w:r w:rsidRPr="00323C34">
              <w:rPr>
                <w:rFonts w:hint="eastAsia"/>
              </w:rPr>
              <w:t>L</w:t>
            </w:r>
            <w:r w:rsidRPr="00323C34" w:rsidR="00E45C01">
              <w:t>og activity</w:t>
            </w:r>
          </w:p>
        </w:tc>
      </w:tr>
      <w:tr w:rsidRPr="00323C34" w:rsidR="00607D2E" w:rsidTr="00E45C01" w14:paraId="47E70BAD" w14:textId="77777777">
        <w:tc>
          <w:tcPr>
            <w:tcW w:w="0" w:type="auto"/>
            <w:hideMark/>
          </w:tcPr>
          <w:p w:rsidRPr="00323C34" w:rsidR="00E45C01" w:rsidP="00E45C01" w:rsidRDefault="00E45C01" w14:paraId="7F08CEDA" w14:textId="77777777">
            <w:r w:rsidRPr="00323C34">
              <w:t>Live (On-Site)</w:t>
            </w:r>
          </w:p>
        </w:tc>
        <w:tc>
          <w:tcPr>
            <w:tcW w:w="0" w:type="auto"/>
            <w:hideMark/>
          </w:tcPr>
          <w:p w:rsidRPr="00323C34" w:rsidR="00E45C01" w:rsidP="00E45C01" w:rsidRDefault="00E45C01" w14:paraId="0FF48440" w14:textId="77777777">
            <w:r w:rsidRPr="00323C34">
              <w:t>Responder confirmed on location.</w:t>
            </w:r>
          </w:p>
        </w:tc>
        <w:tc>
          <w:tcPr>
            <w:tcW w:w="0" w:type="auto"/>
            <w:hideMark/>
          </w:tcPr>
          <w:p w:rsidRPr="00323C34" w:rsidR="00113BA5" w:rsidP="00E45C01" w:rsidRDefault="00E45C01" w14:paraId="1FCC12A5" w14:textId="77777777">
            <w:r w:rsidRPr="00323C34">
              <w:t>Controller</w:t>
            </w:r>
            <w:r w:rsidRPr="00323C34" w:rsidR="00113BA5">
              <w:rPr>
                <w:rFonts w:hint="eastAsia"/>
              </w:rPr>
              <w:t>:</w:t>
            </w:r>
          </w:p>
          <w:p w:rsidRPr="00323C34" w:rsidR="00113BA5" w:rsidP="00113BA5" w:rsidRDefault="00113BA5" w14:paraId="5D35AAC3" w14:textId="36F65F03">
            <w:pPr>
              <w:pStyle w:val="ListBullet"/>
            </w:pPr>
            <w:r w:rsidRPr="00323C34">
              <w:rPr>
                <w:rFonts w:hint="eastAsia"/>
              </w:rPr>
              <w:t>E</w:t>
            </w:r>
            <w:r w:rsidRPr="00323C34" w:rsidR="00E45C01">
              <w:t>dit</w:t>
            </w:r>
          </w:p>
          <w:p w:rsidRPr="00323C34" w:rsidR="00113BA5" w:rsidP="00E45C01" w:rsidRDefault="00E45C01" w14:paraId="37A9A126" w14:textId="77777777">
            <w:r w:rsidRPr="00323C34">
              <w:t>Responder:</w:t>
            </w:r>
          </w:p>
          <w:p w:rsidRPr="00323C34" w:rsidR="00113BA5" w:rsidP="00113BA5" w:rsidRDefault="00113BA5" w14:paraId="49CCA750" w14:textId="77777777">
            <w:pPr>
              <w:pStyle w:val="ListBullet"/>
            </w:pPr>
            <w:r w:rsidRPr="00323C34">
              <w:rPr>
                <w:rFonts w:hint="eastAsia"/>
              </w:rPr>
              <w:t>U</w:t>
            </w:r>
            <w:r w:rsidRPr="00323C34" w:rsidR="00E45C01">
              <w:t>pdate to Completed</w:t>
            </w:r>
          </w:p>
          <w:p w:rsidRPr="00323C34" w:rsidR="00E45C01" w:rsidP="00113BA5" w:rsidRDefault="00113BA5" w14:paraId="328232E3" w14:textId="65DDE9F8">
            <w:pPr>
              <w:pStyle w:val="ListBullet"/>
            </w:pPr>
            <w:r w:rsidRPr="00323C34">
              <w:rPr>
                <w:rFonts w:hint="eastAsia"/>
              </w:rPr>
              <w:t>L</w:t>
            </w:r>
            <w:r w:rsidRPr="00323C34" w:rsidR="00E45C01">
              <w:t>og activity</w:t>
            </w:r>
          </w:p>
        </w:tc>
      </w:tr>
      <w:tr w:rsidRPr="00323C34" w:rsidR="00607D2E" w:rsidTr="002515E9" w14:paraId="734F540E" w14:textId="77777777">
        <w:tc>
          <w:tcPr>
            <w:tcW w:w="0" w:type="auto"/>
          </w:tcPr>
          <w:p w:rsidRPr="00323C34" w:rsidR="00E45C01" w:rsidP="00E45C01" w:rsidRDefault="00E45C01" w14:paraId="05B7C431" w14:textId="624674E6">
            <w:r w:rsidRPr="00323C34">
              <w:t>Live (</w:t>
            </w:r>
            <w:del w:author="Shin Feng WONG" w:date="2026-06-06T03:33:00Z" w16du:dateUtc="2026-06-05T19:33:00Z" w:id="784">
              <w:r w:rsidRPr="00323C34" w:rsidDel="00A31B82">
                <w:delText>Returned to Responder</w:delText>
              </w:r>
            </w:del>
            <w:ins w:author="Shin Feng WONG" w:date="2026-06-06T03:33:00Z" w16du:dateUtc="2026-06-05T19:33:00Z" w:id="785">
              <w:r w:rsidR="00A31B82">
                <w:rPr>
                  <w:rFonts w:hint="eastAsia"/>
                </w:rPr>
                <w:t>Incomplete</w:t>
              </w:r>
            </w:ins>
            <w:r w:rsidRPr="00323C34">
              <w:t>)</w:t>
            </w:r>
          </w:p>
        </w:tc>
        <w:tc>
          <w:tcPr>
            <w:tcW w:w="0" w:type="auto"/>
          </w:tcPr>
          <w:p w:rsidRPr="00323C34" w:rsidR="00E45C01" w:rsidP="00E45C01" w:rsidRDefault="00E45C01" w14:paraId="75EE4531" w14:textId="682420A4">
            <w:del w:author="Shin Feng WONG" w:date="2026-06-06T03:34:00Z" w16du:dateUtc="2026-06-05T19:34:00Z" w:id="786">
              <w:r w:rsidRPr="00323C34" w:rsidDel="00A31B82">
                <w:delText>Duty Manager</w:delText>
              </w:r>
            </w:del>
            <w:ins w:author="Shin Feng WONG" w:date="2026-06-06T03:34:00Z" w16du:dateUtc="2026-06-05T19:34:00Z" w:id="787">
              <w:r w:rsidR="00A31B82">
                <w:rPr>
                  <w:rFonts w:hint="eastAsia"/>
                </w:rPr>
                <w:t>Controller</w:t>
              </w:r>
            </w:ins>
            <w:r w:rsidRPr="00323C34">
              <w:t xml:space="preserve"> has returned the record </w:t>
            </w:r>
            <w:ins w:author="Shin Feng WONG" w:date="2026-06-06T03:34:00Z" w16du:dateUtc="2026-06-05T19:34:00Z" w:id="788">
              <w:r w:rsidR="00A31B82">
                <w:rPr>
                  <w:rFonts w:hint="eastAsia"/>
                </w:rPr>
                <w:t xml:space="preserve">to Responder </w:t>
              </w:r>
            </w:ins>
            <w:r w:rsidRPr="00323C34">
              <w:t>for further action.</w:t>
            </w:r>
          </w:p>
        </w:tc>
        <w:tc>
          <w:tcPr>
            <w:tcW w:w="0" w:type="auto"/>
          </w:tcPr>
          <w:p w:rsidRPr="00323C34" w:rsidR="00113BA5" w:rsidP="00E45C01" w:rsidRDefault="00E45C01" w14:paraId="7188E116" w14:textId="73A1523E">
            <w:r w:rsidRPr="00323C34">
              <w:t>Controller:</w:t>
            </w:r>
          </w:p>
          <w:p w:rsidRPr="00323C34" w:rsidR="00113BA5" w:rsidP="00113BA5" w:rsidRDefault="00113BA5" w14:paraId="5FCCC659" w14:textId="2F0CD891">
            <w:pPr>
              <w:pStyle w:val="ListBullet"/>
            </w:pPr>
            <w:r w:rsidRPr="00323C34">
              <w:rPr>
                <w:rFonts w:hint="eastAsia"/>
              </w:rPr>
              <w:t>E</w:t>
            </w:r>
            <w:r w:rsidRPr="00323C34" w:rsidR="00E45C01">
              <w:t>dit</w:t>
            </w:r>
          </w:p>
          <w:p w:rsidRPr="00323C34" w:rsidR="00113BA5" w:rsidP="00113BA5" w:rsidRDefault="00113BA5" w14:paraId="1901F4F8" w14:textId="631A1A61">
            <w:pPr>
              <w:pStyle w:val="ListBullet"/>
            </w:pPr>
            <w:r w:rsidRPr="00323C34">
              <w:rPr>
                <w:rFonts w:hint="eastAsia"/>
              </w:rPr>
              <w:t>R</w:t>
            </w:r>
            <w:r w:rsidRPr="00323C34" w:rsidR="00E45C01">
              <w:t>esubmit</w:t>
            </w:r>
          </w:p>
          <w:p w:rsidRPr="00323C34" w:rsidR="00113BA5" w:rsidP="00E45C01" w:rsidRDefault="00E45C01" w14:paraId="72D3767D" w14:textId="03AC60AB">
            <w:r w:rsidRPr="00323C34">
              <w:t>Responder:</w:t>
            </w:r>
          </w:p>
          <w:p w:rsidRPr="00323C34" w:rsidR="00113BA5" w:rsidP="00113BA5" w:rsidRDefault="00113BA5" w14:paraId="6A8F7DC4" w14:textId="74F64180">
            <w:pPr>
              <w:pStyle w:val="ListBullet"/>
            </w:pPr>
            <w:r w:rsidRPr="00323C34">
              <w:rPr>
                <w:rFonts w:hint="eastAsia"/>
              </w:rPr>
              <w:t>U</w:t>
            </w:r>
            <w:r w:rsidRPr="00323C34" w:rsidR="00E45C01">
              <w:t>pdate</w:t>
            </w:r>
          </w:p>
          <w:p w:rsidRPr="00323C34" w:rsidR="00E45C01" w:rsidP="00113BA5" w:rsidRDefault="00113BA5" w14:paraId="50E16E3F" w14:textId="5F13C95C">
            <w:pPr>
              <w:pStyle w:val="ListBullet"/>
            </w:pPr>
            <w:r w:rsidRPr="00323C34">
              <w:rPr>
                <w:rFonts w:hint="eastAsia"/>
              </w:rPr>
              <w:t>L</w:t>
            </w:r>
            <w:r w:rsidRPr="00323C34" w:rsidR="00E45C01">
              <w:t>og activity</w:t>
            </w:r>
          </w:p>
        </w:tc>
      </w:tr>
      <w:tr w:rsidRPr="00323C34" w:rsidR="00607D2E" w:rsidTr="00E45C01" w14:paraId="396C09E7" w14:textId="77777777">
        <w:tc>
          <w:tcPr>
            <w:tcW w:w="0" w:type="auto"/>
            <w:hideMark/>
          </w:tcPr>
          <w:p w:rsidRPr="00323C34" w:rsidR="00E45C01" w:rsidP="00E45C01" w:rsidRDefault="009B20AD" w14:paraId="45588FE0" w14:textId="7D217148">
            <w:r w:rsidRPr="00323C34">
              <w:t xml:space="preserve"> </w:t>
            </w:r>
            <w:commentRangeStart w:id="789"/>
            <w:r w:rsidRPr="00323C34" w:rsidR="00E45C01">
              <w:t>Live (Completed</w:t>
            </w:r>
            <w:commentRangeEnd w:id="789"/>
            <w:r w:rsidR="00292DA4">
              <w:rPr>
                <w:rStyle w:val="CommentReference"/>
                <w:sz w:val="22"/>
                <w:szCs w:val="24"/>
              </w:rPr>
              <w:commentReference w:id="789"/>
            </w:r>
            <w:r w:rsidR="00A4555A">
              <w:t>)</w:t>
            </w:r>
          </w:p>
        </w:tc>
        <w:tc>
          <w:tcPr>
            <w:tcW w:w="0" w:type="auto"/>
            <w:hideMark/>
          </w:tcPr>
          <w:p w:rsidRPr="00323C34" w:rsidR="00E45C01" w:rsidP="00E45C01" w:rsidRDefault="00E45C01" w14:paraId="719468B4" w14:textId="77777777">
            <w:r w:rsidRPr="00323C34">
              <w:t>Responder has marked as completed. Pending Duty Manager review.</w:t>
            </w:r>
          </w:p>
        </w:tc>
        <w:tc>
          <w:tcPr>
            <w:tcW w:w="0" w:type="auto"/>
            <w:hideMark/>
          </w:tcPr>
          <w:p w:rsidRPr="00323C34" w:rsidR="004103BC" w:rsidP="00E45C01" w:rsidRDefault="00E45C01" w14:paraId="37055B08" w14:textId="77777777">
            <w:r w:rsidRPr="00323C34">
              <w:t>Duty Manager:</w:t>
            </w:r>
          </w:p>
          <w:p w:rsidRPr="00323C34" w:rsidR="004103BC" w:rsidP="004103BC" w:rsidRDefault="004103BC" w14:paraId="69856B9E" w14:textId="77777777">
            <w:pPr>
              <w:pStyle w:val="ListBullet"/>
            </w:pPr>
            <w:r w:rsidRPr="00323C34">
              <w:rPr>
                <w:rFonts w:hint="eastAsia"/>
              </w:rPr>
              <w:t>A</w:t>
            </w:r>
            <w:r w:rsidRPr="00323C34" w:rsidR="00E45C01">
              <w:t>pprove closure or return</w:t>
            </w:r>
          </w:p>
          <w:p w:rsidRPr="00323C34" w:rsidR="004103BC" w:rsidP="004103BC" w:rsidRDefault="00E45C01" w14:paraId="061EEDBD" w14:textId="77777777">
            <w:r w:rsidRPr="00323C34">
              <w:t>Controller:</w:t>
            </w:r>
          </w:p>
          <w:p w:rsidRPr="00323C34" w:rsidR="00E45C01" w:rsidP="004103BC" w:rsidRDefault="004103BC" w14:paraId="6581A38B" w14:textId="42D18C31">
            <w:pPr>
              <w:pStyle w:val="ListBullet"/>
            </w:pPr>
            <w:r w:rsidRPr="00323C34">
              <w:rPr>
                <w:rFonts w:hint="eastAsia"/>
              </w:rPr>
              <w:t>V</w:t>
            </w:r>
            <w:r w:rsidRPr="00323C34" w:rsidR="00E45C01">
              <w:t>iew only</w:t>
            </w:r>
          </w:p>
        </w:tc>
      </w:tr>
      <w:tr w:rsidRPr="00323C34" w:rsidR="00607D2E" w:rsidTr="00E45C01" w14:paraId="730ABB7A" w14:textId="77777777">
        <w:tc>
          <w:tcPr>
            <w:tcW w:w="0" w:type="auto"/>
            <w:hideMark/>
          </w:tcPr>
          <w:p w:rsidRPr="00323C34" w:rsidR="00E45C01" w:rsidP="00E45C01" w:rsidRDefault="00E45C01" w14:paraId="00C4A6CF" w14:textId="77777777">
            <w:r w:rsidRPr="00323C34">
              <w:t>Pending Review</w:t>
            </w:r>
          </w:p>
        </w:tc>
        <w:tc>
          <w:tcPr>
            <w:tcW w:w="0" w:type="auto"/>
            <w:hideMark/>
          </w:tcPr>
          <w:p w:rsidRPr="00323C34" w:rsidR="00E45C01" w:rsidP="00E45C01" w:rsidRDefault="00E45C01" w14:paraId="133FF60B" w14:textId="77777777">
            <w:r w:rsidRPr="00323C34">
              <w:t>Submitted for Duty Manager approval before closure.</w:t>
            </w:r>
          </w:p>
        </w:tc>
        <w:tc>
          <w:tcPr>
            <w:tcW w:w="0" w:type="auto"/>
            <w:hideMark/>
          </w:tcPr>
          <w:p w:rsidRPr="00323C34" w:rsidR="004D2DB5" w:rsidP="00E45C01" w:rsidRDefault="00E45C01" w14:paraId="6F41FA7B" w14:textId="77777777">
            <w:r w:rsidRPr="00323C34">
              <w:t>Duty Manager:</w:t>
            </w:r>
          </w:p>
          <w:p w:rsidRPr="00323C34" w:rsidR="004D2DB5" w:rsidP="004D2DB5" w:rsidRDefault="004D2DB5" w14:paraId="047F6320" w14:textId="77777777">
            <w:pPr>
              <w:pStyle w:val="ListBullet"/>
            </w:pPr>
            <w:r w:rsidRPr="00323C34">
              <w:rPr>
                <w:rFonts w:hint="eastAsia"/>
              </w:rPr>
              <w:t>A</w:t>
            </w:r>
            <w:r w:rsidRPr="00323C34" w:rsidR="00E45C01">
              <w:t xml:space="preserve">pprove closure or </w:t>
            </w:r>
            <w:commentRangeStart w:id="790"/>
            <w:r w:rsidRPr="00323C34" w:rsidR="00E45C01">
              <w:t>return</w:t>
            </w:r>
            <w:commentRangeEnd w:id="790"/>
            <w:r w:rsidRPr="00323C34" w:rsidR="00292DA4">
              <w:rPr>
                <w:rStyle w:val="CommentReference"/>
                <w:sz w:val="22"/>
                <w:szCs w:val="24"/>
              </w:rPr>
              <w:commentReference w:id="790"/>
            </w:r>
            <w:r w:rsidRPr="00323C34" w:rsidR="00E45C01">
              <w:t>.</w:t>
            </w:r>
          </w:p>
          <w:p w:rsidRPr="00323C34" w:rsidR="004D2DB5" w:rsidP="004D2DB5" w:rsidRDefault="00E45C01" w14:paraId="2A80166C" w14:textId="77777777">
            <w:r w:rsidRPr="00323C34">
              <w:t>Controller:</w:t>
            </w:r>
          </w:p>
          <w:p w:rsidRPr="00323C34" w:rsidR="00E45C01" w:rsidP="004D2DB5" w:rsidRDefault="004D2DB5" w14:paraId="17CEC93C" w14:textId="69C78BE5">
            <w:pPr>
              <w:pStyle w:val="ListBullet"/>
            </w:pPr>
            <w:r w:rsidRPr="00323C34">
              <w:rPr>
                <w:rFonts w:hint="eastAsia"/>
              </w:rPr>
              <w:t>V</w:t>
            </w:r>
            <w:r w:rsidRPr="00323C34" w:rsidR="00E45C01">
              <w:t>iew only</w:t>
            </w:r>
          </w:p>
        </w:tc>
      </w:tr>
      <w:tr w:rsidRPr="00323C34" w:rsidR="00607D2E" w:rsidTr="00E45C01" w14:paraId="5AF9D4CE" w14:textId="77777777">
        <w:tc>
          <w:tcPr>
            <w:tcW w:w="0" w:type="auto"/>
            <w:hideMark/>
          </w:tcPr>
          <w:p w:rsidRPr="00323C34" w:rsidR="00E45C01" w:rsidP="00E45C01" w:rsidRDefault="00E45C01" w14:paraId="7DC7341C" w14:textId="77777777">
            <w:r w:rsidRPr="00323C34">
              <w:t>Returned</w:t>
            </w:r>
          </w:p>
        </w:tc>
        <w:tc>
          <w:tcPr>
            <w:tcW w:w="0" w:type="auto"/>
            <w:hideMark/>
          </w:tcPr>
          <w:p w:rsidRPr="00323C34" w:rsidR="00E45C01" w:rsidP="00E45C01" w:rsidRDefault="00E45C01" w14:paraId="5E271746" w14:textId="7E929BF8">
            <w:r w:rsidRPr="00323C34">
              <w:t>Duty Manager returned the record</w:t>
            </w:r>
            <w:ins w:author="Shin Feng WONG" w:date="2026-06-04T10:14:00Z" w16du:dateUtc="2026-06-04T02:14:00Z" w:id="791">
              <w:r w:rsidR="002515E9">
                <w:t xml:space="preserve"> for further information</w:t>
              </w:r>
              <w:r w:rsidR="006409DF">
                <w:t xml:space="preserve"> or corrections</w:t>
              </w:r>
            </w:ins>
            <w:r w:rsidRPr="00323C34">
              <w:t>.</w:t>
            </w:r>
          </w:p>
        </w:tc>
        <w:tc>
          <w:tcPr>
            <w:tcW w:w="0" w:type="auto"/>
            <w:hideMark/>
          </w:tcPr>
          <w:p w:rsidRPr="00323C34" w:rsidR="004D2DB5" w:rsidP="00E45C01" w:rsidRDefault="00E45C01" w14:paraId="15DA3CD2" w14:textId="77777777">
            <w:r w:rsidRPr="00323C34">
              <w:t xml:space="preserve">Controller: </w:t>
            </w:r>
          </w:p>
          <w:p w:rsidRPr="00323C34" w:rsidR="004D2DB5" w:rsidP="004D2DB5" w:rsidRDefault="004D2DB5" w14:paraId="21E40879" w14:textId="77777777">
            <w:pPr>
              <w:pStyle w:val="ListBullet"/>
            </w:pPr>
            <w:r w:rsidRPr="00323C34">
              <w:rPr>
                <w:rFonts w:hint="eastAsia"/>
              </w:rPr>
              <w:t>E</w:t>
            </w:r>
            <w:r w:rsidRPr="00323C34" w:rsidR="00E45C01">
              <w:t>dit</w:t>
            </w:r>
          </w:p>
          <w:p w:rsidRPr="00323C34" w:rsidR="004D2DB5" w:rsidP="004D2DB5" w:rsidRDefault="004D2DB5" w14:paraId="47A848BD" w14:textId="77777777">
            <w:pPr>
              <w:pStyle w:val="ListBullet"/>
            </w:pPr>
            <w:r w:rsidRPr="00323C34">
              <w:rPr>
                <w:rFonts w:hint="eastAsia"/>
              </w:rPr>
              <w:t>R</w:t>
            </w:r>
            <w:r w:rsidRPr="00323C34" w:rsidR="00E45C01">
              <w:t>esubmit</w:t>
            </w:r>
          </w:p>
          <w:p w:rsidRPr="00323C34" w:rsidR="004D2DB5" w:rsidP="004D2DB5" w:rsidRDefault="00E45C01" w14:paraId="42A715BD" w14:textId="77777777">
            <w:r w:rsidRPr="00323C34">
              <w:t>Responder:</w:t>
            </w:r>
          </w:p>
          <w:p w:rsidRPr="00323C34" w:rsidR="00E45C01" w:rsidP="004D2DB5" w:rsidRDefault="004D2DB5" w14:paraId="1CB4B113" w14:textId="49DE788C">
            <w:pPr>
              <w:pStyle w:val="ListBullet"/>
            </w:pPr>
            <w:r w:rsidRPr="00323C34">
              <w:rPr>
                <w:rFonts w:hint="eastAsia"/>
              </w:rPr>
              <w:t>U</w:t>
            </w:r>
            <w:r w:rsidRPr="00323C34" w:rsidR="00E45C01">
              <w:t>pdate</w:t>
            </w:r>
          </w:p>
        </w:tc>
      </w:tr>
      <w:tr w:rsidRPr="00323C34" w:rsidR="00607D2E" w:rsidTr="00E45C01" w14:paraId="4D117C61" w14:textId="77777777">
        <w:tc>
          <w:tcPr>
            <w:tcW w:w="0" w:type="auto"/>
            <w:hideMark/>
          </w:tcPr>
          <w:p w:rsidRPr="00323C34" w:rsidR="00E45C01" w:rsidP="00E45C01" w:rsidRDefault="00E45C01" w14:paraId="3D65D7CD" w14:textId="77777777">
            <w:r w:rsidRPr="00323C34">
              <w:t>Closed</w:t>
            </w:r>
          </w:p>
        </w:tc>
        <w:tc>
          <w:tcPr>
            <w:tcW w:w="0" w:type="auto"/>
            <w:hideMark/>
          </w:tcPr>
          <w:p w:rsidRPr="00323C34" w:rsidR="00E45C01" w:rsidP="00E45C01" w:rsidRDefault="00E45C01" w14:paraId="07149BB5" w14:textId="77777777">
            <w:r w:rsidRPr="00323C34">
              <w:t>Approved for closure. Record is read-only.</w:t>
            </w:r>
          </w:p>
        </w:tc>
        <w:tc>
          <w:tcPr>
            <w:tcW w:w="0" w:type="auto"/>
            <w:hideMark/>
          </w:tcPr>
          <w:p w:rsidRPr="00323C34" w:rsidR="0043779D" w:rsidP="00E45C01" w:rsidRDefault="00E45C01" w14:paraId="30455845" w14:textId="77777777">
            <w:r w:rsidRPr="00323C34">
              <w:t>System Administrator:</w:t>
            </w:r>
          </w:p>
          <w:p w:rsidRPr="00323C34" w:rsidR="0043779D" w:rsidP="0043779D" w:rsidRDefault="0043779D" w14:paraId="00AE0610" w14:textId="77777777">
            <w:pPr>
              <w:pStyle w:val="ListBullet"/>
            </w:pPr>
            <w:r w:rsidRPr="00323C34">
              <w:rPr>
                <w:rFonts w:hint="eastAsia"/>
              </w:rPr>
              <w:t>R</w:t>
            </w:r>
            <w:r w:rsidRPr="00323C34" w:rsidR="00E45C01">
              <w:t>evert status</w:t>
            </w:r>
          </w:p>
          <w:p w:rsidRPr="00323C34" w:rsidR="0043779D" w:rsidP="0043779D" w:rsidRDefault="00E45C01" w14:paraId="7A3CC28F" w14:textId="77777777">
            <w:r w:rsidRPr="00323C34">
              <w:t>All roles:</w:t>
            </w:r>
          </w:p>
          <w:p w:rsidRPr="00323C34" w:rsidR="00E45C01" w:rsidP="0043779D" w:rsidRDefault="0043779D" w14:paraId="3CA62620" w14:textId="22A523BE">
            <w:pPr>
              <w:pStyle w:val="ListBullet"/>
            </w:pPr>
            <w:r w:rsidRPr="00323C34">
              <w:rPr>
                <w:rFonts w:hint="eastAsia"/>
              </w:rPr>
              <w:t>R</w:t>
            </w:r>
            <w:r w:rsidRPr="00323C34" w:rsidR="00E45C01">
              <w:t>ead only</w:t>
            </w:r>
          </w:p>
        </w:tc>
      </w:tr>
    </w:tbl>
    <w:p w:rsidR="00AC067B" w:rsidP="00E320F0" w:rsidRDefault="00E320F0" w14:paraId="76BD69DC" w14:textId="25E39D38">
      <w:r w:rsidRPr="00323C34">
        <w:rPr>
          <w:b/>
          <w:bCs/>
        </w:rPr>
        <w:t>Note:</w:t>
      </w:r>
      <w:r w:rsidRPr="00323C34">
        <w:t xml:space="preserve"> Full role-by-role action permissions across all statuses are defined in the Role and Permission Matrix, Section </w:t>
      </w:r>
      <w:r w:rsidR="00D90C3B">
        <w:rPr>
          <w:rFonts w:hint="eastAsia"/>
        </w:rPr>
        <w:t>3.4.2</w:t>
      </w:r>
    </w:p>
    <w:p w:rsidR="00AC067B" w:rsidRDefault="00AC067B" w14:paraId="28134696" w14:textId="77777777">
      <w:pPr>
        <w:spacing w:before="0" w:after="160" w:line="278" w:lineRule="auto"/>
      </w:pPr>
      <w:r>
        <w:br w:type="page"/>
      </w:r>
    </w:p>
    <w:p w:rsidRPr="00323C34" w:rsidR="00C417A1" w:rsidP="00E320F0" w:rsidRDefault="00C417A1" w14:paraId="5100C71E" w14:textId="77777777"/>
    <w:p w:rsidRPr="00323C34" w:rsidR="00B82EB2" w:rsidP="009D4D8E" w:rsidRDefault="00FE1E33" w14:paraId="5E769712" w14:textId="6650228E">
      <w:pPr>
        <w:pStyle w:val="Heading3"/>
      </w:pPr>
      <w:bookmarkStart w:name="_Toc231625420" w:id="792"/>
      <w:r w:rsidRPr="00323C34">
        <w:rPr>
          <w:rFonts w:hint="eastAsia"/>
        </w:rPr>
        <w:t xml:space="preserve">High-Level </w:t>
      </w:r>
      <w:r w:rsidRPr="00323C34" w:rsidR="00B82EB2">
        <w:t xml:space="preserve">Incident </w:t>
      </w:r>
      <w:r w:rsidRPr="00323C34">
        <w:rPr>
          <w:rFonts w:hint="eastAsia"/>
        </w:rPr>
        <w:t>Process Flow</w:t>
      </w:r>
      <w:bookmarkEnd w:id="792"/>
    </w:p>
    <w:p w:rsidRPr="00323C34" w:rsidR="00B82EB2" w:rsidP="00B82EB2" w:rsidRDefault="00B82EB2" w14:paraId="068E7B3D" w14:textId="77777777">
      <w:r w:rsidRPr="00323C34">
        <w:t>The following diagram illustrates the end-to-end incident lifecycle from creation through to closure.</w:t>
      </w:r>
    </w:p>
    <w:p w:rsidRPr="00323C34" w:rsidR="00B82EB2" w:rsidP="00B82EB2" w:rsidRDefault="00B82EB2" w14:paraId="231A83A4" w14:textId="65BC205E">
      <w:pPr>
        <w:keepNext/>
      </w:pPr>
      <w:commentRangeStart w:id="793"/>
      <w:del w:author="Shin Feng WONG" w:date="2026-06-04T08:54:00Z" w16du:dateUtc="2026-06-04T00:54:00Z" w:id="794">
        <w:r w:rsidRPr="00323C34" w:rsidDel="006D6619">
          <w:rPr>
            <w:noProof/>
          </w:rPr>
          <w:drawing>
            <wp:inline distT="0" distB="0" distL="0" distR="0" wp14:anchorId="423F97FC" wp14:editId="53E07631">
              <wp:extent cx="5731510" cy="4183380"/>
              <wp:effectExtent l="0" t="0" r="2540" b="7620"/>
              <wp:docPr id="17677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34390" name=""/>
                      <pic:cNvPicPr/>
                    </pic:nvPicPr>
                    <pic:blipFill>
                      <a:blip r:embed="rId24"/>
                      <a:stretch>
                        <a:fillRect/>
                      </a:stretch>
                    </pic:blipFill>
                    <pic:spPr>
                      <a:xfrm>
                        <a:off x="0" y="0"/>
                        <a:ext cx="5731510" cy="4183380"/>
                      </a:xfrm>
                      <a:prstGeom prst="rect">
                        <a:avLst/>
                      </a:prstGeom>
                    </pic:spPr>
                  </pic:pic>
                </a:graphicData>
              </a:graphic>
            </wp:inline>
          </w:drawing>
        </w:r>
        <w:commentRangeEnd w:id="793"/>
        <w:r w:rsidDel="006D6619" w:rsidR="00292DA4">
          <w:rPr>
            <w:rStyle w:val="CommentReference"/>
            <w:noProof/>
            <w:sz w:val="22"/>
            <w:szCs w:val="24"/>
          </w:rPr>
          <w:commentReference w:id="793"/>
        </w:r>
      </w:del>
      <w:ins w:author="Shin Feng WONG" w:date="2026-06-05T23:01:00Z" w16du:dateUtc="2026-06-05T15:01:00Z" w:id="795">
        <w:r w:rsidR="00CD4440">
          <w:rPr>
            <w:noProof/>
          </w:rPr>
          <w:drawing>
            <wp:inline distT="0" distB="0" distL="0" distR="0" wp14:anchorId="75DFEACC" wp14:editId="69AC12EE">
              <wp:extent cx="5729605" cy="1490345"/>
              <wp:effectExtent l="0" t="0" r="4445" b="0"/>
              <wp:docPr id="1507581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9605" cy="1490345"/>
                      </a:xfrm>
                      <a:prstGeom prst="rect">
                        <a:avLst/>
                      </a:prstGeom>
                      <a:noFill/>
                      <a:ln>
                        <a:noFill/>
                      </a:ln>
                    </pic:spPr>
                  </pic:pic>
                </a:graphicData>
              </a:graphic>
            </wp:inline>
          </w:drawing>
        </w:r>
      </w:ins>
    </w:p>
    <w:p w:rsidR="00B82EB2" w:rsidP="00B82EB2" w:rsidRDefault="00B82EB2" w14:paraId="4B38F20F" w14:textId="419849D3">
      <w:pPr>
        <w:pStyle w:val="Caption"/>
        <w:rPr>
          <w:ins w:author="Shin Feng WONG" w:date="2026-06-04T11:00:00Z" w16du:dateUtc="2026-06-04T03:00:00Z" w:id="796"/>
        </w:rPr>
      </w:pPr>
      <w:r w:rsidRPr="00323C34">
        <w:t xml:space="preserve">Figure </w:t>
      </w:r>
      <w:ins w:author="Shin Feng WONG" w:date="2026-06-04T11:01:00Z" w16du:dateUtc="2026-06-04T03:01:00Z" w:id="797">
        <w:r w:rsidR="00306DB2">
          <w:fldChar w:fldCharType="begin"/>
        </w:r>
        <w:r w:rsidR="00306DB2">
          <w:instrText xml:space="preserve"> STYLEREF 1 \s </w:instrText>
        </w:r>
      </w:ins>
      <w:r w:rsidR="00306DB2">
        <w:fldChar w:fldCharType="separate"/>
      </w:r>
      <w:r w:rsidR="00306DB2">
        <w:rPr>
          <w:noProof/>
        </w:rPr>
        <w:t>5</w:t>
      </w:r>
      <w:ins w:author="Shin Feng WONG" w:date="2026-06-04T11:01:00Z" w16du:dateUtc="2026-06-04T03:01:00Z" w:id="798">
        <w:r w:rsidR="00306DB2">
          <w:fldChar w:fldCharType="end"/>
        </w:r>
        <w:r w:rsidR="00306DB2">
          <w:noBreakHyphen/>
        </w:r>
        <w:r w:rsidR="00306DB2">
          <w:fldChar w:fldCharType="begin"/>
        </w:r>
        <w:r w:rsidR="00306DB2">
          <w:instrText xml:space="preserve"> SEQ Figure \* ARABIC \s 1 </w:instrText>
        </w:r>
      </w:ins>
      <w:r w:rsidR="00306DB2">
        <w:fldChar w:fldCharType="separate"/>
      </w:r>
      <w:ins w:author="Shin Feng WONG" w:date="2026-06-04T11:01:00Z" w16du:dateUtc="2026-06-04T03:01:00Z" w:id="799">
        <w:r w:rsidR="00306DB2">
          <w:rPr>
            <w:noProof/>
          </w:rPr>
          <w:t>1</w:t>
        </w:r>
        <w:r w:rsidR="00306DB2">
          <w:fldChar w:fldCharType="end"/>
        </w:r>
      </w:ins>
      <w:del w:author="Shin Feng WONG" w:date="2026-06-04T11:00:00Z" w16du:dateUtc="2026-06-04T03:00:00Z" w:id="800">
        <w:r w:rsidDel="00306DB2">
          <w:fldChar w:fldCharType="begin"/>
        </w:r>
        <w:r w:rsidDel="00306DB2">
          <w:delInstrText xml:space="preserve"> STYLEREF 1 \s </w:delInstrText>
        </w:r>
        <w:r w:rsidDel="00306DB2">
          <w:fldChar w:fldCharType="separate"/>
        </w:r>
        <w:r w:rsidRPr="00323C34" w:rsidDel="00306DB2">
          <w:delText>6</w:delText>
        </w:r>
        <w:r w:rsidDel="00306DB2">
          <w:fldChar w:fldCharType="end"/>
        </w:r>
        <w:r w:rsidRPr="00323C34" w:rsidDel="00306DB2">
          <w:noBreakHyphen/>
        </w:r>
        <w:r w:rsidDel="00306DB2">
          <w:fldChar w:fldCharType="begin"/>
        </w:r>
        <w:r w:rsidDel="00306DB2">
          <w:delInstrText xml:space="preserve"> SEQ Figure \* ARABIC \s 1 </w:delInstrText>
        </w:r>
        <w:r w:rsidDel="00306DB2">
          <w:fldChar w:fldCharType="separate"/>
        </w:r>
        <w:r w:rsidRPr="00323C34" w:rsidDel="00306DB2">
          <w:delText>1</w:delText>
        </w:r>
        <w:r w:rsidDel="00306DB2">
          <w:fldChar w:fldCharType="end"/>
        </w:r>
      </w:del>
      <w:r w:rsidRPr="00323C34">
        <w:t xml:space="preserve"> - Incident Creation and Assignment Workflow</w:t>
      </w:r>
    </w:p>
    <w:p w:rsidR="00306DB2" w:rsidP="00306DB2" w:rsidRDefault="00A31B82" w14:paraId="574C2456" w14:textId="007421AC">
      <w:pPr>
        <w:keepNext/>
        <w:rPr>
          <w:ins w:author="Shin Feng WONG" w:date="2026-06-04T11:01:00Z" w16du:dateUtc="2026-06-04T03:01:00Z" w:id="801"/>
        </w:rPr>
      </w:pPr>
      <w:ins w:author="Shin Feng WONG" w:date="2026-06-06T03:34:00Z" w16du:dateUtc="2026-06-05T19:34:00Z" w:id="802">
        <w:r>
          <w:rPr>
            <w:noProof/>
          </w:rPr>
          <w:drawing>
            <wp:inline distT="0" distB="0" distL="0" distR="0" wp14:anchorId="3E7A3D0E" wp14:editId="070FB3DF">
              <wp:extent cx="5727700" cy="2355215"/>
              <wp:effectExtent l="0" t="0" r="6350" b="6985"/>
              <wp:docPr id="1696420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2355215"/>
                      </a:xfrm>
                      <a:prstGeom prst="rect">
                        <a:avLst/>
                      </a:prstGeom>
                      <a:noFill/>
                      <a:ln>
                        <a:noFill/>
                      </a:ln>
                    </pic:spPr>
                  </pic:pic>
                </a:graphicData>
              </a:graphic>
            </wp:inline>
          </w:drawing>
        </w:r>
      </w:ins>
    </w:p>
    <w:p w:rsidRPr="00306DB2" w:rsidR="00306DB2" w:rsidP="00306DB2" w:rsidRDefault="00306DB2" w14:paraId="7EA93A8A" w14:textId="7481FE45">
      <w:pPr>
        <w:pStyle w:val="Caption"/>
        <w:rPr>
          <w:ins w:author="Shin Feng WONG" w:date="2026-06-03T15:13:00Z" w16du:dateUtc="2026-06-03T07:13:00Z" w:id="803"/>
        </w:rPr>
      </w:pPr>
      <w:ins w:author="Shin Feng WONG" w:date="2026-06-04T11:01:00Z" w16du:dateUtc="2026-06-04T03:01:00Z" w:id="804">
        <w:r>
          <w:t xml:space="preserve">Figure </w:t>
        </w:r>
        <w:r>
          <w:fldChar w:fldCharType="begin"/>
        </w:r>
        <w:r>
          <w:instrText xml:space="preserve"> STYLEREF 1 \s </w:instrText>
        </w:r>
      </w:ins>
      <w:r>
        <w:fldChar w:fldCharType="separate"/>
      </w:r>
      <w:r>
        <w:rPr>
          <w:noProof/>
        </w:rPr>
        <w:t>5</w:t>
      </w:r>
      <w:ins w:author="Shin Feng WONG" w:date="2026-06-04T11:01:00Z" w16du:dateUtc="2026-06-04T03:01:00Z" w:id="805">
        <w:r>
          <w:fldChar w:fldCharType="end"/>
        </w:r>
        <w:r>
          <w:noBreakHyphen/>
        </w:r>
        <w:r>
          <w:fldChar w:fldCharType="begin"/>
        </w:r>
        <w:r>
          <w:instrText xml:space="preserve"> SEQ Figure \* ARABIC \s 1 </w:instrText>
        </w:r>
      </w:ins>
      <w:r>
        <w:fldChar w:fldCharType="separate"/>
      </w:r>
      <w:ins w:author="Shin Feng WONG" w:date="2026-06-04T11:01:00Z" w16du:dateUtc="2026-06-04T03:01:00Z" w:id="806">
        <w:r>
          <w:rPr>
            <w:noProof/>
          </w:rPr>
          <w:t>2</w:t>
        </w:r>
        <w:r>
          <w:fldChar w:fldCharType="end"/>
        </w:r>
        <w:r>
          <w:t xml:space="preserve"> - Incident Review Process</w:t>
        </w:r>
      </w:ins>
    </w:p>
    <w:p w:rsidR="007721D7" w:rsidP="007721D7" w:rsidRDefault="007721D7" w14:paraId="2D7A408C" w14:textId="2CFEEF8A">
      <w:pPr>
        <w:pStyle w:val="Heading3"/>
        <w:rPr>
          <w:ins w:author="Shin Feng WONG" w:date="2026-06-03T15:13:00Z" w16du:dateUtc="2026-06-03T07:13:00Z" w:id="807"/>
        </w:rPr>
      </w:pPr>
      <w:bookmarkStart w:name="_Toc231625421" w:id="808"/>
      <w:ins w:author="Shin Feng WONG" w:date="2026-06-03T15:13:00Z" w16du:dateUtc="2026-06-03T07:13:00Z" w:id="809">
        <w:r>
          <w:t>Incident Ageing Alerts</w:t>
        </w:r>
        <w:bookmarkEnd w:id="808"/>
      </w:ins>
    </w:p>
    <w:p w:rsidR="007721D7" w:rsidP="007721D7" w:rsidRDefault="007721D7" w14:paraId="6D751C9A" w14:textId="7E9468EA">
      <w:pPr>
        <w:rPr>
          <w:ins w:author="Shin Feng WONG" w:date="2026-06-03T15:13:00Z" w16du:dateUtc="2026-06-03T07:13:00Z" w:id="810"/>
        </w:rPr>
      </w:pPr>
      <w:ins w:author="Shin Feng WONG" w:date="2026-06-03T15:13:00Z" w16du:dateUtc="2026-06-03T07:13:00Z" w:id="811">
        <w:r>
          <w:t xml:space="preserve">Where an Incident has remained in an active status for </w:t>
        </w:r>
        <w:r w:rsidRPr="00A4555A">
          <w:t>12</w:t>
        </w:r>
        <w:r>
          <w:t xml:space="preserve"> consecutive days from the date of creation, the system shall generate an advance notification to the Controller assigned to the Incident and the Duty Manager, identifying the Incident by ID and prompting a review of the Incident status.</w:t>
        </w:r>
      </w:ins>
    </w:p>
    <w:p w:rsidRPr="007721D7" w:rsidR="007721D7" w:rsidP="007721D7" w:rsidRDefault="007721D7" w14:paraId="653794EB" w14:textId="40D72938">
      <w:ins w:author="Shin Feng WONG" w:date="2026-06-03T15:13:00Z" w16du:dateUtc="2026-06-03T07:13:00Z" w:id="812">
        <w:r>
          <w:t>Where an Incident has remained in an active status for 14 consecutive days from the date of creation, the system shall generate a further notification to the assigned Controller and the Duty Manager, identifying the Incident by ID and requiring action toward closure.</w:t>
        </w:r>
      </w:ins>
    </w:p>
    <w:p w:rsidRPr="00323C34" w:rsidR="0050570E" w:rsidP="006C258F" w:rsidRDefault="0050570E" w14:paraId="5B976275" w14:textId="2D343786">
      <w:pPr>
        <w:pStyle w:val="Heading2"/>
      </w:pPr>
      <w:bookmarkStart w:name="_Toc231625422" w:id="813"/>
      <w:r w:rsidRPr="00323C34">
        <w:rPr>
          <w:rFonts w:hint="eastAsia"/>
        </w:rPr>
        <w:t>Incident Reporting Sources</w:t>
      </w:r>
      <w:bookmarkEnd w:id="813"/>
    </w:p>
    <w:p w:rsidRPr="00323C34" w:rsidR="000E725E" w:rsidP="0011681F" w:rsidRDefault="000E725E" w14:paraId="2D27F0A6" w14:textId="694341E3">
      <w:pPr>
        <w:pStyle w:val="ListParagraph"/>
        <w:numPr>
          <w:ilvl w:val="0"/>
          <w:numId w:val="14"/>
        </w:numPr>
      </w:pPr>
      <w:r w:rsidRPr="00323C34">
        <w:rPr>
          <w:rFonts w:hint="eastAsia"/>
        </w:rPr>
        <w:t>All Incident records</w:t>
      </w:r>
      <w:r w:rsidRPr="00323C34" w:rsidR="00D97E49">
        <w:rPr>
          <w:rFonts w:hint="eastAsia"/>
        </w:rPr>
        <w:t>, regardless of source, area created manually by a Controller within the CMS or from within the UCS.</w:t>
      </w:r>
    </w:p>
    <w:p w:rsidRPr="00323C34" w:rsidR="003F7217" w:rsidP="0011681F" w:rsidRDefault="003F7217" w14:paraId="507473AD" w14:textId="77777777">
      <w:pPr>
        <w:pStyle w:val="ListParagraph"/>
        <w:numPr>
          <w:ilvl w:val="0"/>
          <w:numId w:val="14"/>
        </w:numPr>
      </w:pPr>
      <w:r w:rsidRPr="00323C34">
        <w:rPr>
          <w:rFonts w:hint="eastAsia"/>
        </w:rPr>
        <w:t>The originating source shall be recorded as a field on the Incident record for audit and reporting purposes.</w:t>
      </w:r>
    </w:p>
    <w:p w:rsidRPr="00323C34" w:rsidR="00D97E49" w:rsidP="0011681F" w:rsidRDefault="003F7217" w14:paraId="4186EFD4" w14:textId="0AFE14E6">
      <w:pPr>
        <w:pStyle w:val="ListParagraph"/>
        <w:numPr>
          <w:ilvl w:val="0"/>
          <w:numId w:val="14"/>
        </w:numPr>
      </w:pPr>
      <w:r w:rsidRPr="00323C34">
        <w:t>The VA system does not create incident records autonomously</w:t>
      </w:r>
      <w:r w:rsidRPr="00323C34">
        <w:rPr>
          <w:rFonts w:hint="eastAsia"/>
        </w:rPr>
        <w:t>,</w:t>
      </w:r>
      <w:r w:rsidRPr="00323C34">
        <w:t xml:space="preserve"> Controller</w:t>
      </w:r>
      <w:r w:rsidRPr="00323C34">
        <w:rPr>
          <w:rFonts w:hint="eastAsia"/>
        </w:rPr>
        <w:t>s</w:t>
      </w:r>
      <w:r w:rsidRPr="00323C34">
        <w:t xml:space="preserve"> review and confirm each alert before a record is created.</w:t>
      </w:r>
    </w:p>
    <w:tbl>
      <w:tblPr>
        <w:tblStyle w:val="SJ"/>
        <w:tblW w:w="0" w:type="auto"/>
        <w:tblLook w:val="04A0" w:firstRow="1" w:lastRow="0" w:firstColumn="1" w:lastColumn="0" w:noHBand="0" w:noVBand="1"/>
      </w:tblPr>
      <w:tblGrid>
        <w:gridCol w:w="1552"/>
        <w:gridCol w:w="2306"/>
        <w:gridCol w:w="5158"/>
      </w:tblGrid>
      <w:tr w:rsidRPr="00323C34" w:rsidR="00C62A87" w:rsidTr="00CB1A1B" w14:paraId="52770DD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CB1A1B" w:rsidP="00CB1A1B" w:rsidRDefault="00CB1A1B" w14:paraId="37B1628F" w14:textId="77777777">
            <w:pPr>
              <w:spacing w:after="160"/>
              <w:rPr>
                <w:bCs/>
              </w:rPr>
            </w:pPr>
            <w:r w:rsidRPr="00323C34">
              <w:rPr>
                <w:bCs/>
              </w:rPr>
              <w:t>Source</w:t>
            </w:r>
          </w:p>
        </w:tc>
        <w:tc>
          <w:tcPr>
            <w:tcW w:w="0" w:type="auto"/>
            <w:hideMark/>
          </w:tcPr>
          <w:p w:rsidRPr="00323C34" w:rsidR="00CB1A1B" w:rsidP="00CB1A1B" w:rsidRDefault="00CB1A1B" w14:paraId="2B1EC6D1" w14:textId="77777777">
            <w:pPr>
              <w:spacing w:after="160"/>
              <w:rPr>
                <w:bCs/>
              </w:rPr>
            </w:pPr>
            <w:r w:rsidRPr="00323C34">
              <w:rPr>
                <w:bCs/>
              </w:rPr>
              <w:t>Channel</w:t>
            </w:r>
          </w:p>
        </w:tc>
        <w:tc>
          <w:tcPr>
            <w:tcW w:w="0" w:type="auto"/>
            <w:hideMark/>
          </w:tcPr>
          <w:p w:rsidRPr="00323C34" w:rsidR="00CB1A1B" w:rsidP="00CB1A1B" w:rsidRDefault="00CB1A1B" w14:paraId="56BE029C" w14:textId="77777777">
            <w:pPr>
              <w:spacing w:after="160"/>
              <w:rPr>
                <w:bCs/>
              </w:rPr>
            </w:pPr>
            <w:r w:rsidRPr="00323C34">
              <w:rPr>
                <w:bCs/>
              </w:rPr>
              <w:t>Logging Method</w:t>
            </w:r>
          </w:p>
        </w:tc>
      </w:tr>
      <w:tr w:rsidRPr="00323C34" w:rsidR="00C62A87" w:rsidTr="00CB1A1B" w14:paraId="2A0EFD85" w14:textId="77777777">
        <w:tc>
          <w:tcPr>
            <w:tcW w:w="0" w:type="auto"/>
            <w:hideMark/>
          </w:tcPr>
          <w:p w:rsidRPr="00323C34" w:rsidR="00CB1A1B" w:rsidP="00CB1A1B" w:rsidRDefault="00CB1A1B" w14:paraId="3C5AAB8D" w14:textId="77777777">
            <w:pPr>
              <w:spacing w:after="160"/>
            </w:pPr>
            <w:r w:rsidRPr="00323C34">
              <w:t>Guest or Member of Public</w:t>
            </w:r>
          </w:p>
        </w:tc>
        <w:tc>
          <w:tcPr>
            <w:tcW w:w="0" w:type="auto"/>
            <w:hideMark/>
          </w:tcPr>
          <w:p w:rsidRPr="00323C34" w:rsidR="00CB1A1B" w:rsidP="00CB1A1B" w:rsidRDefault="00CB1A1B" w14:paraId="7D740DC5" w14:textId="77777777">
            <w:pPr>
              <w:spacing w:after="160"/>
            </w:pPr>
            <w:r w:rsidRPr="00323C34">
              <w:t>1800 duty phone. Controller receives the call directly</w:t>
            </w:r>
          </w:p>
        </w:tc>
        <w:tc>
          <w:tcPr>
            <w:tcW w:w="0" w:type="auto"/>
            <w:hideMark/>
          </w:tcPr>
          <w:p w:rsidRPr="00323C34" w:rsidR="00CB1A1B" w:rsidP="00CB1A1B" w:rsidRDefault="00CB1A1B" w14:paraId="68413EB1" w14:textId="77777777">
            <w:pPr>
              <w:spacing w:after="160"/>
            </w:pPr>
            <w:r w:rsidRPr="00323C34">
              <w:t>Manual. Controller creates the incident record during or after the call</w:t>
            </w:r>
          </w:p>
        </w:tc>
      </w:tr>
      <w:tr w:rsidRPr="00323C34" w:rsidR="00C62A87" w:rsidTr="00CB1A1B" w14:paraId="3F9D2937" w14:textId="77777777">
        <w:tc>
          <w:tcPr>
            <w:tcW w:w="0" w:type="auto"/>
            <w:hideMark/>
          </w:tcPr>
          <w:p w:rsidRPr="00323C34" w:rsidR="00CB1A1B" w:rsidP="00CB1A1B" w:rsidRDefault="00CB1A1B" w14:paraId="1C209C67" w14:textId="77777777">
            <w:pPr>
              <w:spacing w:after="160"/>
            </w:pPr>
            <w:r w:rsidRPr="00323C34">
              <w:t>Guest or Member of Public</w:t>
            </w:r>
          </w:p>
        </w:tc>
        <w:tc>
          <w:tcPr>
            <w:tcW w:w="0" w:type="auto"/>
            <w:hideMark/>
          </w:tcPr>
          <w:p w:rsidRPr="00323C34" w:rsidR="00CB1A1B" w:rsidP="00CB1A1B" w:rsidRDefault="00CB1A1B" w14:paraId="2A1CE107" w14:textId="77777777">
            <w:pPr>
              <w:spacing w:after="160"/>
            </w:pPr>
            <w:r w:rsidRPr="00323C34">
              <w:t>Email to SDC's contact address</w:t>
            </w:r>
          </w:p>
        </w:tc>
        <w:tc>
          <w:tcPr>
            <w:tcW w:w="0" w:type="auto"/>
            <w:hideMark/>
          </w:tcPr>
          <w:p w:rsidRPr="00323C34" w:rsidR="00CB1A1B" w:rsidP="00CB1A1B" w:rsidRDefault="00CB1A1B" w14:paraId="30F19991" w14:textId="77777777">
            <w:pPr>
              <w:spacing w:after="160"/>
            </w:pPr>
            <w:r w:rsidRPr="00323C34">
              <w:t>Manual. Controller creates the incident record upon reviewing the email</w:t>
            </w:r>
          </w:p>
        </w:tc>
      </w:tr>
      <w:tr w:rsidRPr="00323C34" w:rsidR="00C62A87" w:rsidTr="00CB1A1B" w14:paraId="0353F1FE" w14:textId="77777777">
        <w:tc>
          <w:tcPr>
            <w:tcW w:w="0" w:type="auto"/>
            <w:hideMark/>
          </w:tcPr>
          <w:p w:rsidRPr="00323C34" w:rsidR="00CB1A1B" w:rsidP="00CB1A1B" w:rsidRDefault="00CB1A1B" w14:paraId="0B42FF25" w14:textId="77777777">
            <w:pPr>
              <w:spacing w:after="160"/>
            </w:pPr>
            <w:r w:rsidRPr="00323C34">
              <w:t>Staff or First Responder</w:t>
            </w:r>
          </w:p>
        </w:tc>
        <w:tc>
          <w:tcPr>
            <w:tcW w:w="0" w:type="auto"/>
            <w:hideMark/>
          </w:tcPr>
          <w:p w:rsidRPr="00323C34" w:rsidR="00CB1A1B" w:rsidP="00CB1A1B" w:rsidRDefault="00CB1A1B" w14:paraId="2442F1F4" w14:textId="77777777">
            <w:pPr>
              <w:spacing w:after="160"/>
            </w:pPr>
            <w:r w:rsidRPr="00323C34">
              <w:t>Duty phone, direct call, or WhatsApp</w:t>
            </w:r>
          </w:p>
        </w:tc>
        <w:tc>
          <w:tcPr>
            <w:tcW w:w="0" w:type="auto"/>
            <w:hideMark/>
          </w:tcPr>
          <w:p w:rsidRPr="00323C34" w:rsidR="00CB1A1B" w:rsidP="00CB1A1B" w:rsidRDefault="00CB1A1B" w14:paraId="3748EA5E" w14:textId="77777777">
            <w:pPr>
              <w:spacing w:after="160"/>
            </w:pPr>
            <w:r w:rsidRPr="00323C34">
              <w:t>Manual. Controller creates the incident record from details communicated by the staff member</w:t>
            </w:r>
          </w:p>
        </w:tc>
      </w:tr>
      <w:tr w:rsidRPr="00323C34" w:rsidR="00C62A87" w:rsidTr="00CB1A1B" w14:paraId="17CC218C" w14:textId="77777777">
        <w:tc>
          <w:tcPr>
            <w:tcW w:w="0" w:type="auto"/>
            <w:hideMark/>
          </w:tcPr>
          <w:p w:rsidRPr="00323C34" w:rsidR="00CB1A1B" w:rsidP="00CB1A1B" w:rsidRDefault="00CB1A1B" w14:paraId="46774895" w14:textId="77777777">
            <w:pPr>
              <w:spacing w:after="160"/>
            </w:pPr>
            <w:r w:rsidRPr="00323C34">
              <w:t>Video Analytics System</w:t>
            </w:r>
          </w:p>
        </w:tc>
        <w:tc>
          <w:tcPr>
            <w:tcW w:w="0" w:type="auto"/>
            <w:hideMark/>
          </w:tcPr>
          <w:p w:rsidRPr="00323C34" w:rsidR="00CB1A1B" w:rsidP="00CB1A1B" w:rsidRDefault="00CB1A1B" w14:paraId="69285585" w14:textId="77777777">
            <w:pPr>
              <w:spacing w:after="160"/>
            </w:pPr>
            <w:r w:rsidRPr="00323C34">
              <w:t>VA alert surfaced on the UCS. Controller reviews the alert and determines whether it is genuine</w:t>
            </w:r>
          </w:p>
        </w:tc>
        <w:tc>
          <w:tcPr>
            <w:tcW w:w="0" w:type="auto"/>
            <w:hideMark/>
          </w:tcPr>
          <w:p w:rsidRPr="00323C34" w:rsidR="003F7217" w:rsidP="00CB1A1B" w:rsidRDefault="00CB1A1B" w14:paraId="62E4D39C" w14:textId="77777777">
            <w:pPr>
              <w:spacing w:after="160"/>
            </w:pPr>
            <w:r w:rsidRPr="00323C34">
              <w:t>Manual. Controller creates the incident record from within the UCS if the alert is confirmed genuine.</w:t>
            </w:r>
          </w:p>
          <w:p w:rsidRPr="00323C34" w:rsidR="00CB1A1B" w:rsidP="00CB1A1B" w:rsidRDefault="00CB1A1B" w14:paraId="4B65B48B" w14:textId="6803551B">
            <w:pPr>
              <w:spacing w:after="160"/>
            </w:pPr>
            <w:r w:rsidRPr="00323C34">
              <w:t>Where a Controller acknowledges the alert but is unable to complete the record, the incomplete item remains visible in the UCS open case list for pickup by another Controller</w:t>
            </w:r>
          </w:p>
        </w:tc>
      </w:tr>
      <w:tr w:rsidRPr="00323C34" w:rsidR="00C62A87" w:rsidTr="00CB1A1B" w14:paraId="709AA8E3" w14:textId="77777777">
        <w:tc>
          <w:tcPr>
            <w:tcW w:w="0" w:type="auto"/>
            <w:hideMark/>
          </w:tcPr>
          <w:p w:rsidRPr="00323C34" w:rsidR="00CB1A1B" w:rsidP="00CB1A1B" w:rsidRDefault="00CB1A1B" w14:paraId="0D2FC4AA" w14:textId="77777777">
            <w:pPr>
              <w:spacing w:after="160"/>
            </w:pPr>
            <w:r w:rsidRPr="00323C34">
              <w:t>Fire Alarm System</w:t>
            </w:r>
          </w:p>
        </w:tc>
        <w:tc>
          <w:tcPr>
            <w:tcW w:w="0" w:type="auto"/>
            <w:hideMark/>
          </w:tcPr>
          <w:p w:rsidRPr="00323C34" w:rsidR="00CB1A1B" w:rsidP="00CB1A1B" w:rsidRDefault="00CB1A1B" w14:paraId="7C986833" w14:textId="77777777">
            <w:pPr>
              <w:spacing w:after="160"/>
            </w:pPr>
            <w:r w:rsidRPr="00323C34">
              <w:t>Fire alarm alert triggered at the IIOC</w:t>
            </w:r>
          </w:p>
        </w:tc>
        <w:tc>
          <w:tcPr>
            <w:tcW w:w="0" w:type="auto"/>
            <w:hideMark/>
          </w:tcPr>
          <w:p w:rsidRPr="00323C34" w:rsidR="00CB1A1B" w:rsidP="00CB1A1B" w:rsidRDefault="00CB1A1B" w14:paraId="7DE26070" w14:textId="77777777">
            <w:pPr>
              <w:spacing w:after="160"/>
            </w:pPr>
            <w:r w:rsidRPr="00323C34">
              <w:t>Manual. Controller creates the incident record upon receiving the alert</w:t>
            </w:r>
          </w:p>
        </w:tc>
      </w:tr>
      <w:tr w:rsidRPr="00323C34" w:rsidR="00C62A87" w:rsidTr="00CB1A1B" w14:paraId="28A186CE" w14:textId="77777777">
        <w:tc>
          <w:tcPr>
            <w:tcW w:w="0" w:type="auto"/>
            <w:hideMark/>
          </w:tcPr>
          <w:p w:rsidRPr="00323C34" w:rsidR="00CB1A1B" w:rsidP="00CB1A1B" w:rsidRDefault="00CB1A1B" w14:paraId="784E0492" w14:textId="77777777">
            <w:pPr>
              <w:spacing w:after="160"/>
            </w:pPr>
            <w:r w:rsidRPr="00323C34">
              <w:t>Carpark Intercom</w:t>
            </w:r>
          </w:p>
        </w:tc>
        <w:tc>
          <w:tcPr>
            <w:tcW w:w="0" w:type="auto"/>
            <w:hideMark/>
          </w:tcPr>
          <w:p w:rsidRPr="00323C34" w:rsidR="00CB1A1B" w:rsidP="00CB1A1B" w:rsidRDefault="00CB1A1B" w14:paraId="64125BD5" w14:textId="77777777">
            <w:pPr>
              <w:spacing w:after="160"/>
            </w:pPr>
            <w:r w:rsidRPr="00323C34">
              <w:t>Two-way intercom between a driver at the carpark gantry and the IIOC</w:t>
            </w:r>
          </w:p>
        </w:tc>
        <w:tc>
          <w:tcPr>
            <w:tcW w:w="0" w:type="auto"/>
            <w:hideMark/>
          </w:tcPr>
          <w:p w:rsidRPr="00323C34" w:rsidR="00CB1A1B" w:rsidP="00CB1A1B" w:rsidRDefault="00CB1A1B" w14:paraId="2F59F1E4" w14:textId="77777777">
            <w:pPr>
              <w:spacing w:after="160"/>
            </w:pPr>
            <w:r w:rsidRPr="00323C34">
              <w:t>Manual. Controller creates an incident record only where the interaction requires follow-up action, such as a barrier fault. Routine interactions that require no follow-up are not logged</w:t>
            </w:r>
          </w:p>
        </w:tc>
      </w:tr>
      <w:tr w:rsidRPr="00323C34" w:rsidR="00C62A87" w:rsidTr="00CB1A1B" w14:paraId="1F9E0BCD" w14:textId="77777777">
        <w:tc>
          <w:tcPr>
            <w:tcW w:w="0" w:type="auto"/>
            <w:hideMark/>
          </w:tcPr>
          <w:p w:rsidRPr="00323C34" w:rsidR="00CB1A1B" w:rsidP="00CB1A1B" w:rsidRDefault="00CB1A1B" w14:paraId="57BD518B" w14:textId="77777777">
            <w:pPr>
              <w:spacing w:after="160"/>
            </w:pPr>
            <w:r w:rsidRPr="00323C34">
              <w:t>State Agency (SCDF, SPF, MPA)</w:t>
            </w:r>
          </w:p>
        </w:tc>
        <w:tc>
          <w:tcPr>
            <w:tcW w:w="0" w:type="auto"/>
            <w:hideMark/>
          </w:tcPr>
          <w:p w:rsidRPr="00323C34" w:rsidR="00CB1A1B" w:rsidP="00CB1A1B" w:rsidRDefault="00CB1A1B" w14:paraId="14EE30FE" w14:textId="77777777">
            <w:pPr>
              <w:spacing w:after="160"/>
            </w:pPr>
            <w:r w:rsidRPr="00323C34">
              <w:t>State agency contacts the IIOC duty phone to notify of an incident</w:t>
            </w:r>
          </w:p>
        </w:tc>
        <w:tc>
          <w:tcPr>
            <w:tcW w:w="0" w:type="auto"/>
            <w:hideMark/>
          </w:tcPr>
          <w:p w:rsidRPr="00323C34" w:rsidR="00CB1A1B" w:rsidP="00CB1A1B" w:rsidRDefault="00CB1A1B" w14:paraId="10DA3E8B" w14:textId="77777777">
            <w:pPr>
              <w:spacing w:after="160"/>
            </w:pPr>
            <w:r w:rsidRPr="00323C34">
              <w:t>Manual. Controller creates the incident record from the details communicated. Where the state agency notifies SDC of an incident that has already concluded, the Controller creates a backdated incident record and closes it immediately. No system integration exists between the CMS and any state agency</w:t>
            </w:r>
          </w:p>
        </w:tc>
      </w:tr>
    </w:tbl>
    <w:p w:rsidRPr="00323C34" w:rsidR="00CB1A1B" w:rsidP="00CB1A1B" w:rsidRDefault="00CB1A1B" w14:paraId="57F83517" w14:textId="17D22D40">
      <w:pPr>
        <w:pStyle w:val="Heading2"/>
      </w:pPr>
      <w:bookmarkStart w:name="_Toc231625423" w:id="814"/>
      <w:del w:author="Shin Feng WONG" w:date="2026-06-04T00:34:00Z" w16du:dateUtc="2026-06-03T16:34:00Z" w:id="815">
        <w:r w:rsidRPr="00323C34" w:rsidDel="00463EFC">
          <w:rPr>
            <w:rFonts w:hint="eastAsia"/>
          </w:rPr>
          <w:delText xml:space="preserve">Ranger </w:delText>
        </w:r>
      </w:del>
      <w:ins w:author="Shin Feng WONG" w:date="2026-06-04T00:34:00Z" w16du:dateUtc="2026-06-03T16:34:00Z" w:id="816">
        <w:r w:rsidR="00463EFC">
          <w:t>Responder</w:t>
        </w:r>
        <w:r w:rsidRPr="00323C34" w:rsidR="00463EFC">
          <w:rPr>
            <w:rFonts w:hint="eastAsia"/>
          </w:rPr>
          <w:t xml:space="preserve"> </w:t>
        </w:r>
      </w:ins>
      <w:r w:rsidRPr="00323C34">
        <w:rPr>
          <w:rFonts w:hint="eastAsia"/>
        </w:rPr>
        <w:t>Assignment and Response Tracking</w:t>
      </w:r>
      <w:bookmarkEnd w:id="814"/>
    </w:p>
    <w:p w:rsidRPr="00323C34" w:rsidR="00CB1A1B" w:rsidP="00CB1A1B" w:rsidRDefault="00CB1A1B" w14:paraId="3CCB3BE3" w14:textId="77E6D9B8">
      <w:pPr>
        <w:pStyle w:val="Heading3"/>
      </w:pPr>
      <w:bookmarkStart w:name="_Toc231625424" w:id="817"/>
      <w:r w:rsidRPr="00323C34">
        <w:rPr>
          <w:rFonts w:hint="eastAsia"/>
        </w:rPr>
        <w:t>Assignment</w:t>
      </w:r>
      <w:bookmarkEnd w:id="817"/>
    </w:p>
    <w:p w:rsidRPr="00323C34" w:rsidR="00F30383" w:rsidP="0011681F" w:rsidRDefault="00F30383" w14:paraId="23E7BC84" w14:textId="42CF9A1B">
      <w:pPr>
        <w:pStyle w:val="ListParagraph"/>
        <w:numPr>
          <w:ilvl w:val="0"/>
          <w:numId w:val="15"/>
        </w:numPr>
      </w:pPr>
      <w:r w:rsidRPr="00323C34">
        <w:t xml:space="preserve">A Controller may assign one or more Rangers or </w:t>
      </w:r>
      <w:del w:author="Shin Feng WONG" w:date="2026-06-04T01:11:00Z" w16du:dateUtc="2026-06-03T17:11:00Z" w:id="818">
        <w:r w:rsidRPr="00323C34" w:rsidDel="008E0B2D">
          <w:delText>CMS-registered</w:delText>
        </w:r>
      </w:del>
      <w:ins w:author="Shin Feng WONG" w:date="2026-06-04T01:11:00Z" w16du:dateUtc="2026-06-03T17:11:00Z" w:id="819">
        <w:r w:rsidR="008E0B2D">
          <w:t xml:space="preserve"> SDC</w:t>
        </w:r>
      </w:ins>
      <w:r w:rsidRPr="00323C34">
        <w:t xml:space="preserve"> staff to an Incident as Responders.</w:t>
      </w:r>
    </w:p>
    <w:p w:rsidRPr="00323C34" w:rsidR="00F30383" w:rsidP="0011681F" w:rsidRDefault="00F30383" w14:paraId="0C37E734" w14:textId="67CCEA18">
      <w:pPr>
        <w:pStyle w:val="ListParagraph"/>
        <w:numPr>
          <w:ilvl w:val="0"/>
          <w:numId w:val="15"/>
        </w:numPr>
      </w:pPr>
      <w:r w:rsidRPr="00323C34">
        <w:t>Assignment may occur at creation or at any point while the Incident is in a Live status.</w:t>
      </w:r>
    </w:p>
    <w:p w:rsidRPr="00323C34" w:rsidR="00F30383" w:rsidP="0011681F" w:rsidRDefault="00F30383" w14:paraId="4DEF6824" w14:textId="77777777">
      <w:pPr>
        <w:pStyle w:val="ListParagraph"/>
        <w:numPr>
          <w:ilvl w:val="0"/>
          <w:numId w:val="15"/>
        </w:numPr>
      </w:pPr>
      <w:r w:rsidRPr="00323C34">
        <w:t>The system shall notify the assigned Responder upon assignment via the configured notification channel.</w:t>
      </w:r>
    </w:p>
    <w:p w:rsidRPr="00323C34" w:rsidR="00F30383" w:rsidP="0011681F" w:rsidRDefault="00F30383" w14:paraId="3F3BAF8F" w14:textId="77777777">
      <w:pPr>
        <w:pStyle w:val="ListParagraph"/>
        <w:numPr>
          <w:ilvl w:val="0"/>
          <w:numId w:val="15"/>
        </w:numPr>
      </w:pPr>
      <w:r w:rsidRPr="00323C34">
        <w:t>Multiple Responders may be assigned to a single Incident.</w:t>
      </w:r>
    </w:p>
    <w:p w:rsidRPr="00323C34" w:rsidR="00CB1A1B" w:rsidP="0011681F" w:rsidRDefault="00F30383" w14:paraId="786F61F7" w14:textId="51623297">
      <w:pPr>
        <w:pStyle w:val="ListParagraph"/>
        <w:numPr>
          <w:ilvl w:val="0"/>
          <w:numId w:val="15"/>
        </w:numPr>
      </w:pPr>
      <w:r w:rsidRPr="00323C34">
        <w:t>A Responder may be reassigned by a Controller while the Incident is active.</w:t>
      </w:r>
    </w:p>
    <w:p w:rsidRPr="00323C34" w:rsidR="00425CA3" w:rsidP="00425CA3" w:rsidRDefault="00425CA3" w14:paraId="2323A8C8" w14:textId="63B0865F">
      <w:pPr>
        <w:pStyle w:val="Heading3"/>
      </w:pPr>
      <w:bookmarkStart w:name="_Toc231625425" w:id="820"/>
      <w:commentRangeStart w:id="821"/>
      <w:r w:rsidRPr="00323C34">
        <w:rPr>
          <w:rFonts w:hint="eastAsia"/>
        </w:rPr>
        <w:t>Response</w:t>
      </w:r>
      <w:commentRangeEnd w:id="821"/>
      <w:r w:rsidRPr="00323C34" w:rsidDel="00B80E59" w:rsidR="00292DA4">
        <w:rPr>
          <w:rStyle w:val="CommentReference"/>
          <w:rFonts w:hint="eastAsia"/>
          <w:sz w:val="24"/>
          <w:szCs w:val="28"/>
        </w:rPr>
        <w:commentReference w:id="821"/>
      </w:r>
      <w:r w:rsidRPr="00323C34">
        <w:rPr>
          <w:rFonts w:hint="eastAsia"/>
        </w:rPr>
        <w:t xml:space="preserve"> Milestone Tracking</w:t>
      </w:r>
      <w:bookmarkEnd w:id="820"/>
    </w:p>
    <w:p w:rsidR="00056CE1" w:rsidP="00425CA3" w:rsidRDefault="00FF295B" w14:paraId="1ABA3C64" w14:textId="2E7D710A">
      <w:pPr>
        <w:rPr>
          <w:ins w:author="Shin Feng WONG" w:date="2026-06-04T16:06:00Z" w16du:dateUtc="2026-06-04T08:06:00Z" w:id="822"/>
        </w:rPr>
      </w:pPr>
      <w:ins w:author="Shin Feng WONG" w:date="2026-06-05T23:34:00Z" w16du:dateUtc="2026-06-05T15:34:00Z" w:id="823">
        <w:r>
          <w:t>The CMS records and timestamps each milestone in the incident respo</w:t>
        </w:r>
      </w:ins>
      <w:ins w:author="Shin Feng WONG" w:date="2026-06-05T23:35:00Z" w16du:dateUtc="2026-06-05T15:35:00Z" w:id="824">
        <w:r>
          <w:t>nse lifecycle, supporting real-time</w:t>
        </w:r>
      </w:ins>
      <w:commentRangeStart w:id="825"/>
      <w:ins w:author="Shin Feng WONG" w:date="2026-06-04T16:07:00Z" w16du:dateUtc="2026-06-04T08:07:00Z" w:id="826">
        <w:r w:rsidR="00056CE1">
          <w:t xml:space="preserve"> operational </w:t>
        </w:r>
      </w:ins>
      <w:del w:author="Shin Feng WONG" w:date="2026-06-05T23:35:00Z" w16du:dateUtc="2026-06-05T15:35:00Z" w:id="827">
        <w:commentRangeEnd w:id="825"/>
        <w:r w:rsidDel="00FF295B" w:rsidR="00292DA4">
          <w:rPr>
            <w:rStyle w:val="CommentReference"/>
            <w:sz w:val="22"/>
            <w:szCs w:val="24"/>
          </w:rPr>
          <w:commentReference w:id="825"/>
        </w:r>
      </w:del>
      <w:ins w:author="Shin Feng WONG" w:date="2026-06-05T23:35:00Z" w16du:dateUtc="2026-06-05T15:35:00Z" w:id="828">
        <w:r>
          <w:t>monitoring, post-incident review and response time benchmarking</w:t>
        </w:r>
      </w:ins>
      <w:ins w:author="Shin Feng WONG" w:date="2026-06-05T23:36:00Z" w16du:dateUtc="2026-06-05T15:36:00Z" w:id="829">
        <w:r>
          <w:t>.</w:t>
        </w:r>
      </w:ins>
    </w:p>
    <w:p w:rsidRPr="00323C34" w:rsidR="00425CA3" w:rsidP="00425CA3" w:rsidRDefault="00425CA3" w14:paraId="1E36B176" w14:textId="5052FCD4">
      <w:r w:rsidRPr="00323C34">
        <w:t>The system shall record the following response milestones against each assigned incident</w:t>
      </w:r>
      <w:r w:rsidRPr="00323C34" w:rsidR="002B5091">
        <w:rPr>
          <w:rFonts w:hint="eastAsia"/>
        </w:rPr>
        <w:t>:</w:t>
      </w:r>
    </w:p>
    <w:tbl>
      <w:tblPr>
        <w:tblStyle w:val="SJ"/>
        <w:tblW w:w="0" w:type="auto"/>
        <w:tblLook w:val="04A0" w:firstRow="1" w:lastRow="0" w:firstColumn="1" w:lastColumn="0" w:noHBand="0" w:noVBand="1"/>
      </w:tblPr>
      <w:tblGrid>
        <w:gridCol w:w="2015"/>
        <w:gridCol w:w="2313"/>
        <w:gridCol w:w="2594"/>
        <w:gridCol w:w="2094"/>
      </w:tblGrid>
      <w:tr w:rsidRPr="00323C34" w:rsidR="00610049" w:rsidTr="00610049" w14:paraId="3AA39F40" w14:textId="29D7D6FD">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610049" w:rsidP="00425CA3" w:rsidRDefault="00610049" w14:paraId="458B38D4" w14:textId="1B68A68B">
            <w:pPr>
              <w:spacing w:after="160"/>
              <w:rPr>
                <w:bCs/>
              </w:rPr>
            </w:pPr>
            <w:r w:rsidRPr="00323C34">
              <w:rPr>
                <w:bCs/>
              </w:rPr>
              <w:t>Milestone</w:t>
            </w:r>
          </w:p>
        </w:tc>
        <w:tc>
          <w:tcPr>
            <w:tcW w:w="0" w:type="auto"/>
            <w:hideMark/>
          </w:tcPr>
          <w:p w:rsidRPr="00323C34" w:rsidR="00610049" w:rsidP="00425CA3" w:rsidRDefault="00610049" w14:paraId="090FFF7A" w14:textId="15447F0D">
            <w:pPr>
              <w:spacing w:after="160"/>
              <w:rPr>
                <w:bCs/>
              </w:rPr>
            </w:pPr>
            <w:r w:rsidRPr="00323C34">
              <w:rPr>
                <w:bCs/>
              </w:rPr>
              <w:t>Status Transition</w:t>
            </w:r>
          </w:p>
        </w:tc>
        <w:tc>
          <w:tcPr>
            <w:tcW w:w="0" w:type="auto"/>
            <w:hideMark/>
          </w:tcPr>
          <w:p w:rsidRPr="00323C34" w:rsidR="00610049" w:rsidP="00425CA3" w:rsidRDefault="00610049" w14:paraId="45C8925C" w14:textId="21AF5A0A">
            <w:pPr>
              <w:spacing w:after="160"/>
              <w:rPr>
                <w:bCs/>
              </w:rPr>
            </w:pPr>
            <w:r w:rsidRPr="00323C34">
              <w:rPr>
                <w:bCs/>
              </w:rPr>
              <w:t>Recorded By</w:t>
            </w:r>
          </w:p>
        </w:tc>
        <w:tc>
          <w:tcPr>
            <w:tcW w:w="0" w:type="auto"/>
          </w:tcPr>
          <w:p w:rsidRPr="00323C34" w:rsidR="00610049" w:rsidP="00425CA3" w:rsidRDefault="00610049" w14:paraId="585F73E3" w14:textId="03DECF89">
            <w:pPr>
              <w:spacing w:after="160"/>
              <w:rPr>
                <w:bCs/>
              </w:rPr>
            </w:pPr>
            <w:ins w:author="Shin Feng WONG" w:date="2026-06-04T01:19:00Z" w16du:dateUtc="2026-06-03T17:19:00Z" w:id="830">
              <w:r>
                <w:rPr>
                  <w:bCs/>
                </w:rPr>
                <w:t xml:space="preserve">Status </w:t>
              </w:r>
            </w:ins>
            <w:ins w:author="Shin Feng WONG" w:date="2026-06-04T01:58:00Z" w16du:dateUtc="2026-06-03T17:58:00Z" w:id="831">
              <w:r w:rsidR="00820CB9">
                <w:rPr>
                  <w:bCs/>
                </w:rPr>
                <w:t>Update</w:t>
              </w:r>
            </w:ins>
          </w:p>
        </w:tc>
      </w:tr>
      <w:tr w:rsidRPr="00323C34" w:rsidR="00610049" w:rsidTr="00610049" w14:paraId="150D6566" w14:textId="3C82CED7">
        <w:tc>
          <w:tcPr>
            <w:tcW w:w="0" w:type="auto"/>
            <w:hideMark/>
          </w:tcPr>
          <w:p w:rsidRPr="00323C34" w:rsidR="00610049" w:rsidP="00425CA3" w:rsidRDefault="00610049" w14:paraId="32212D32" w14:textId="5A685794">
            <w:pPr>
              <w:spacing w:after="160"/>
            </w:pPr>
            <w:r w:rsidRPr="00323C34">
              <w:t>Dispatch</w:t>
            </w:r>
          </w:p>
        </w:tc>
        <w:tc>
          <w:tcPr>
            <w:tcW w:w="0" w:type="auto"/>
            <w:hideMark/>
          </w:tcPr>
          <w:p w:rsidRPr="00323C34" w:rsidR="00610049" w:rsidP="00425CA3" w:rsidRDefault="00610049" w14:paraId="3DCFB3ED" w14:textId="1D1B5CC4">
            <w:pPr>
              <w:spacing w:after="160"/>
            </w:pPr>
            <w:r w:rsidRPr="00323C34">
              <w:t>Incident assigned by Controller</w:t>
            </w:r>
            <w:ins w:author="Shin Feng WONG" w:date="2026-06-04T01:19:00Z" w16du:dateUtc="2026-06-03T17:19:00Z" w:id="832">
              <w:r>
                <w:t xml:space="preserve"> to Responder</w:t>
              </w:r>
            </w:ins>
            <w:del w:author="Shin Feng WONG" w:date="2026-06-04T01:19:00Z" w16du:dateUtc="2026-06-03T17:19:00Z" w:id="833">
              <w:r w:rsidRPr="00323C34" w:rsidDel="00610049">
                <w:delText>; status remains Live</w:delText>
              </w:r>
            </w:del>
          </w:p>
        </w:tc>
        <w:tc>
          <w:tcPr>
            <w:tcW w:w="0" w:type="auto"/>
            <w:hideMark/>
          </w:tcPr>
          <w:p w:rsidRPr="00323C34" w:rsidR="00610049" w:rsidP="00425CA3" w:rsidRDefault="00610049" w14:paraId="64365FFD" w14:textId="6FD97785">
            <w:pPr>
              <w:spacing w:after="160"/>
            </w:pPr>
            <w:r w:rsidRPr="00323C34">
              <w:t>Controller</w:t>
            </w:r>
          </w:p>
        </w:tc>
        <w:tc>
          <w:tcPr>
            <w:tcW w:w="0" w:type="auto"/>
          </w:tcPr>
          <w:p w:rsidRPr="00323C34" w:rsidR="00610049" w:rsidP="00425CA3" w:rsidRDefault="00610049" w14:paraId="0145D930" w14:textId="6BE4662C">
            <w:pPr>
              <w:spacing w:after="160"/>
            </w:pPr>
          </w:p>
        </w:tc>
      </w:tr>
      <w:tr w:rsidRPr="00323C34" w:rsidR="00610049" w:rsidTr="00610049" w14:paraId="769A675D" w14:textId="747C26EB">
        <w:tc>
          <w:tcPr>
            <w:tcW w:w="0" w:type="auto"/>
            <w:hideMark/>
          </w:tcPr>
          <w:p w:rsidRPr="00323C34" w:rsidR="00610049" w:rsidP="00425CA3" w:rsidRDefault="00610049" w14:paraId="3DF7B087" w14:textId="30AC9201">
            <w:pPr>
              <w:spacing w:after="160"/>
            </w:pPr>
            <w:r w:rsidRPr="00323C34">
              <w:t>Acknowledgement</w:t>
            </w:r>
          </w:p>
        </w:tc>
        <w:tc>
          <w:tcPr>
            <w:tcW w:w="0" w:type="auto"/>
            <w:hideMark/>
          </w:tcPr>
          <w:p w:rsidRPr="00323C34" w:rsidR="00610049" w:rsidP="00425CA3" w:rsidRDefault="00610049" w14:paraId="623C06E7" w14:textId="53C0EC04">
            <w:pPr>
              <w:spacing w:after="160"/>
            </w:pPr>
            <w:ins w:author="Shin Feng WONG" w:date="2026-06-04T01:10:00Z" w16du:dateUtc="2026-06-03T17:10:00Z" w:id="834">
              <w:r>
                <w:t>Responder</w:t>
              </w:r>
              <w:r w:rsidRPr="00323C34">
                <w:t xml:space="preserve"> </w:t>
              </w:r>
            </w:ins>
            <w:del w:author="Shin Feng WONG" w:date="2026-06-04T01:10:00Z" w16du:dateUtc="2026-06-03T17:10:00Z" w:id="835">
              <w:r w:rsidRPr="00323C34" w:rsidDel="008E0B2D">
                <w:delText xml:space="preserve">Ranger </w:delText>
              </w:r>
            </w:del>
            <w:r w:rsidRPr="00323C34">
              <w:t>confirms receipt of assignment</w:t>
            </w:r>
          </w:p>
        </w:tc>
        <w:tc>
          <w:tcPr>
            <w:tcW w:w="0" w:type="auto"/>
            <w:hideMark/>
          </w:tcPr>
          <w:p w:rsidRPr="00323C34" w:rsidR="00610049" w:rsidP="00425CA3" w:rsidRDefault="00610049" w14:paraId="33E1C048" w14:textId="26DDBEA3">
            <w:pPr>
              <w:spacing w:after="160"/>
            </w:pPr>
            <w:r w:rsidRPr="00323C34">
              <w:t>Responder</w:t>
            </w:r>
            <w:ins w:author="Shin Feng WONG" w:date="2026-06-04T01:07:00Z" w16du:dateUtc="2026-06-03T17:07:00Z" w:id="836">
              <w:r>
                <w:t xml:space="preserve"> or</w:t>
              </w:r>
            </w:ins>
            <w:ins w:author="Shin Feng WONG" w:date="2026-06-04T01:08:00Z" w16du:dateUtc="2026-06-03T17:08:00Z" w:id="837">
              <w:r>
                <w:t xml:space="preserve"> Controller</w:t>
              </w:r>
            </w:ins>
            <w:r w:rsidRPr="00323C34">
              <w:t xml:space="preserve">. </w:t>
            </w:r>
            <w:del w:author="Shin Feng WONG" w:date="2026-06-04T01:19:00Z" w16du:dateUtc="2026-06-03T17:19:00Z" w:id="838">
              <w:r w:rsidRPr="00323C34" w:rsidDel="00610049">
                <w:delText>Status changes to Live (Acknowledged)</w:delText>
              </w:r>
            </w:del>
          </w:p>
        </w:tc>
        <w:tc>
          <w:tcPr>
            <w:tcW w:w="0" w:type="auto"/>
          </w:tcPr>
          <w:p w:rsidRPr="00323C34" w:rsidR="00610049" w:rsidP="00425CA3" w:rsidRDefault="00610049" w14:paraId="59EDF9A9" w14:textId="34308897">
            <w:pPr>
              <w:spacing w:after="160"/>
            </w:pPr>
            <w:ins w:author="Shin Feng WONG" w:date="2026-06-04T01:19:00Z" w16du:dateUtc="2026-06-03T17:19:00Z" w:id="839">
              <w:r w:rsidRPr="00323C34">
                <w:t>Status changes to Live (Acknowledged)</w:t>
              </w:r>
            </w:ins>
          </w:p>
        </w:tc>
      </w:tr>
      <w:tr w:rsidRPr="00323C34" w:rsidR="00610049" w:rsidTr="00610049" w14:paraId="1287D061" w14:textId="7BF15F3A">
        <w:tc>
          <w:tcPr>
            <w:tcW w:w="0" w:type="auto"/>
            <w:hideMark/>
          </w:tcPr>
          <w:p w:rsidRPr="00323C34" w:rsidR="00610049" w:rsidP="00425CA3" w:rsidRDefault="00610049" w14:paraId="1C7C597E" w14:textId="47B01A38">
            <w:pPr>
              <w:spacing w:after="160"/>
            </w:pPr>
            <w:r w:rsidRPr="00323C34">
              <w:t>Arrival on Site</w:t>
            </w:r>
          </w:p>
        </w:tc>
        <w:tc>
          <w:tcPr>
            <w:tcW w:w="0" w:type="auto"/>
            <w:hideMark/>
          </w:tcPr>
          <w:p w:rsidRPr="00323C34" w:rsidR="00610049" w:rsidP="00425CA3" w:rsidRDefault="00610049" w14:paraId="6981F03E" w14:textId="0A0ED479">
            <w:pPr>
              <w:spacing w:after="160"/>
            </w:pPr>
            <w:ins w:author="Shin Feng WONG" w:date="2026-06-04T01:10:00Z" w16du:dateUtc="2026-06-03T17:10:00Z" w:id="840">
              <w:r>
                <w:t>Responder</w:t>
              </w:r>
              <w:r w:rsidRPr="00323C34">
                <w:t xml:space="preserve"> </w:t>
              </w:r>
            </w:ins>
            <w:del w:author="Shin Feng WONG" w:date="2026-06-04T01:10:00Z" w16du:dateUtc="2026-06-03T17:10:00Z" w:id="841">
              <w:r w:rsidRPr="00323C34" w:rsidDel="008E0B2D">
                <w:delText xml:space="preserve">Ranger </w:delText>
              </w:r>
            </w:del>
            <w:r w:rsidRPr="00323C34">
              <w:t>confirms arrival at the incident location</w:t>
            </w:r>
          </w:p>
        </w:tc>
        <w:tc>
          <w:tcPr>
            <w:tcW w:w="0" w:type="auto"/>
            <w:hideMark/>
          </w:tcPr>
          <w:p w:rsidRPr="00323C34" w:rsidR="00610049" w:rsidP="00425CA3" w:rsidRDefault="00610049" w14:paraId="38EA6094" w14:textId="4402B1D1">
            <w:pPr>
              <w:spacing w:after="160"/>
            </w:pPr>
            <w:r w:rsidRPr="00323C34">
              <w:t>Responder</w:t>
            </w:r>
            <w:ins w:author="Shin Feng WONG" w:date="2026-06-04T01:08:00Z" w16du:dateUtc="2026-06-03T17:08:00Z" w:id="842">
              <w:r>
                <w:t xml:space="preserve"> or Controller</w:t>
              </w:r>
            </w:ins>
            <w:r w:rsidRPr="00323C34">
              <w:t xml:space="preserve">. </w:t>
            </w:r>
            <w:del w:author="Shin Feng WONG" w:date="2026-06-04T01:19:00Z" w16du:dateUtc="2026-06-03T17:19:00Z" w:id="843">
              <w:r w:rsidRPr="00323C34" w:rsidDel="00610049">
                <w:delText>Status changes to Live (On-Site)</w:delText>
              </w:r>
            </w:del>
          </w:p>
        </w:tc>
        <w:tc>
          <w:tcPr>
            <w:tcW w:w="0" w:type="auto"/>
          </w:tcPr>
          <w:p w:rsidRPr="00323C34" w:rsidR="00610049" w:rsidP="00425CA3" w:rsidRDefault="00610049" w14:paraId="75DF3D09" w14:textId="366C6A4E">
            <w:pPr>
              <w:spacing w:after="160"/>
            </w:pPr>
            <w:ins w:author="Shin Feng WONG" w:date="2026-06-04T01:19:00Z" w16du:dateUtc="2026-06-03T17:19:00Z" w:id="844">
              <w:r w:rsidRPr="00323C34">
                <w:t>Status changes to Live (On-Site)</w:t>
              </w:r>
            </w:ins>
          </w:p>
        </w:tc>
      </w:tr>
      <w:tr w:rsidRPr="00323C34" w:rsidR="00610049" w:rsidTr="00610049" w14:paraId="3195D4BA" w14:textId="63F5788F">
        <w:tc>
          <w:tcPr>
            <w:tcW w:w="0" w:type="auto"/>
            <w:hideMark/>
          </w:tcPr>
          <w:p w:rsidRPr="00323C34" w:rsidR="00610049" w:rsidP="00425CA3" w:rsidRDefault="00610049" w14:paraId="7F51DF11" w14:textId="4CA5BCC8">
            <w:pPr>
              <w:spacing w:after="160"/>
            </w:pPr>
            <w:r w:rsidRPr="00323C34">
              <w:t>Activity Updates</w:t>
            </w:r>
          </w:p>
        </w:tc>
        <w:tc>
          <w:tcPr>
            <w:tcW w:w="0" w:type="auto"/>
            <w:hideMark/>
          </w:tcPr>
          <w:p w:rsidRPr="00323C34" w:rsidR="00610049" w:rsidP="00425CA3" w:rsidRDefault="00610049" w14:paraId="02E79A79" w14:textId="611A0A1D">
            <w:pPr>
              <w:spacing w:after="160"/>
            </w:pPr>
            <w:ins w:author="Shin Feng WONG" w:date="2026-06-04T01:10:00Z" w16du:dateUtc="2026-06-03T17:10:00Z" w:id="845">
              <w:r>
                <w:t>Responder</w:t>
              </w:r>
              <w:r w:rsidRPr="00323C34">
                <w:t xml:space="preserve"> </w:t>
              </w:r>
            </w:ins>
            <w:del w:author="Shin Feng WONG" w:date="2026-06-04T01:10:00Z" w16du:dateUtc="2026-06-03T17:10:00Z" w:id="846">
              <w:r w:rsidRPr="00323C34" w:rsidDel="008E0B2D">
                <w:delText xml:space="preserve">Ranger </w:delText>
              </w:r>
            </w:del>
            <w:r w:rsidRPr="00323C34">
              <w:t>logs actions taken at scene</w:t>
            </w:r>
          </w:p>
        </w:tc>
        <w:tc>
          <w:tcPr>
            <w:tcW w:w="0" w:type="auto"/>
            <w:hideMark/>
          </w:tcPr>
          <w:p w:rsidRPr="00323C34" w:rsidR="00610049" w:rsidP="00425CA3" w:rsidRDefault="00610049" w14:paraId="0A1DBAD9" w14:textId="41802DB0">
            <w:pPr>
              <w:spacing w:after="160"/>
            </w:pPr>
            <w:r w:rsidRPr="00323C34">
              <w:t>Responder</w:t>
            </w:r>
            <w:ins w:author="Shin Feng WONG" w:date="2026-06-04T01:09:00Z" w16du:dateUtc="2026-06-03T17:09:00Z" w:id="847">
              <w:r>
                <w:t xml:space="preserve"> or Controller</w:t>
              </w:r>
            </w:ins>
            <w:r w:rsidRPr="00323C34">
              <w:t>. Free text entries within the Responder activity section</w:t>
            </w:r>
          </w:p>
        </w:tc>
        <w:tc>
          <w:tcPr>
            <w:tcW w:w="0" w:type="auto"/>
          </w:tcPr>
          <w:p w:rsidRPr="00323C34" w:rsidR="00610049" w:rsidP="00425CA3" w:rsidRDefault="00610049" w14:paraId="5B1EFE0F" w14:textId="77777777">
            <w:pPr>
              <w:spacing w:after="160"/>
            </w:pPr>
          </w:p>
        </w:tc>
      </w:tr>
      <w:tr w:rsidRPr="00323C34" w:rsidR="00610049" w:rsidTr="00610049" w14:paraId="049B3403" w14:textId="5C89FC76">
        <w:tc>
          <w:tcPr>
            <w:tcW w:w="0" w:type="auto"/>
            <w:hideMark/>
          </w:tcPr>
          <w:p w:rsidRPr="00323C34" w:rsidR="00610049" w:rsidP="00425CA3" w:rsidRDefault="00610049" w14:paraId="5C0EAF63" w14:textId="326CFFDE">
            <w:pPr>
              <w:spacing w:after="160"/>
            </w:pPr>
            <w:r w:rsidRPr="00323C34">
              <w:t>Completion</w:t>
            </w:r>
          </w:p>
        </w:tc>
        <w:tc>
          <w:tcPr>
            <w:tcW w:w="0" w:type="auto"/>
            <w:hideMark/>
          </w:tcPr>
          <w:p w:rsidRPr="00323C34" w:rsidR="00610049" w:rsidP="00425CA3" w:rsidRDefault="00610049" w14:paraId="3A6B5307" w14:textId="3A96805A">
            <w:pPr>
              <w:spacing w:after="160"/>
            </w:pPr>
            <w:ins w:author="Shin Feng WONG" w:date="2026-06-04T01:10:00Z" w16du:dateUtc="2026-06-03T17:10:00Z" w:id="848">
              <w:r>
                <w:t>Responder</w:t>
              </w:r>
              <w:r w:rsidRPr="00323C34">
                <w:t xml:space="preserve"> </w:t>
              </w:r>
            </w:ins>
            <w:del w:author="Shin Feng WONG" w:date="2026-06-04T01:10:00Z" w16du:dateUtc="2026-06-03T17:10:00Z" w:id="849">
              <w:r w:rsidRPr="00323C34" w:rsidDel="008E0B2D">
                <w:delText xml:space="preserve">Ranger </w:delText>
              </w:r>
            </w:del>
            <w:r w:rsidRPr="00323C34">
              <w:t>notifies completion of ground activities</w:t>
            </w:r>
            <w:ins w:author="Shin Feng WONG" w:date="2026-06-04T01:08:00Z" w16du:dateUtc="2026-06-03T17:08:00Z" w:id="850">
              <w:r>
                <w:t xml:space="preserve"> and </w:t>
              </w:r>
            </w:ins>
            <w:ins w:author="Shin Feng WONG" w:date="2026-06-04T01:09:00Z" w16du:dateUtc="2026-06-03T17:09:00Z" w:id="851">
              <w:r>
                <w:t>logging of actions taken</w:t>
              </w:r>
            </w:ins>
          </w:p>
        </w:tc>
        <w:tc>
          <w:tcPr>
            <w:tcW w:w="0" w:type="auto"/>
            <w:hideMark/>
          </w:tcPr>
          <w:p w:rsidRPr="00323C34" w:rsidR="00610049" w:rsidP="00425CA3" w:rsidRDefault="00610049" w14:paraId="425CFE79" w14:textId="7A5DEB2D">
            <w:pPr>
              <w:spacing w:after="160"/>
            </w:pPr>
            <w:r w:rsidRPr="00323C34">
              <w:t>Responder</w:t>
            </w:r>
            <w:ins w:author="Shin Feng WONG" w:date="2026-06-04T01:08:00Z" w16du:dateUtc="2026-06-03T17:08:00Z" w:id="852">
              <w:r>
                <w:t xml:space="preserve"> or Controller</w:t>
              </w:r>
            </w:ins>
            <w:r w:rsidRPr="00323C34">
              <w:t xml:space="preserve">. </w:t>
            </w:r>
            <w:del w:author="Shin Feng WONG" w:date="2026-06-04T01:20:00Z" w16du:dateUtc="2026-06-03T17:20:00Z" w:id="853">
              <w:r w:rsidRPr="00323C34" w:rsidDel="00610049">
                <w:delText>Status changes to Live (Completed)</w:delText>
              </w:r>
            </w:del>
          </w:p>
        </w:tc>
        <w:tc>
          <w:tcPr>
            <w:tcW w:w="0" w:type="auto"/>
          </w:tcPr>
          <w:p w:rsidRPr="00323C34" w:rsidR="00610049" w:rsidP="00425CA3" w:rsidRDefault="00610049" w14:paraId="34A729B0" w14:textId="00140E0B">
            <w:pPr>
              <w:spacing w:after="160"/>
            </w:pPr>
            <w:ins w:author="Shin Feng WONG" w:date="2026-06-04T01:20:00Z" w16du:dateUtc="2026-06-03T17:20:00Z" w:id="854">
              <w:r w:rsidRPr="00323C34">
                <w:t>Status changes to Live (Completed)</w:t>
              </w:r>
            </w:ins>
          </w:p>
        </w:tc>
      </w:tr>
    </w:tbl>
    <w:p w:rsidRPr="00323C34" w:rsidR="00BF7C97" w:rsidP="00BF7C97" w:rsidRDefault="00BF7C97" w14:paraId="4FAED223" w14:textId="1FAB0B08">
      <w:pPr>
        <w:pStyle w:val="Heading3"/>
      </w:pPr>
      <w:bookmarkStart w:name="_Toc231625426" w:id="855"/>
      <w:del w:author="Shin Feng WONG" w:date="2026-06-04T01:24:00Z" w16du:dateUtc="2026-06-03T17:24:00Z" w:id="856">
        <w:r w:rsidRPr="00323C34" w:rsidDel="00610049">
          <w:rPr>
            <w:rFonts w:hint="eastAsia"/>
          </w:rPr>
          <w:delText xml:space="preserve">Responder </w:delText>
        </w:r>
      </w:del>
      <w:del w:author="Shin Feng WONG" w:date="2026-06-04T01:22:00Z" w16du:dateUtc="2026-06-03T17:22:00Z" w:id="857">
        <w:r w:rsidRPr="00323C34" w:rsidDel="00610049">
          <w:rPr>
            <w:rFonts w:hint="eastAsia"/>
          </w:rPr>
          <w:delText xml:space="preserve">Activity </w:delText>
        </w:r>
      </w:del>
      <w:ins w:author="Shin Feng WONG" w:date="2026-06-04T01:22:00Z" w16du:dateUtc="2026-06-03T17:22:00Z" w:id="858">
        <w:r w:rsidR="00610049">
          <w:t>Incident</w:t>
        </w:r>
        <w:r w:rsidRPr="00323C34" w:rsidR="00610049">
          <w:rPr>
            <w:rFonts w:hint="eastAsia"/>
          </w:rPr>
          <w:t xml:space="preserve"> </w:t>
        </w:r>
      </w:ins>
      <w:r w:rsidRPr="00323C34">
        <w:rPr>
          <w:rFonts w:hint="eastAsia"/>
        </w:rPr>
        <w:t>Logging</w:t>
      </w:r>
      <w:bookmarkEnd w:id="855"/>
    </w:p>
    <w:p w:rsidR="002B5091" w:rsidP="0093246A" w:rsidRDefault="009579C8" w14:paraId="373A6FBC" w14:textId="153D5FC3">
      <w:pPr>
        <w:rPr>
          <w:ins w:author="Shin Feng WONG" w:date="2026-06-04T01:22:00Z" w16du:dateUtc="2026-06-03T17:22:00Z" w:id="859"/>
        </w:rPr>
      </w:pPr>
      <w:r w:rsidRPr="00323C34">
        <w:t xml:space="preserve">The </w:t>
      </w:r>
      <w:del w:author="Shin Feng WONG" w:date="2026-06-04T01:24:00Z" w16du:dateUtc="2026-06-03T17:24:00Z" w:id="860">
        <w:r w:rsidRPr="00323C34" w:rsidDel="00610049">
          <w:delText xml:space="preserve">Responder </w:delText>
        </w:r>
      </w:del>
      <w:del w:author="Shin Feng WONG" w:date="2026-06-04T01:22:00Z" w16du:dateUtc="2026-06-03T17:22:00Z" w:id="861">
        <w:r w:rsidRPr="00323C34" w:rsidDel="00610049">
          <w:delText xml:space="preserve">Activity </w:delText>
        </w:r>
      </w:del>
      <w:ins w:author="Shin Feng WONG" w:date="2026-06-04T01:22:00Z" w16du:dateUtc="2026-06-03T17:22:00Z" w:id="862">
        <w:r w:rsidR="00610049">
          <w:t>Incident</w:t>
        </w:r>
        <w:r w:rsidRPr="00323C34" w:rsidR="00610049">
          <w:t xml:space="preserve"> </w:t>
        </w:r>
      </w:ins>
      <w:ins w:author="Shin Feng WONG" w:date="2026-06-04T01:23:00Z" w16du:dateUtc="2026-06-03T17:23:00Z" w:id="863">
        <w:r w:rsidR="00610049">
          <w:t xml:space="preserve">Log </w:t>
        </w:r>
      </w:ins>
      <w:r w:rsidRPr="00323C34">
        <w:t>section is a dedicated segment within the incident record</w:t>
      </w:r>
      <w:ins w:author="Shin Feng WONG" w:date="2026-06-04T01:24:00Z" w16du:dateUtc="2026-06-03T17:24:00Z" w:id="864">
        <w:r w:rsidR="00610049">
          <w:t>.</w:t>
        </w:r>
      </w:ins>
      <w:del w:author="Shin Feng WONG" w:date="2026-06-04T01:24:00Z" w16du:dateUtc="2026-06-03T17:24:00Z" w:id="865">
        <w:r w:rsidRPr="00323C34" w:rsidDel="00610049">
          <w:delText>, separate from the Event Details</w:delText>
        </w:r>
      </w:del>
      <w:r w:rsidRPr="00323C34">
        <w:t xml:space="preserve"> section. It is accessible </w:t>
      </w:r>
      <w:del w:author="Shin Feng WONG" w:date="2026-06-04T01:21:00Z" w16du:dateUtc="2026-06-03T17:21:00Z" w:id="866">
        <w:r w:rsidRPr="00323C34" w:rsidDel="00610049">
          <w:delText xml:space="preserve">only </w:delText>
        </w:r>
      </w:del>
      <w:r w:rsidRPr="00323C34">
        <w:t>to the assigned Responder</w:t>
      </w:r>
      <w:ins w:author="Shin Feng WONG" w:date="2026-06-04T01:21:00Z" w16du:dateUtc="2026-06-03T17:21:00Z" w:id="867">
        <w:r w:rsidR="00610049">
          <w:t xml:space="preserve"> and </w:t>
        </w:r>
      </w:ins>
      <w:ins w:author="Shin Feng WONG" w:date="2026-06-04T01:11:00Z" w16du:dateUtc="2026-06-03T17:11:00Z" w:id="868">
        <w:r w:rsidR="008E0B2D">
          <w:t>Controllers,</w:t>
        </w:r>
      </w:ins>
      <w:r w:rsidRPr="00323C34">
        <w:t xml:space="preserve"> and is used to log the actions taken during the ground response</w:t>
      </w:r>
      <w:r w:rsidRPr="00323C34">
        <w:rPr>
          <w:rFonts w:hint="eastAsia"/>
        </w:rPr>
        <w:t>.</w:t>
      </w:r>
    </w:p>
    <w:p w:rsidRPr="00323C34" w:rsidR="00610049" w:rsidP="0093246A" w:rsidRDefault="00610049" w14:paraId="5DF54490" w14:textId="7303BD62">
      <w:ins w:author="Shin Feng WONG" w:date="2026-06-04T01:22:00Z" w16du:dateUtc="2026-06-03T17:22:00Z" w:id="869">
        <w:r>
          <w:t xml:space="preserve">The Incident Record refers to the whole </w:t>
        </w:r>
      </w:ins>
      <w:ins w:author="Shin Feng WONG" w:date="2026-06-04T01:23:00Z" w16du:dateUtc="2026-06-03T17:23:00Z" w:id="870">
        <w:r>
          <w:t xml:space="preserve">Incident within the Case, while the Incident Log refers to the </w:t>
        </w:r>
        <w:r w:rsidRPr="00610049">
          <w:t>chronological, row-by-row account of the incident as it unfolds</w:t>
        </w:r>
        <w:r>
          <w:t>.</w:t>
        </w:r>
      </w:ins>
    </w:p>
    <w:p w:rsidRPr="00323C34" w:rsidR="00930D43" w:rsidP="0011681F" w:rsidRDefault="00930D43" w14:paraId="7F52C976" w14:textId="7B06FBF5">
      <w:pPr>
        <w:pStyle w:val="ListBullet"/>
        <w:numPr>
          <w:ilvl w:val="0"/>
          <w:numId w:val="16"/>
        </w:numPr>
      </w:pPr>
      <w:r w:rsidRPr="00323C34">
        <w:t>Responders</w:t>
      </w:r>
      <w:ins w:author="Shin Feng WONG" w:date="2026-06-04T01:11:00Z" w16du:dateUtc="2026-06-03T17:11:00Z" w:id="871">
        <w:r w:rsidR="008E0B2D">
          <w:t xml:space="preserve"> and Controllers</w:t>
        </w:r>
      </w:ins>
      <w:r w:rsidRPr="00323C34">
        <w:t xml:space="preserve"> shall be able to log activity updates against an Incident</w:t>
      </w:r>
    </w:p>
    <w:p w:rsidRPr="00323C34" w:rsidR="0093246A" w:rsidP="0011681F" w:rsidRDefault="0093246A" w14:paraId="188344B5" w14:textId="77777777">
      <w:pPr>
        <w:pStyle w:val="ListBullet"/>
        <w:numPr>
          <w:ilvl w:val="0"/>
          <w:numId w:val="16"/>
        </w:numPr>
      </w:pPr>
      <w:r w:rsidRPr="00323C34">
        <w:rPr>
          <w:rFonts w:hint="eastAsia"/>
        </w:rPr>
        <w:t>Selection of activity list should support typing for free-text, but also support auto-complete from a</w:t>
      </w:r>
      <w:r w:rsidRPr="00323C34">
        <w:t xml:space="preserve"> predefined activity list to guide Responders</w:t>
      </w:r>
      <w:r w:rsidRPr="00323C34">
        <w:rPr>
          <w:rFonts w:hint="eastAsia"/>
        </w:rPr>
        <w:t xml:space="preserve"> to quick-fill</w:t>
      </w:r>
    </w:p>
    <w:p w:rsidRPr="00323C34" w:rsidR="00930D43" w:rsidP="0011681F" w:rsidRDefault="00610049" w14:paraId="2607BD36" w14:textId="053BF055">
      <w:pPr>
        <w:pStyle w:val="ListBullet"/>
        <w:numPr>
          <w:ilvl w:val="0"/>
          <w:numId w:val="16"/>
        </w:numPr>
      </w:pPr>
      <w:ins w:author="Shin Feng WONG" w:date="2026-06-04T01:22:00Z" w16du:dateUtc="2026-06-03T17:22:00Z" w:id="872">
        <w:r>
          <w:t>Incident</w:t>
        </w:r>
        <w:r w:rsidRPr="00323C34">
          <w:rPr>
            <w:rFonts w:hint="eastAsia"/>
          </w:rPr>
          <w:t xml:space="preserve"> </w:t>
        </w:r>
      </w:ins>
      <w:del w:author="Shin Feng WONG" w:date="2026-06-04T01:22:00Z" w16du:dateUtc="2026-06-03T17:22:00Z" w:id="873">
        <w:r w:rsidRPr="00323C34" w:rsidDel="00610049" w:rsidR="00930D43">
          <w:delText xml:space="preserve">Activity </w:delText>
        </w:r>
      </w:del>
      <w:r w:rsidRPr="00323C34" w:rsidR="00930D43">
        <w:t>log entries are timestamped and attributed to the logging user</w:t>
      </w:r>
      <w:ins w:author="Shin Feng WONG" w:date="2026-06-04T16:10:00Z" w16du:dateUtc="2026-06-04T08:10:00Z" w:id="874">
        <w:r w:rsidR="008A70F8">
          <w:t xml:space="preserve"> or by System</w:t>
        </w:r>
      </w:ins>
      <w:r w:rsidRPr="00323C34" w:rsidR="00930D43">
        <w:t>.</w:t>
      </w:r>
    </w:p>
    <w:p w:rsidRPr="00323C34" w:rsidR="00930D43" w:rsidP="0011681F" w:rsidRDefault="00610049" w14:paraId="11F29883" w14:textId="20763161">
      <w:pPr>
        <w:pStyle w:val="ListBullet"/>
        <w:numPr>
          <w:ilvl w:val="0"/>
          <w:numId w:val="16"/>
        </w:numPr>
      </w:pPr>
      <w:ins w:author="Shin Feng WONG" w:date="2026-06-04T01:22:00Z" w16du:dateUtc="2026-06-03T17:22:00Z" w:id="875">
        <w:r>
          <w:t>Incident</w:t>
        </w:r>
        <w:r w:rsidRPr="00323C34">
          <w:rPr>
            <w:rFonts w:hint="eastAsia"/>
          </w:rPr>
          <w:t xml:space="preserve"> </w:t>
        </w:r>
      </w:ins>
      <w:del w:author="Shin Feng WONG" w:date="2026-06-04T01:22:00Z" w16du:dateUtc="2026-06-03T17:22:00Z" w:id="876">
        <w:r w:rsidRPr="00323C34" w:rsidDel="00610049" w:rsidR="00930D43">
          <w:delText xml:space="preserve">Activity </w:delText>
        </w:r>
      </w:del>
      <w:r w:rsidRPr="00323C34" w:rsidR="00930D43">
        <w:t xml:space="preserve">logs are </w:t>
      </w:r>
      <w:del w:author="Shin Feng WONG" w:date="2026-06-04T00:24:00Z" w16du:dateUtc="2026-06-03T16:24:00Z" w:id="877">
        <w:r w:rsidRPr="00323C34" w:rsidDel="00411356" w:rsidR="00930D43">
          <w:delText xml:space="preserve">read-only once submitted and are not </w:delText>
        </w:r>
        <w:commentRangeStart w:id="878"/>
        <w:r w:rsidRPr="00323C34" w:rsidDel="00411356" w:rsidR="00930D43">
          <w:delText>editable</w:delText>
        </w:r>
        <w:commentRangeEnd w:id="878"/>
        <w:r w:rsidRPr="00323C34" w:rsidDel="00411356" w:rsidR="00292DA4">
          <w:rPr>
            <w:rStyle w:val="CommentReference"/>
            <w:sz w:val="22"/>
            <w:szCs w:val="24"/>
          </w:rPr>
          <w:commentReference w:id="878"/>
        </w:r>
        <w:r w:rsidRPr="00323C34" w:rsidDel="00411356" w:rsidR="00930D43">
          <w:delText xml:space="preserve"> by the Responder.</w:delText>
        </w:r>
      </w:del>
      <w:ins w:author="Shin Feng WONG" w:date="2026-06-04T00:23:00Z" w16du:dateUtc="2026-06-03T16:23:00Z" w:id="879">
        <w:r w:rsidR="00411356">
          <w:t>editable even after submission, until the Controller submits the Incident to the Duty Manager for closure review.</w:t>
        </w:r>
      </w:ins>
    </w:p>
    <w:p w:rsidR="002B5091" w:rsidP="0011681F" w:rsidRDefault="00610049" w14:paraId="44BD81CE" w14:textId="30D40370">
      <w:pPr>
        <w:pStyle w:val="ListBullet"/>
        <w:numPr>
          <w:ilvl w:val="0"/>
          <w:numId w:val="16"/>
        </w:numPr>
        <w:rPr>
          <w:ins w:author="Shin Feng WONG" w:date="2026-06-04T00:27:00Z" w16du:dateUtc="2026-06-03T16:27:00Z" w:id="880"/>
        </w:rPr>
      </w:pPr>
      <w:ins w:author="Shin Feng WONG" w:date="2026-06-04T01:22:00Z" w16du:dateUtc="2026-06-03T17:22:00Z" w:id="881">
        <w:r>
          <w:t>Incident</w:t>
        </w:r>
        <w:r w:rsidRPr="00323C34">
          <w:rPr>
            <w:rFonts w:hint="eastAsia"/>
          </w:rPr>
          <w:t xml:space="preserve"> </w:t>
        </w:r>
      </w:ins>
      <w:del w:author="Shin Feng WONG" w:date="2026-06-04T01:22:00Z" w16du:dateUtc="2026-06-03T17:22:00Z" w:id="882">
        <w:r w:rsidRPr="00323C34" w:rsidDel="00610049" w:rsidR="00930D43">
          <w:delText xml:space="preserve">Activity </w:delText>
        </w:r>
      </w:del>
      <w:r w:rsidRPr="00323C34" w:rsidR="00930D43">
        <w:t>log entries are visible to Controllers and Duty Managers in the Incident record view.</w:t>
      </w:r>
    </w:p>
    <w:p w:rsidRPr="00323C34" w:rsidR="00411356" w:rsidP="0011681F" w:rsidRDefault="00411356" w14:paraId="736652B8" w14:textId="2D3E564A">
      <w:pPr>
        <w:pStyle w:val="ListBullet"/>
        <w:numPr>
          <w:ilvl w:val="0"/>
          <w:numId w:val="16"/>
        </w:numPr>
      </w:pPr>
      <w:ins w:author="Shin Feng WONG" w:date="2026-06-04T00:27:00Z" w16du:dateUtc="2026-06-03T16:27:00Z" w:id="883">
        <w:r w:rsidRPr="00411356">
          <w:t xml:space="preserve">Upon closure, the assigned Responder(s) retain read-only access to the incident record for 12 hours from the closure timestamp. After 12 hours, the incident record will </w:t>
        </w:r>
      </w:ins>
      <w:ins w:author="Shin Feng WONG" w:date="2026-06-04T01:12:00Z" w16du:dateUtc="2026-06-03T17:12:00Z" w:id="884">
        <w:r w:rsidRPr="00411356" w:rsidR="008E0B2D">
          <w:t>no longer</w:t>
        </w:r>
      </w:ins>
      <w:ins w:author="Shin Feng WONG" w:date="2026-06-04T00:27:00Z" w16du:dateUtc="2026-06-03T16:27:00Z" w:id="885">
        <w:r w:rsidRPr="00411356">
          <w:t xml:space="preserve"> be visible to the Responder.</w:t>
        </w:r>
      </w:ins>
    </w:p>
    <w:p w:rsidRPr="00323C34" w:rsidR="002C0607" w:rsidP="006C258F" w:rsidRDefault="002C0607" w14:paraId="3230CCE0" w14:textId="4B0EE0DB">
      <w:pPr>
        <w:pStyle w:val="Heading2"/>
      </w:pPr>
      <w:bookmarkStart w:name="_Toc231625427" w:id="886"/>
      <w:r w:rsidRPr="00323C34">
        <w:t xml:space="preserve">Duplicate Incident </w:t>
      </w:r>
      <w:r w:rsidRPr="00323C34" w:rsidR="0065250B">
        <w:rPr>
          <w:rFonts w:hint="eastAsia"/>
        </w:rPr>
        <w:t xml:space="preserve">Detection and </w:t>
      </w:r>
      <w:r w:rsidRPr="00323C34">
        <w:t>Handling</w:t>
      </w:r>
      <w:bookmarkEnd w:id="886"/>
    </w:p>
    <w:p w:rsidRPr="00323C34" w:rsidR="00F94920" w:rsidP="00F94920" w:rsidRDefault="00F94920" w14:paraId="18E30092" w14:textId="7A95DD22">
      <w:r w:rsidRPr="00323C34">
        <w:t xml:space="preserve">Multiple reports of the same incident may be received concurrently from different sources, </w:t>
      </w:r>
      <w:r w:rsidRPr="00323C34" w:rsidR="003664D0">
        <w:rPr>
          <w:rFonts w:hint="eastAsia"/>
        </w:rPr>
        <w:t>e.g.</w:t>
      </w:r>
      <w:r w:rsidRPr="00323C34">
        <w:t xml:space="preserve"> several guests calling the 1800 hotline about the same event within a short period.</w:t>
      </w:r>
    </w:p>
    <w:p w:rsidRPr="00323C34" w:rsidR="00D70D29" w:rsidP="0011681F" w:rsidRDefault="00F94920" w14:paraId="1597825F" w14:textId="77777777">
      <w:pPr>
        <w:pStyle w:val="ListParagraph"/>
        <w:numPr>
          <w:ilvl w:val="0"/>
          <w:numId w:val="17"/>
        </w:numPr>
      </w:pPr>
      <w:r w:rsidRPr="00323C34">
        <w:t>The system shall</w:t>
      </w:r>
      <w:r w:rsidRPr="00323C34" w:rsidR="00D70D29">
        <w:rPr>
          <w:rFonts w:hint="eastAsia"/>
        </w:rPr>
        <w:t xml:space="preserve"> flag</w:t>
      </w:r>
      <w:r w:rsidRPr="00323C34">
        <w:t xml:space="preserve"> the Controller when a potential duplicate incident is detected during manual creation, based on matching criteria including date, time, incident type, and sub-type.</w:t>
      </w:r>
    </w:p>
    <w:p w:rsidRPr="00323C34" w:rsidR="00F40A20" w:rsidP="0011681F" w:rsidRDefault="00F94920" w14:paraId="146B0E88" w14:textId="77777777">
      <w:pPr>
        <w:pStyle w:val="ListParagraph"/>
        <w:numPr>
          <w:ilvl w:val="0"/>
          <w:numId w:val="17"/>
        </w:numPr>
      </w:pPr>
      <w:r w:rsidRPr="00323C34">
        <w:t>The Controller retains the option to proceed with creating a new record</w:t>
      </w:r>
      <w:r w:rsidRPr="00323C34" w:rsidR="00F40A20">
        <w:rPr>
          <w:rFonts w:hint="eastAsia"/>
        </w:rPr>
        <w:t>, override the duplicate flag, or link the new record to an existing incident</w:t>
      </w:r>
    </w:p>
    <w:p w:rsidRPr="00323C34" w:rsidR="00BB68F5" w:rsidP="0011681F" w:rsidRDefault="00F40A20" w14:paraId="1EAB48EE" w14:textId="77777777">
      <w:pPr>
        <w:pStyle w:val="ListParagraph"/>
        <w:numPr>
          <w:ilvl w:val="0"/>
          <w:numId w:val="17"/>
        </w:numPr>
      </w:pPr>
      <w:r w:rsidRPr="00323C34">
        <w:rPr>
          <w:rFonts w:hint="eastAsia"/>
        </w:rPr>
        <w:t>Where a record is confirmed as a duplicate, it shall be marked as a linked duplicate and not treated</w:t>
      </w:r>
      <w:r w:rsidRPr="00323C34" w:rsidR="00BB68F5">
        <w:rPr>
          <w:rFonts w:hint="eastAsia"/>
        </w:rPr>
        <w:t xml:space="preserve"> as an independent active Incident</w:t>
      </w:r>
    </w:p>
    <w:p w:rsidRPr="00323C34" w:rsidR="00BB68F5" w:rsidP="0011681F" w:rsidRDefault="00BB68F5" w14:paraId="2176956C" w14:textId="50237CD3">
      <w:pPr>
        <w:pStyle w:val="ListParagraph"/>
        <w:numPr>
          <w:ilvl w:val="0"/>
          <w:numId w:val="17"/>
        </w:numPr>
      </w:pPr>
      <w:r w:rsidRPr="00323C34">
        <w:rPr>
          <w:rFonts w:hint="eastAsia"/>
        </w:rPr>
        <w:t>Linked duplicates shall not generate independent response workflows or separate broadcast triggers</w:t>
      </w:r>
    </w:p>
    <w:p w:rsidRPr="00323C34" w:rsidR="003664D0" w:rsidP="0011681F" w:rsidRDefault="00F94920" w14:paraId="154C1169" w14:textId="56192B9F">
      <w:pPr>
        <w:pStyle w:val="ListParagraph"/>
        <w:numPr>
          <w:ilvl w:val="0"/>
          <w:numId w:val="17"/>
        </w:numPr>
      </w:pPr>
      <w:r w:rsidRPr="00323C34">
        <w:t xml:space="preserve">Closing the Master Incident shall automatically close all linked duplicate records. </w:t>
      </w:r>
    </w:p>
    <w:p w:rsidRPr="00323C34" w:rsidR="00624C20" w:rsidP="006C258F" w:rsidRDefault="00624C20" w14:paraId="39C82587" w14:textId="6C204D04">
      <w:pPr>
        <w:pStyle w:val="Heading2"/>
      </w:pPr>
      <w:bookmarkStart w:name="_Toc231625428" w:id="887"/>
      <w:r w:rsidRPr="00323C34">
        <w:rPr>
          <w:rFonts w:hint="eastAsia"/>
        </w:rPr>
        <w:t>Incident Record Sav</w:t>
      </w:r>
      <w:r w:rsidRPr="00323C34" w:rsidR="00BB68F5">
        <w:rPr>
          <w:rFonts w:hint="eastAsia"/>
        </w:rPr>
        <w:t>e</w:t>
      </w:r>
      <w:r w:rsidRPr="00323C34">
        <w:rPr>
          <w:rFonts w:hint="eastAsia"/>
        </w:rPr>
        <w:t xml:space="preserve"> and Concurrent Editing</w:t>
      </w:r>
      <w:bookmarkEnd w:id="887"/>
    </w:p>
    <w:p w:rsidRPr="00323C34" w:rsidR="00624C20" w:rsidP="007C7DA5" w:rsidRDefault="00624C20" w14:paraId="035D3ADB" w14:textId="3E6A21AB">
      <w:pPr>
        <w:pStyle w:val="Heading3"/>
      </w:pPr>
      <w:bookmarkStart w:name="_Toc231625429" w:id="888"/>
      <w:r w:rsidRPr="00323C34">
        <w:rPr>
          <w:rFonts w:hint="eastAsia"/>
        </w:rPr>
        <w:t>Save Mechanism</w:t>
      </w:r>
      <w:bookmarkEnd w:id="888"/>
    </w:p>
    <w:p w:rsidRPr="00323C34" w:rsidR="00BB68F5" w:rsidP="0011681F" w:rsidRDefault="00B22530" w14:paraId="668F13A0" w14:textId="77777777">
      <w:pPr>
        <w:pStyle w:val="ListParagraph"/>
        <w:numPr>
          <w:ilvl w:val="0"/>
          <w:numId w:val="18"/>
        </w:numPr>
      </w:pPr>
      <w:r w:rsidRPr="00323C34">
        <w:t>The system shall auto-save all form input at regular intervals while an incident record is being edited, to minimise data loss in the event of session timeout or interruption.</w:t>
      </w:r>
    </w:p>
    <w:p w:rsidRPr="00323C34" w:rsidR="00C2307C" w:rsidP="0011681F" w:rsidRDefault="00B22530" w14:paraId="25DB9A74" w14:textId="77777777">
      <w:pPr>
        <w:pStyle w:val="ListParagraph"/>
        <w:numPr>
          <w:ilvl w:val="0"/>
          <w:numId w:val="18"/>
        </w:numPr>
      </w:pPr>
      <w:r w:rsidRPr="00323C34">
        <w:t>A manual save action shall also be available to the user at any point during editing.</w:t>
      </w:r>
    </w:p>
    <w:p w:rsidRPr="00323C34" w:rsidR="00C2307C" w:rsidP="0011681F" w:rsidRDefault="00C2307C" w14:paraId="66B31498" w14:textId="33E24050">
      <w:pPr>
        <w:pStyle w:val="ListParagraph"/>
        <w:numPr>
          <w:ilvl w:val="0"/>
          <w:numId w:val="18"/>
        </w:numPr>
      </w:pPr>
      <w:r w:rsidRPr="00323C34">
        <w:rPr>
          <w:rFonts w:hint="eastAsia"/>
        </w:rPr>
        <w:t>A record in an unsaved state shall display a visible indicator to the user.</w:t>
      </w:r>
    </w:p>
    <w:p w:rsidRPr="00323C34" w:rsidR="00C2307C" w:rsidP="0011681F" w:rsidRDefault="00C2307C" w14:paraId="764FECCD" w14:textId="02E55B0A">
      <w:pPr>
        <w:pStyle w:val="ListParagraph"/>
        <w:numPr>
          <w:ilvl w:val="0"/>
          <w:numId w:val="18"/>
        </w:numPr>
      </w:pPr>
      <w:r w:rsidRPr="00323C34">
        <w:rPr>
          <w:rFonts w:hint="eastAsia"/>
        </w:rPr>
        <w:t>Unsaved changes shall not be discarded without user confirmation.</w:t>
      </w:r>
    </w:p>
    <w:p w:rsidRPr="00323C34" w:rsidR="00B22530" w:rsidP="0011681F" w:rsidRDefault="00B22530" w14:paraId="249A083B" w14:textId="09CA00F4">
      <w:pPr>
        <w:pStyle w:val="ListParagraph"/>
        <w:numPr>
          <w:ilvl w:val="0"/>
          <w:numId w:val="18"/>
        </w:numPr>
      </w:pPr>
      <w:r w:rsidRPr="00323C34">
        <w:t xml:space="preserve">The auto-save interval shall be </w:t>
      </w:r>
      <w:r w:rsidRPr="00323C34" w:rsidR="00C2307C">
        <w:rPr>
          <w:rFonts w:hint="eastAsia"/>
        </w:rPr>
        <w:t>configurable by the System Administrator.</w:t>
      </w:r>
    </w:p>
    <w:p w:rsidRPr="00323C34" w:rsidR="00624C20" w:rsidP="007C7DA5" w:rsidRDefault="00624C20" w14:paraId="296DC60F" w14:textId="2E62E97D">
      <w:pPr>
        <w:pStyle w:val="Heading3"/>
      </w:pPr>
      <w:bookmarkStart w:name="_Toc231625430" w:id="889"/>
      <w:r w:rsidRPr="00323C34">
        <w:rPr>
          <w:rFonts w:hint="eastAsia"/>
        </w:rPr>
        <w:t>Concurrent Editing</w:t>
      </w:r>
      <w:bookmarkEnd w:id="889"/>
    </w:p>
    <w:p w:rsidRPr="00323C34" w:rsidR="00624C20" w:rsidP="0011681F" w:rsidRDefault="00353E60" w14:paraId="6C39537E" w14:textId="4B7B5D15">
      <w:pPr>
        <w:pStyle w:val="ListParagraph"/>
        <w:numPr>
          <w:ilvl w:val="0"/>
          <w:numId w:val="19"/>
        </w:numPr>
      </w:pPr>
      <w:r w:rsidRPr="00323C34">
        <w:t xml:space="preserve">Where two Controllers access and edit the same incident record simultaneously, the system shall manage the conflict to prevent one Controller's saved input from silently overwriting the </w:t>
      </w:r>
      <w:r w:rsidRPr="00323C34" w:rsidR="00D60A55">
        <w:t>others</w:t>
      </w:r>
      <w:r w:rsidRPr="00323C34">
        <w:t xml:space="preserve"> without notification. </w:t>
      </w:r>
    </w:p>
    <w:tbl>
      <w:tblPr>
        <w:tblStyle w:val="SJ"/>
        <w:tblW w:w="0" w:type="auto"/>
        <w:tblLook w:val="04A0" w:firstRow="1" w:lastRow="0" w:firstColumn="1" w:lastColumn="0" w:noHBand="0" w:noVBand="1"/>
      </w:tblPr>
      <w:tblGrid>
        <w:gridCol w:w="2572"/>
        <w:gridCol w:w="6444"/>
      </w:tblGrid>
      <w:tr w:rsidRPr="00323C34" w:rsidR="00C62A87" w:rsidTr="00353E60" w14:paraId="46E46784"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353E60" w:rsidP="00353E60" w:rsidRDefault="00353E60" w14:paraId="630AF3A8" w14:textId="77777777">
            <w:pPr>
              <w:spacing w:after="160"/>
              <w:rPr>
                <w:bCs/>
              </w:rPr>
            </w:pPr>
            <w:r w:rsidRPr="00323C34">
              <w:rPr>
                <w:bCs/>
              </w:rPr>
              <w:t>Scenario</w:t>
            </w:r>
          </w:p>
        </w:tc>
        <w:tc>
          <w:tcPr>
            <w:tcW w:w="0" w:type="auto"/>
            <w:hideMark/>
          </w:tcPr>
          <w:p w:rsidRPr="00323C34" w:rsidR="00353E60" w:rsidP="00353E60" w:rsidRDefault="00353E60" w14:paraId="3632689F" w14:textId="77777777">
            <w:pPr>
              <w:spacing w:after="160"/>
              <w:rPr>
                <w:bCs/>
              </w:rPr>
            </w:pPr>
            <w:r w:rsidRPr="00323C34">
              <w:rPr>
                <w:bCs/>
              </w:rPr>
              <w:t>Required Behaviour</w:t>
            </w:r>
          </w:p>
        </w:tc>
      </w:tr>
      <w:tr w:rsidRPr="00323C34" w:rsidR="00C62A87" w:rsidTr="00353E60" w14:paraId="6E66F17C" w14:textId="77777777">
        <w:tc>
          <w:tcPr>
            <w:tcW w:w="0" w:type="auto"/>
            <w:hideMark/>
          </w:tcPr>
          <w:p w:rsidRPr="00323C34" w:rsidR="00353E60" w:rsidP="00353E60" w:rsidRDefault="00353E60" w14:paraId="4363FEEE" w14:textId="03B4B721">
            <w:pPr>
              <w:spacing w:after="160"/>
            </w:pPr>
            <w:r w:rsidRPr="00323C34">
              <w:t>Second</w:t>
            </w:r>
            <w:r w:rsidRPr="00323C34">
              <w:rPr>
                <w:rFonts w:hint="eastAsia"/>
              </w:rPr>
              <w:t xml:space="preserve"> user</w:t>
            </w:r>
            <w:r w:rsidRPr="00323C34">
              <w:t xml:space="preserve"> opens a record already being edited</w:t>
            </w:r>
          </w:p>
        </w:tc>
        <w:tc>
          <w:tcPr>
            <w:tcW w:w="0" w:type="auto"/>
            <w:hideMark/>
          </w:tcPr>
          <w:p w:rsidRPr="00323C34" w:rsidR="00353E60" w:rsidP="00353E60" w:rsidRDefault="00353E60" w14:paraId="6E37D157" w14:textId="77777777">
            <w:pPr>
              <w:spacing w:after="160"/>
            </w:pPr>
            <w:r w:rsidRPr="00323C34">
              <w:t>The system shall notify the second user that the record is currently being edited by another user</w:t>
            </w:r>
          </w:p>
        </w:tc>
      </w:tr>
      <w:tr w:rsidRPr="00323C34" w:rsidR="00C62A87" w:rsidTr="00353E60" w14:paraId="25776732" w14:textId="77777777">
        <w:tc>
          <w:tcPr>
            <w:tcW w:w="0" w:type="auto"/>
            <w:hideMark/>
          </w:tcPr>
          <w:p w:rsidRPr="00323C34" w:rsidR="00353E60" w:rsidP="00353E60" w:rsidRDefault="00353E60" w14:paraId="7E4B1E0D" w14:textId="77777777">
            <w:pPr>
              <w:spacing w:after="160"/>
            </w:pPr>
            <w:r w:rsidRPr="00323C34">
              <w:t>Both users save changes to the same record</w:t>
            </w:r>
          </w:p>
        </w:tc>
        <w:tc>
          <w:tcPr>
            <w:tcW w:w="0" w:type="auto"/>
            <w:hideMark/>
          </w:tcPr>
          <w:p w:rsidRPr="00323C34" w:rsidR="00353E60" w:rsidP="00353E60" w:rsidRDefault="00353E60" w14:paraId="22CCCA3E" w14:textId="77777777">
            <w:pPr>
              <w:spacing w:after="160"/>
            </w:pPr>
            <w:r w:rsidRPr="00323C34">
              <w:t>The system shall not silently discard either user's input. A conflict resolution mechanism shall be applied to surface the discrepancy and prompt resolution</w:t>
            </w:r>
          </w:p>
        </w:tc>
      </w:tr>
    </w:tbl>
    <w:p w:rsidRPr="00323C34" w:rsidR="005162C3" w:rsidP="00BD4005" w:rsidRDefault="00994378" w14:paraId="00F8F789" w14:textId="39D69584">
      <w:pPr>
        <w:pStyle w:val="Heading2"/>
      </w:pPr>
      <w:bookmarkStart w:name="_Toc231625431" w:id="890"/>
      <w:r w:rsidRPr="00323C34">
        <w:rPr>
          <w:rFonts w:hint="eastAsia"/>
        </w:rPr>
        <w:t>Linked Fault Creation</w:t>
      </w:r>
      <w:bookmarkEnd w:id="890"/>
    </w:p>
    <w:p w:rsidRPr="00323C34" w:rsidR="00BD4005" w:rsidP="00BD4005" w:rsidRDefault="00BD4005" w14:paraId="7E7D9E39" w14:textId="129FB8FF">
      <w:r w:rsidRPr="00323C34">
        <w:t>Where an incident reveals an underlying infrastructure defect, a Fault Report may be created directly from the incident record.</w:t>
      </w:r>
    </w:p>
    <w:p w:rsidRPr="00323C34" w:rsidR="002B03FE" w:rsidP="0011681F" w:rsidRDefault="00BD4005" w14:paraId="67CDE8C7" w14:textId="42B9311D">
      <w:pPr>
        <w:pStyle w:val="ListParagraph"/>
        <w:numPr>
          <w:ilvl w:val="0"/>
          <w:numId w:val="20"/>
        </w:numPr>
      </w:pPr>
      <w:r w:rsidRPr="00323C34">
        <w:t xml:space="preserve">A </w:t>
      </w:r>
      <w:r w:rsidRPr="00323C34" w:rsidR="002B03FE">
        <w:rPr>
          <w:rFonts w:hint="eastAsia"/>
        </w:rPr>
        <w:t xml:space="preserve">Controller may raise a </w:t>
      </w:r>
      <w:r w:rsidRPr="00323C34">
        <w:t>fault</w:t>
      </w:r>
      <w:r w:rsidRPr="00323C34" w:rsidR="002B03FE">
        <w:rPr>
          <w:rFonts w:hint="eastAsia"/>
        </w:rPr>
        <w:t xml:space="preserve"> record from within an active Incident where physical defect is identified as part of or resulting from the incident.</w:t>
      </w:r>
    </w:p>
    <w:p w:rsidRPr="00323C34" w:rsidR="000C5541" w:rsidP="0011681F" w:rsidRDefault="00BB5E85" w14:paraId="0F041ADA" w14:textId="77777777">
      <w:pPr>
        <w:pStyle w:val="ListParagraph"/>
        <w:numPr>
          <w:ilvl w:val="0"/>
          <w:numId w:val="20"/>
        </w:numPr>
      </w:pPr>
      <w:r w:rsidRPr="00323C34">
        <w:rPr>
          <w:rFonts w:hint="eastAsia"/>
        </w:rPr>
        <w:t>Fault creation from an Incident record shall initiate the CMMS ticket creation workflow</w:t>
      </w:r>
    </w:p>
    <w:p w:rsidRPr="00323C34" w:rsidR="000C5541" w:rsidP="0011681F" w:rsidRDefault="00BD4005" w14:paraId="4ED0E821" w14:textId="77777777">
      <w:pPr>
        <w:pStyle w:val="ListParagraph"/>
        <w:numPr>
          <w:ilvl w:val="0"/>
          <w:numId w:val="20"/>
        </w:numPr>
      </w:pPr>
      <w:r w:rsidRPr="00323C34">
        <w:t>The fault record shall be linked to the originating incident and shall be visible from both the incident and fault detail views.</w:t>
      </w:r>
    </w:p>
    <w:p w:rsidRPr="00323C34" w:rsidR="000C5541" w:rsidP="0011681F" w:rsidRDefault="00BD4005" w14:paraId="1F7FF167" w14:textId="77777777">
      <w:pPr>
        <w:pStyle w:val="ListParagraph"/>
        <w:numPr>
          <w:ilvl w:val="0"/>
          <w:numId w:val="20"/>
        </w:numPr>
      </w:pPr>
      <w:r w:rsidRPr="00323C34">
        <w:t>The incident and fault are managed independently once created. Either may be closed before the other.</w:t>
      </w:r>
    </w:p>
    <w:p w:rsidRPr="00323C34" w:rsidR="00BD4005" w:rsidP="000C5541" w:rsidRDefault="000C5541" w14:paraId="593C16BA" w14:textId="01A5DFC7">
      <w:pPr>
        <w:pStyle w:val="ListBullet"/>
        <w:tabs>
          <w:tab w:val="clear" w:pos="360"/>
          <w:tab w:val="num" w:pos="720"/>
        </w:tabs>
        <w:ind w:left="1080"/>
      </w:pPr>
      <w:r w:rsidRPr="00323C34">
        <w:rPr>
          <w:rFonts w:hint="eastAsia"/>
        </w:rPr>
        <w:t>I</w:t>
      </w:r>
      <w:r w:rsidRPr="00323C34" w:rsidR="00BD4005">
        <w:t>ncident may be closed after the immediate situation is resolved while the fault record remains open as the infrastructure repair and investigation continue.</w:t>
      </w:r>
    </w:p>
    <w:p w:rsidRPr="00323C34" w:rsidR="00CC27CF" w:rsidP="00CC27CF" w:rsidRDefault="00CC27CF" w14:paraId="16A95F82" w14:textId="1704968E">
      <w:pPr>
        <w:pStyle w:val="Heading2"/>
      </w:pPr>
      <w:bookmarkStart w:name="_Toc231625432" w:id="891"/>
      <w:r w:rsidRPr="00323C34">
        <w:rPr>
          <w:rFonts w:hint="eastAsia"/>
        </w:rPr>
        <w:t>False Alarm Handling</w:t>
      </w:r>
      <w:bookmarkEnd w:id="891"/>
    </w:p>
    <w:p w:rsidRPr="00323C34" w:rsidR="008F7E7F" w:rsidP="0011681F" w:rsidRDefault="00D72263" w14:paraId="582B1B3C" w14:textId="77777777">
      <w:pPr>
        <w:pStyle w:val="ListParagraph"/>
        <w:numPr>
          <w:ilvl w:val="0"/>
          <w:numId w:val="21"/>
        </w:numPr>
      </w:pPr>
      <w:r w:rsidRPr="00323C34">
        <w:t>Where an incoming report or VA alert is reviewed by the Controller and determined to require no action, the Controller may log the record and mark it as a false alarm.</w:t>
      </w:r>
    </w:p>
    <w:p w:rsidRPr="00323C34" w:rsidR="00B31733" w:rsidP="0011681F" w:rsidRDefault="00D72263" w14:paraId="0759E884" w14:textId="55DFFB25">
      <w:pPr>
        <w:pStyle w:val="ListParagraph"/>
        <w:numPr>
          <w:ilvl w:val="0"/>
          <w:numId w:val="21"/>
        </w:numPr>
      </w:pPr>
      <w:r w:rsidRPr="00323C34">
        <w:t>A false alarm record</w:t>
      </w:r>
      <w:r w:rsidRPr="00323C34" w:rsidR="008F7E7F">
        <w:rPr>
          <w:rFonts w:hint="eastAsia"/>
        </w:rPr>
        <w:t>, including the identity of the closing user,</w:t>
      </w:r>
      <w:r w:rsidRPr="00323C34">
        <w:t xml:space="preserve"> shall be retained in the system as a closed record for audit and reporting purposes</w:t>
      </w:r>
      <w:r w:rsidRPr="00323C34" w:rsidR="00B31733">
        <w:rPr>
          <w:rFonts w:hint="eastAsia"/>
        </w:rPr>
        <w:t>.</w:t>
      </w:r>
    </w:p>
    <w:p w:rsidRPr="00323C34" w:rsidR="00CC27CF" w:rsidP="00CC27CF" w:rsidRDefault="00CC27CF" w14:paraId="603AD568" w14:textId="580A9B7E">
      <w:pPr>
        <w:pStyle w:val="Heading2"/>
      </w:pPr>
      <w:bookmarkStart w:name="_Toc231625433" w:id="892"/>
      <w:r w:rsidRPr="00323C34">
        <w:rPr>
          <w:rFonts w:hint="eastAsia"/>
        </w:rPr>
        <w:t>Incident Closure and Reopening</w:t>
      </w:r>
      <w:bookmarkEnd w:id="892"/>
    </w:p>
    <w:p w:rsidRPr="00323C34" w:rsidR="001F4F72" w:rsidP="0011681F" w:rsidRDefault="001F4F72" w14:paraId="48377632" w14:textId="2695A7D7">
      <w:pPr>
        <w:pStyle w:val="ListParagraph"/>
        <w:numPr>
          <w:ilvl w:val="0"/>
          <w:numId w:val="22"/>
        </w:numPr>
      </w:pPr>
      <w:r w:rsidRPr="00323C34">
        <w:rPr>
          <w:rFonts w:hint="eastAsia"/>
        </w:rPr>
        <w:t>Incident closure requires Duty Manager or designated in-charge approval, except for false alarm closures</w:t>
      </w:r>
    </w:p>
    <w:p w:rsidRPr="00323C34" w:rsidR="00682EB6" w:rsidP="0011681F" w:rsidRDefault="00682EB6" w14:paraId="5728E5EE" w14:textId="2FECB99A">
      <w:pPr>
        <w:pStyle w:val="ListParagraph"/>
        <w:numPr>
          <w:ilvl w:val="0"/>
          <w:numId w:val="22"/>
        </w:numPr>
      </w:pPr>
      <w:r w:rsidRPr="00323C34">
        <w:rPr>
          <w:rFonts w:hint="eastAsia"/>
        </w:rPr>
        <w:t>A Controller shall submit an Incident for closure by transitioning it to Pending Review status</w:t>
      </w:r>
    </w:p>
    <w:p w:rsidRPr="00323C34" w:rsidR="0087158E" w:rsidP="0011681F" w:rsidRDefault="00682EB6" w14:paraId="6CFAAEAA" w14:textId="77777777">
      <w:pPr>
        <w:pStyle w:val="ListParagraph"/>
        <w:numPr>
          <w:ilvl w:val="0"/>
          <w:numId w:val="22"/>
        </w:numPr>
      </w:pPr>
      <w:r w:rsidRPr="00323C34">
        <w:rPr>
          <w:rFonts w:hint="eastAsia"/>
        </w:rPr>
        <w:t>The Duty Manager shall review the record and either approve closure or return it with comments</w:t>
      </w:r>
      <w:r w:rsidRPr="00323C34" w:rsidR="0087158E">
        <w:rPr>
          <w:rFonts w:hint="eastAsia"/>
        </w:rPr>
        <w:t>.</w:t>
      </w:r>
    </w:p>
    <w:p w:rsidRPr="00323C34" w:rsidR="00167A89" w:rsidP="0011681F" w:rsidRDefault="0087158E" w14:paraId="1B221012" w14:textId="3603A76C">
      <w:pPr>
        <w:pStyle w:val="ListParagraph"/>
        <w:numPr>
          <w:ilvl w:val="0"/>
          <w:numId w:val="22"/>
        </w:numPr>
      </w:pPr>
      <w:r w:rsidRPr="00323C34">
        <w:rPr>
          <w:rFonts w:hint="eastAsia"/>
        </w:rPr>
        <w:t>Upon approval, the Incident status changes to Closed and the Case closure process is triggered if all linked records are resolve.</w:t>
      </w:r>
    </w:p>
    <w:p w:rsidRPr="00323C34" w:rsidR="00163330" w:rsidP="00411356" w:rsidRDefault="00167A89" w14:paraId="7568313E" w14:textId="6DBE7E68">
      <w:pPr>
        <w:pStyle w:val="ListParagraph"/>
        <w:numPr>
          <w:ilvl w:val="0"/>
          <w:numId w:val="22"/>
        </w:numPr>
      </w:pPr>
      <w:r w:rsidRPr="00323C34">
        <w:t>To reopen a closed incident, a System Administrator must revert the status from Closed to the appropriate active status</w:t>
      </w:r>
      <w:r w:rsidRPr="00323C34" w:rsidR="00C344A9">
        <w:rPr>
          <w:rFonts w:hint="eastAsia"/>
        </w:rPr>
        <w:t>.</w:t>
      </w:r>
    </w:p>
    <w:p w:rsidRPr="00323C34" w:rsidR="00163330" w:rsidP="00163330" w:rsidRDefault="00C344A9" w14:paraId="24D979D7" w14:textId="0B9B5CC8">
      <w:pPr>
        <w:pStyle w:val="ListParagraph"/>
        <w:numPr>
          <w:ilvl w:val="0"/>
          <w:numId w:val="22"/>
        </w:numPr>
      </w:pPr>
      <w:r w:rsidRPr="00323C34">
        <w:rPr>
          <w:rFonts w:hint="eastAsia"/>
        </w:rPr>
        <w:t xml:space="preserve">Upon closure, the system shall </w:t>
      </w:r>
      <w:commentRangeStart w:id="893"/>
      <w:r w:rsidRPr="00323C34">
        <w:rPr>
          <w:rFonts w:hint="eastAsia"/>
        </w:rPr>
        <w:t>automatically</w:t>
      </w:r>
      <w:commentRangeEnd w:id="893"/>
      <w:r w:rsidRPr="00323C34" w:rsidR="00292DA4">
        <w:rPr>
          <w:rStyle w:val="CommentReference"/>
          <w:rFonts w:hint="eastAsia"/>
          <w:sz w:val="22"/>
          <w:szCs w:val="24"/>
        </w:rPr>
        <w:commentReference w:id="893"/>
      </w:r>
      <w:r w:rsidRPr="00323C34">
        <w:rPr>
          <w:rFonts w:hint="eastAsia"/>
        </w:rPr>
        <w:t xml:space="preserve"> trigger </w:t>
      </w:r>
      <w:ins w:author="Shin Feng WONG" w:date="2026-06-04T00:24:00Z" w16du:dateUtc="2026-06-03T16:24:00Z" w:id="894">
        <w:r w:rsidR="00411356">
          <w:t xml:space="preserve">a notification to the Controller to perform </w:t>
        </w:r>
      </w:ins>
      <w:r w:rsidRPr="00323C34">
        <w:rPr>
          <w:rFonts w:hint="eastAsia"/>
        </w:rPr>
        <w:t>a closure broadcast.</w:t>
      </w:r>
    </w:p>
    <w:p w:rsidRPr="00323C34" w:rsidR="00C949BC" w:rsidP="006C258F" w:rsidRDefault="00C949BC" w14:paraId="470ECC77" w14:textId="540480E2">
      <w:pPr>
        <w:pStyle w:val="Heading2"/>
      </w:pPr>
      <w:bookmarkStart w:name="_Toc231625434" w:id="895"/>
      <w:r w:rsidRPr="00323C34">
        <w:rPr>
          <w:rFonts w:hint="eastAsia"/>
        </w:rPr>
        <w:t>Broadcasting</w:t>
      </w:r>
      <w:r w:rsidRPr="00323C34" w:rsidR="00C334D0">
        <w:rPr>
          <w:rFonts w:hint="eastAsia"/>
        </w:rPr>
        <w:t xml:space="preserve"> Triggers</w:t>
      </w:r>
      <w:bookmarkEnd w:id="895"/>
    </w:p>
    <w:p w:rsidRPr="00323C34" w:rsidR="0082739E" w:rsidP="00C07951" w:rsidRDefault="0043296D" w14:paraId="5B98D5CE" w14:textId="0E7D58E2">
      <w:r w:rsidRPr="00323C34">
        <w:t>Broadcast specifications including delivery channels, templates, recipient group management, crisis level classification, and the routing matrix are defined in Section 10: Broadcast and Notification Framework.</w:t>
      </w:r>
    </w:p>
    <w:p w:rsidRPr="00323C34" w:rsidR="0043296D" w:rsidP="00C334D0" w:rsidRDefault="0043296D" w14:paraId="0D15CE38" w14:textId="77777777">
      <w:pPr>
        <w:pStyle w:val="Heading3"/>
      </w:pPr>
      <w:bookmarkStart w:name="_Toc231625435" w:id="896"/>
      <w:r w:rsidRPr="00323C34">
        <w:t>Closure Broadcast</w:t>
      </w:r>
      <w:bookmarkEnd w:id="896"/>
    </w:p>
    <w:p w:rsidRPr="00323C34" w:rsidR="00C334D0" w:rsidP="0011681F" w:rsidRDefault="00C334D0" w14:paraId="5AC985C9" w14:textId="420E6E3F">
      <w:pPr>
        <w:pStyle w:val="ListParagraph"/>
        <w:numPr>
          <w:ilvl w:val="0"/>
          <w:numId w:val="23"/>
        </w:numPr>
      </w:pPr>
      <w:r w:rsidRPr="00323C34">
        <w:rPr>
          <w:rFonts w:hint="eastAsia"/>
        </w:rPr>
        <w:t xml:space="preserve">The system shall </w:t>
      </w:r>
      <w:r w:rsidRPr="00323C34" w:rsidR="0043296D">
        <w:t>automatically trigger</w:t>
      </w:r>
      <w:r w:rsidRPr="00323C34">
        <w:rPr>
          <w:rFonts w:hint="eastAsia"/>
        </w:rPr>
        <w:t xml:space="preserve"> a closure broadcast </w:t>
      </w:r>
      <w:ins w:author="Shin Feng WONG" w:date="2026-06-04T16:20:00Z" w16du:dateUtc="2026-06-04T08:20:00Z" w:id="897">
        <w:r w:rsidR="00EC4DB3">
          <w:t xml:space="preserve">notification </w:t>
        </w:r>
      </w:ins>
      <w:ins w:author="Shin Feng WONG" w:date="2026-06-04T16:21:00Z" w16du:dateUtc="2026-06-04T08:21:00Z" w:id="898">
        <w:r w:rsidR="004D5A4D">
          <w:t xml:space="preserve">to the Controller </w:t>
        </w:r>
      </w:ins>
      <w:r w:rsidRPr="00323C34" w:rsidR="0043296D">
        <w:t>when the Duty Manager or designated In-charge approves incident closure.</w:t>
      </w:r>
    </w:p>
    <w:p w:rsidRPr="00323C34" w:rsidR="00DE2C2C" w:rsidP="0011681F" w:rsidRDefault="0043296D" w14:paraId="62D8DEDB" w14:textId="77777777">
      <w:pPr>
        <w:pStyle w:val="ListParagraph"/>
        <w:numPr>
          <w:ilvl w:val="0"/>
          <w:numId w:val="23"/>
        </w:numPr>
      </w:pPr>
      <w:r w:rsidRPr="00323C34">
        <w:t>The system shall dispatch the broadcast to the configured recipient group without requiring a separate manual send action from the Controller.</w:t>
      </w:r>
    </w:p>
    <w:p w:rsidRPr="00323C34" w:rsidR="0043296D" w:rsidP="0011681F" w:rsidRDefault="0043296D" w14:paraId="1894E940" w14:textId="1CF3BFB6">
      <w:pPr>
        <w:pStyle w:val="ListParagraph"/>
        <w:numPr>
          <w:ilvl w:val="0"/>
          <w:numId w:val="23"/>
        </w:numPr>
      </w:pPr>
      <w:r w:rsidRPr="00323C34">
        <w:t>One closure broadcast shall be issued per incident.</w:t>
      </w:r>
    </w:p>
    <w:p w:rsidRPr="00323C34" w:rsidR="0043296D" w:rsidP="00C334D0" w:rsidRDefault="0043296D" w14:paraId="23C50ADA" w14:textId="77777777">
      <w:pPr>
        <w:pStyle w:val="Heading3"/>
      </w:pPr>
      <w:bookmarkStart w:name="_Toc231625436" w:id="899"/>
      <w:r w:rsidRPr="00323C34">
        <w:t xml:space="preserve">End-of-Day </w:t>
      </w:r>
      <w:commentRangeStart w:id="900"/>
      <w:r w:rsidRPr="00323C34">
        <w:t>Interim</w:t>
      </w:r>
      <w:commentRangeEnd w:id="900"/>
      <w:r w:rsidRPr="00323C34" w:rsidR="00292DA4">
        <w:rPr>
          <w:rStyle w:val="CommentReference"/>
          <w:sz w:val="24"/>
          <w:szCs w:val="28"/>
        </w:rPr>
        <w:commentReference w:id="900"/>
      </w:r>
      <w:r w:rsidRPr="00323C34">
        <w:t xml:space="preserve"> Broadcast</w:t>
      </w:r>
      <w:bookmarkEnd w:id="899"/>
    </w:p>
    <w:p w:rsidRPr="00323C34" w:rsidR="0011681F" w:rsidP="0011681F" w:rsidRDefault="0043296D" w14:paraId="6AD00A1D" w14:textId="77777777">
      <w:pPr>
        <w:pStyle w:val="ListParagraph"/>
        <w:numPr>
          <w:ilvl w:val="0"/>
          <w:numId w:val="24"/>
        </w:numPr>
        <w:rPr>
          <w:rFonts w:eastAsiaTheme="majorEastAsia" w:cstheme="majorBidi"/>
          <w:b/>
          <w:bCs/>
          <w:color w:val="0F4761" w:themeColor="accent1" w:themeShade="BF"/>
          <w:sz w:val="32"/>
          <w:szCs w:val="28"/>
        </w:rPr>
      </w:pPr>
      <w:r w:rsidRPr="00323C34">
        <w:t>For incidents</w:t>
      </w:r>
      <w:r w:rsidRPr="00323C34" w:rsidR="0011681F">
        <w:rPr>
          <w:rFonts w:hint="eastAsia"/>
        </w:rPr>
        <w:t xml:space="preserve"> that remain active at the end of the operational day</w:t>
      </w:r>
      <w:r w:rsidRPr="00323C34">
        <w:t>, the system shall flag open incidents for inclusion in the end-of-day batch review queue.</w:t>
      </w:r>
    </w:p>
    <w:p w:rsidRPr="00323C34" w:rsidR="00694A83" w:rsidP="0011681F" w:rsidRDefault="0043296D" w14:paraId="7EF69045" w14:textId="7249DB0F">
      <w:pPr>
        <w:pStyle w:val="ListParagraph"/>
        <w:numPr>
          <w:ilvl w:val="0"/>
          <w:numId w:val="24"/>
        </w:numPr>
        <w:rPr>
          <w:rFonts w:eastAsiaTheme="majorEastAsia" w:cstheme="majorBidi"/>
          <w:b/>
          <w:bCs/>
          <w:color w:val="0F4761" w:themeColor="accent1" w:themeShade="BF"/>
          <w:sz w:val="32"/>
          <w:szCs w:val="28"/>
        </w:rPr>
      </w:pPr>
      <w:r w:rsidRPr="00323C34">
        <w:t>The Duty Manager reviews and approves dispatch for each flagged incident</w:t>
      </w:r>
      <w:r w:rsidRPr="00323C34" w:rsidR="00694A83">
        <w:br w:type="page"/>
      </w:r>
    </w:p>
    <w:p w:rsidRPr="00323C34" w:rsidR="00694A83" w:rsidP="00694A83" w:rsidRDefault="00694A83" w14:paraId="53AD143B" w14:textId="681CA4C2">
      <w:pPr>
        <w:pStyle w:val="Heading1"/>
        <w:pBdr>
          <w:bottom w:val="single" w:color="auto" w:sz="4" w:space="1"/>
        </w:pBdr>
      </w:pPr>
      <w:bookmarkStart w:name="_Toc231625437" w:id="901"/>
      <w:r w:rsidRPr="00323C34">
        <w:rPr>
          <w:rFonts w:hint="eastAsia"/>
        </w:rPr>
        <w:t>Fault Reporting</w:t>
      </w:r>
      <w:r w:rsidRPr="00323C34" w:rsidR="00154B85">
        <w:rPr>
          <w:rFonts w:hint="eastAsia"/>
        </w:rPr>
        <w:t xml:space="preserve"> Module</w:t>
      </w:r>
      <w:bookmarkEnd w:id="901"/>
    </w:p>
    <w:p w:rsidRPr="00323C34" w:rsidR="006106F0" w:rsidP="006106F0" w:rsidRDefault="006106F0" w14:paraId="5B327F4A" w14:textId="22372526">
      <w:r w:rsidRPr="00323C34">
        <w:t xml:space="preserve">The Fault Reporting module </w:t>
      </w:r>
      <w:r w:rsidRPr="00323C34" w:rsidR="001A163E">
        <w:rPr>
          <w:rFonts w:hint="eastAsia"/>
        </w:rPr>
        <w:t xml:space="preserve">is the single point of entry </w:t>
      </w:r>
      <w:r w:rsidRPr="00323C34" w:rsidR="001A163E">
        <w:t>within</w:t>
      </w:r>
      <w:r w:rsidRPr="00323C34" w:rsidR="001A163E">
        <w:rPr>
          <w:rFonts w:hint="eastAsia"/>
        </w:rPr>
        <w:t xml:space="preserve"> </w:t>
      </w:r>
      <w:r w:rsidRPr="00323C34" w:rsidR="001A163E">
        <w:t>the</w:t>
      </w:r>
      <w:r w:rsidRPr="00323C34" w:rsidR="001A163E">
        <w:rPr>
          <w:rFonts w:hint="eastAsia"/>
        </w:rPr>
        <w:t xml:space="preserve"> CMS for </w:t>
      </w:r>
      <w:r w:rsidRPr="00323C34" w:rsidR="001A163E">
        <w:t>logging</w:t>
      </w:r>
      <w:r w:rsidRPr="00323C34" w:rsidR="001A163E">
        <w:rPr>
          <w:rFonts w:hint="eastAsia"/>
        </w:rPr>
        <w:t xml:space="preserve"> fault records and initiating ticket creation in the IFM CMMS.</w:t>
      </w:r>
    </w:p>
    <w:p w:rsidRPr="00323C34" w:rsidR="003B12CD" w:rsidP="003B12CD" w:rsidRDefault="00DA402A" w14:paraId="5F72B4D9" w14:textId="19321D8A">
      <w:pPr>
        <w:pStyle w:val="ListParagraph"/>
        <w:numPr>
          <w:ilvl w:val="0"/>
          <w:numId w:val="25"/>
        </w:numPr>
      </w:pPr>
      <w:r w:rsidRPr="00323C34">
        <w:rPr>
          <w:rFonts w:hint="eastAsia"/>
        </w:rPr>
        <w:t>Triage, routing and severity classification of faults are handled by the IFM on the CMMS. T</w:t>
      </w:r>
      <w:r w:rsidRPr="00323C34">
        <w:t>h</w:t>
      </w:r>
      <w:r w:rsidRPr="00323C34">
        <w:rPr>
          <w:rFonts w:hint="eastAsia"/>
        </w:rPr>
        <w:t>e CMS does not replicate or manage any part of the fault or work order lifecycle</w:t>
      </w:r>
    </w:p>
    <w:p w:rsidRPr="00323C34" w:rsidR="00DA402A" w:rsidP="003B12CD" w:rsidRDefault="00DA402A" w14:paraId="09FAA4F4" w14:textId="066D869E">
      <w:pPr>
        <w:pStyle w:val="ListParagraph"/>
        <w:numPr>
          <w:ilvl w:val="0"/>
          <w:numId w:val="25"/>
        </w:numPr>
      </w:pPr>
      <w:r w:rsidRPr="00323C34">
        <w:rPr>
          <w:rFonts w:hint="eastAsia"/>
        </w:rPr>
        <w:t xml:space="preserve">The CMS role </w:t>
      </w:r>
      <w:r w:rsidRPr="00323C34" w:rsidR="00B642ED">
        <w:rPr>
          <w:rFonts w:hint="eastAsia"/>
        </w:rPr>
        <w:t>includes:</w:t>
      </w:r>
    </w:p>
    <w:p w:rsidRPr="00323C34" w:rsidR="00B642ED" w:rsidP="00B642ED" w:rsidRDefault="00A74A1E" w14:paraId="3E56B802" w14:textId="699881F5">
      <w:pPr>
        <w:pStyle w:val="ListBullet"/>
        <w:tabs>
          <w:tab w:val="clear" w:pos="360"/>
          <w:tab w:val="num" w:pos="720"/>
        </w:tabs>
        <w:ind w:left="1080"/>
      </w:pPr>
      <w:r w:rsidRPr="00323C34">
        <w:rPr>
          <w:rFonts w:hint="eastAsia"/>
        </w:rPr>
        <w:t>Data Capture at point of fault submission</w:t>
      </w:r>
    </w:p>
    <w:p w:rsidRPr="00323C34" w:rsidR="00A74A1E" w:rsidP="00B642ED" w:rsidRDefault="00A74A1E" w14:paraId="18B50C62" w14:textId="6300DC8B">
      <w:pPr>
        <w:pStyle w:val="ListBullet"/>
        <w:tabs>
          <w:tab w:val="clear" w:pos="360"/>
          <w:tab w:val="num" w:pos="720"/>
        </w:tabs>
        <w:ind w:left="1080"/>
      </w:pPr>
      <w:r w:rsidRPr="00323C34">
        <w:rPr>
          <w:rFonts w:hint="eastAsia"/>
        </w:rPr>
        <w:t>Ticket creation in the CMMS</w:t>
      </w:r>
    </w:p>
    <w:p w:rsidRPr="00323C34" w:rsidR="00A74A1E" w:rsidP="00B642ED" w:rsidRDefault="00A74A1E" w14:paraId="59CD4B60" w14:textId="7AE4003E">
      <w:pPr>
        <w:pStyle w:val="ListBullet"/>
        <w:tabs>
          <w:tab w:val="clear" w:pos="360"/>
          <w:tab w:val="num" w:pos="720"/>
        </w:tabs>
        <w:ind w:left="1080"/>
      </w:pPr>
      <w:r w:rsidRPr="00323C34">
        <w:rPr>
          <w:rFonts w:hint="eastAsia"/>
        </w:rPr>
        <w:t>Storage of the returned CMMS Fault ID in the Case record</w:t>
      </w:r>
    </w:p>
    <w:p w:rsidRPr="00323C34" w:rsidR="00A74A1E" w:rsidP="00A32E8C" w:rsidRDefault="00F1657B" w14:paraId="099BB4C2" w14:textId="73F36971">
      <w:pPr>
        <w:pStyle w:val="ListBullet"/>
        <w:tabs>
          <w:tab w:val="clear" w:pos="360"/>
          <w:tab w:val="num" w:pos="720"/>
        </w:tabs>
        <w:ind w:left="1080"/>
      </w:pPr>
      <w:r w:rsidRPr="00323C34">
        <w:rPr>
          <w:rFonts w:hint="eastAsia"/>
        </w:rPr>
        <w:t>Subs</w:t>
      </w:r>
      <w:r w:rsidRPr="00323C34" w:rsidR="00E37E73">
        <w:rPr>
          <w:rFonts w:hint="eastAsia"/>
        </w:rPr>
        <w:t>equent retrieval of fault information from the CMMS using that stored identifier</w:t>
      </w:r>
    </w:p>
    <w:p w:rsidRPr="00323C34" w:rsidR="00060954" w:rsidP="00060954" w:rsidRDefault="00060954" w14:paraId="7BA427C6" w14:textId="4E1B507E">
      <w:pPr>
        <w:pStyle w:val="Heading2"/>
      </w:pPr>
      <w:bookmarkStart w:name="_Toc231625438" w:id="902"/>
      <w:r w:rsidRPr="00323C34">
        <w:rPr>
          <w:rFonts w:hint="eastAsia"/>
        </w:rPr>
        <w:t>Fault Entry Points</w:t>
      </w:r>
      <w:bookmarkEnd w:id="902"/>
    </w:p>
    <w:p w:rsidRPr="00323C34" w:rsidR="00060954" w:rsidP="00060954" w:rsidRDefault="00060954" w14:paraId="142E3CCA" w14:textId="77777777">
      <w:r w:rsidRPr="00323C34">
        <w:t>Fault records may be created within the CMS through the following entry points:</w:t>
      </w:r>
    </w:p>
    <w:tbl>
      <w:tblPr>
        <w:tblStyle w:val="SJ"/>
        <w:tblW w:w="0" w:type="auto"/>
        <w:tblLook w:val="04A0" w:firstRow="1" w:lastRow="0" w:firstColumn="1" w:lastColumn="0" w:noHBand="0" w:noVBand="1"/>
      </w:tblPr>
      <w:tblGrid>
        <w:gridCol w:w="2196"/>
        <w:gridCol w:w="6820"/>
      </w:tblGrid>
      <w:tr w:rsidRPr="00323C34" w:rsidR="00C62A87" w:rsidTr="00FE6D4C" w14:paraId="53F80E4F"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FE6D4C" w:rsidP="00FE6D4C" w:rsidRDefault="00FE6D4C" w14:paraId="2435B005" w14:textId="77777777">
            <w:pPr>
              <w:rPr>
                <w:bCs/>
              </w:rPr>
            </w:pPr>
            <w:r w:rsidRPr="00323C34">
              <w:rPr>
                <w:bCs/>
              </w:rPr>
              <w:t>Entry Point</w:t>
            </w:r>
          </w:p>
        </w:tc>
        <w:tc>
          <w:tcPr>
            <w:tcW w:w="0" w:type="auto"/>
            <w:hideMark/>
          </w:tcPr>
          <w:p w:rsidRPr="00323C34" w:rsidR="00FE6D4C" w:rsidP="00FE6D4C" w:rsidRDefault="00FE6D4C" w14:paraId="3AAE8383" w14:textId="77777777">
            <w:pPr>
              <w:rPr>
                <w:bCs/>
              </w:rPr>
            </w:pPr>
            <w:r w:rsidRPr="00323C34">
              <w:rPr>
                <w:bCs/>
              </w:rPr>
              <w:t>Description</w:t>
            </w:r>
          </w:p>
        </w:tc>
      </w:tr>
      <w:tr w:rsidRPr="00323C34" w:rsidR="00C62A87" w:rsidTr="00FE6D4C" w14:paraId="6BB04CBE" w14:textId="77777777">
        <w:tc>
          <w:tcPr>
            <w:tcW w:w="0" w:type="auto"/>
            <w:hideMark/>
          </w:tcPr>
          <w:p w:rsidRPr="00323C34" w:rsidR="00FE6D4C" w:rsidP="00FE6D4C" w:rsidRDefault="00FE6D4C" w14:paraId="6E49BEBE" w14:textId="77777777">
            <w:r w:rsidRPr="00323C34">
              <w:t>From an active Incident record</w:t>
            </w:r>
          </w:p>
        </w:tc>
        <w:tc>
          <w:tcPr>
            <w:tcW w:w="0" w:type="auto"/>
            <w:hideMark/>
          </w:tcPr>
          <w:p w:rsidRPr="00323C34" w:rsidR="00FE6D4C" w:rsidP="00FE6D4C" w:rsidRDefault="00FE6D4C" w14:paraId="1E277B42" w14:textId="77777777">
            <w:r w:rsidRPr="00323C34">
              <w:t>A Controller raises a fault from within an active Incident where a physical defect is identified as part of or resulting from the Incident.</w:t>
            </w:r>
          </w:p>
        </w:tc>
      </w:tr>
      <w:tr w:rsidRPr="00323C34" w:rsidR="00C62A87" w:rsidTr="00FE6D4C" w14:paraId="3E554CA4" w14:textId="77777777">
        <w:tc>
          <w:tcPr>
            <w:tcW w:w="0" w:type="auto"/>
            <w:hideMark/>
          </w:tcPr>
          <w:p w:rsidRPr="00323C34" w:rsidR="00FE6D4C" w:rsidP="00FE6D4C" w:rsidRDefault="00FE6D4C" w14:paraId="657D16F2" w14:textId="77777777">
            <w:r w:rsidRPr="00323C34">
              <w:t>Standalone Case</w:t>
            </w:r>
          </w:p>
        </w:tc>
        <w:tc>
          <w:tcPr>
            <w:tcW w:w="0" w:type="auto"/>
            <w:hideMark/>
          </w:tcPr>
          <w:p w:rsidRPr="00323C34" w:rsidR="00FE6D4C" w:rsidP="00FE6D4C" w:rsidRDefault="00FE6D4C" w14:paraId="0AE640EC" w14:textId="77777777">
            <w:r w:rsidRPr="00323C34">
              <w:t>A Controller creates a fault as a standalone Case where a fault is reported directly, independent of any Incident.</w:t>
            </w:r>
          </w:p>
        </w:tc>
      </w:tr>
      <w:tr w:rsidRPr="00323C34" w:rsidR="00C62A87" w:rsidTr="00FE6D4C" w14:paraId="639CE549" w14:textId="77777777">
        <w:tc>
          <w:tcPr>
            <w:tcW w:w="0" w:type="auto"/>
            <w:hideMark/>
          </w:tcPr>
          <w:p w:rsidRPr="00323C34" w:rsidR="00FE6D4C" w:rsidP="00FE6D4C" w:rsidRDefault="00FE6D4C" w14:paraId="6969FE2D" w14:textId="77777777">
            <w:commentRangeStart w:id="903"/>
            <w:r w:rsidRPr="00323C34">
              <w:t>SDC Staff Application</w:t>
            </w:r>
          </w:p>
        </w:tc>
        <w:tc>
          <w:tcPr>
            <w:tcW w:w="0" w:type="auto"/>
            <w:hideMark/>
          </w:tcPr>
          <w:p w:rsidRPr="00323C34" w:rsidR="00FE6D4C" w:rsidP="00FE6D4C" w:rsidRDefault="00FE6D4C" w14:paraId="2248F2F2" w14:textId="1A1E0F81">
            <w:r w:rsidRPr="00323C34">
              <w:t xml:space="preserve">SDC staff submit a fault report through the Staff Application, which routes the submission into the </w:t>
            </w:r>
            <w:del w:author="Shin Feng WONG" w:date="2026-06-04T03:38:00Z" w16du:dateUtc="2026-06-03T19:38:00Z" w:id="904">
              <w:r w:rsidRPr="00323C34" w:rsidDel="00AB5905">
                <w:delText>CMS</w:delText>
              </w:r>
            </w:del>
            <w:ins w:author="Shin Feng WONG" w:date="2026-06-04T03:38:00Z" w16du:dateUtc="2026-06-03T19:38:00Z" w:id="905">
              <w:r w:rsidR="00AB5905">
                <w:t>CMMS</w:t>
              </w:r>
            </w:ins>
            <w:r w:rsidRPr="00323C34">
              <w:t>.</w:t>
            </w:r>
          </w:p>
        </w:tc>
      </w:tr>
    </w:tbl>
    <w:p w:rsidRPr="00323C34" w:rsidR="00060954" w:rsidP="00656714" w:rsidRDefault="00292DA4" w14:paraId="5934149A" w14:textId="4F566C97">
      <w:commentRangeEnd w:id="903"/>
      <w:r w:rsidRPr="00323C34">
        <w:rPr>
          <w:rStyle w:val="CommentReference"/>
          <w:sz w:val="22"/>
          <w:szCs w:val="24"/>
        </w:rPr>
        <w:commentReference w:id="903"/>
      </w:r>
      <w:del w:author="Shin Feng WONG" w:date="2026-06-04T03:39:00Z" w16du:dateUtc="2026-06-03T19:39:00Z" w:id="906">
        <w:r w:rsidRPr="00323C34" w:rsidDel="00AB5905" w:rsidR="00060954">
          <w:delText xml:space="preserve">All fault submissions shall be routed through the CMS as the single point of entry for </w:delText>
        </w:r>
        <w:r w:rsidRPr="00323C34" w:rsidDel="00AB5905" w:rsidR="008D73A5">
          <w:rPr>
            <w:rFonts w:hint="eastAsia"/>
          </w:rPr>
          <w:delText>submission</w:delText>
        </w:r>
      </w:del>
      <w:r w:rsidRPr="00323C34" w:rsidR="008D73A5">
        <w:rPr>
          <w:rFonts w:hint="eastAsia"/>
        </w:rPr>
        <w:t>.</w:t>
      </w:r>
    </w:p>
    <w:p w:rsidRPr="00323C34" w:rsidR="0016435F" w:rsidP="00AF15D5" w:rsidRDefault="00084838" w14:paraId="7491CA03" w14:textId="360270D2">
      <w:pPr>
        <w:pStyle w:val="Heading2"/>
      </w:pPr>
      <w:bookmarkStart w:name="_Toc231625439" w:id="907"/>
      <w:r w:rsidRPr="00323C34">
        <w:rPr>
          <w:rFonts w:hint="eastAsia"/>
        </w:rPr>
        <w:t>CMMS Ticket Creation</w:t>
      </w:r>
      <w:bookmarkEnd w:id="907"/>
    </w:p>
    <w:p w:rsidRPr="00323C34" w:rsidR="00084838" w:rsidP="00084838" w:rsidRDefault="00084838" w14:paraId="4B734AAE" w14:textId="22F7CC5E">
      <w:pPr>
        <w:pStyle w:val="Heading3"/>
      </w:pPr>
      <w:bookmarkStart w:name="_Toc231625440" w:id="908"/>
      <w:r w:rsidRPr="00323C34">
        <w:rPr>
          <w:rFonts w:hint="eastAsia"/>
        </w:rPr>
        <w:t>Requirements</w:t>
      </w:r>
      <w:bookmarkEnd w:id="908"/>
    </w:p>
    <w:p w:rsidRPr="00323C34" w:rsidR="00241CEB" w:rsidP="00226503" w:rsidRDefault="007C45BF" w14:paraId="37A0E2C2" w14:textId="613D58D4">
      <w:pPr>
        <w:pStyle w:val="ListParagraph"/>
        <w:numPr>
          <w:ilvl w:val="0"/>
          <w:numId w:val="26"/>
        </w:numPr>
      </w:pPr>
      <w:r w:rsidRPr="00323C34">
        <w:rPr>
          <w:rFonts w:hint="eastAsia"/>
        </w:rPr>
        <w:t>Upon fault submission, the system shall check whether an existing Case is associated with the request.</w:t>
      </w:r>
    </w:p>
    <w:p w:rsidRPr="00323C34" w:rsidR="00AE3292" w:rsidP="00226503" w:rsidRDefault="007C45BF" w14:paraId="66075512" w14:textId="276D9217">
      <w:pPr>
        <w:pStyle w:val="ListParagraph"/>
        <w:numPr>
          <w:ilvl w:val="0"/>
          <w:numId w:val="26"/>
        </w:numPr>
      </w:pPr>
      <w:r w:rsidRPr="00323C34">
        <w:rPr>
          <w:rFonts w:hint="eastAsia"/>
        </w:rPr>
        <w:t>Where</w:t>
      </w:r>
      <w:r w:rsidRPr="00323C34" w:rsidR="00FC164A">
        <w:rPr>
          <w:rFonts w:hint="eastAsia"/>
        </w:rPr>
        <w:t xml:space="preserve"> no Case exists</w:t>
      </w:r>
      <w:r w:rsidRPr="00323C34" w:rsidR="00B51A29">
        <w:rPr>
          <w:rFonts w:hint="eastAsia"/>
        </w:rPr>
        <w:t>, the system shall auto-create a Case before proceeding with ticket creation</w:t>
      </w:r>
    </w:p>
    <w:p w:rsidRPr="00323C34" w:rsidR="008028BD" w:rsidP="00226503" w:rsidRDefault="008028BD" w14:paraId="72112825" w14:textId="77777777">
      <w:pPr>
        <w:pStyle w:val="ListParagraph"/>
        <w:numPr>
          <w:ilvl w:val="0"/>
          <w:numId w:val="26"/>
        </w:numPr>
      </w:pPr>
      <w:r w:rsidRPr="00323C34">
        <w:t>The CMMS returns a Ticket ID upon successful creation, which the system stores as an attribute on the Case record.</w:t>
      </w:r>
    </w:p>
    <w:p w:rsidRPr="00323C34" w:rsidR="008028BD" w:rsidP="008028BD" w:rsidRDefault="008028BD" w14:paraId="173DFF31" w14:textId="77777777">
      <w:pPr>
        <w:pStyle w:val="ListBullet"/>
      </w:pPr>
      <w:r w:rsidRPr="00323C34">
        <w:t>The CMMS subsequently manages and updates the ticket status independently of the CMS.</w:t>
      </w:r>
    </w:p>
    <w:p w:rsidRPr="00323C34" w:rsidR="00474E03" w:rsidP="00326235" w:rsidRDefault="004F6182" w14:paraId="1B9A2265" w14:textId="1A6FAD30">
      <w:pPr>
        <w:pStyle w:val="Heading3"/>
      </w:pPr>
      <w:bookmarkStart w:name="_Toc231625441" w:id="909"/>
      <w:ins w:author="Shin Feng WONG" w:date="2026-06-04T04:26:00Z" w16du:dateUtc="2026-06-03T20:26:00Z" w:id="910">
        <w:r>
          <w:t xml:space="preserve">Fault </w:t>
        </w:r>
      </w:ins>
      <w:r w:rsidRPr="00323C34" w:rsidR="00474E03">
        <w:rPr>
          <w:rFonts w:hint="eastAsia"/>
        </w:rPr>
        <w:t>Field Design</w:t>
      </w:r>
      <w:bookmarkEnd w:id="909"/>
    </w:p>
    <w:p w:rsidR="00974462" w:rsidP="008028BD" w:rsidRDefault="008028BD" w14:paraId="4622A763" w14:textId="75D62F0F">
      <w:pPr>
        <w:rPr>
          <w:ins w:author="Shin Feng WONG" w:date="2026-06-04T04:15:00Z" w16du:dateUtc="2026-06-03T20:15:00Z" w:id="911"/>
        </w:rPr>
      </w:pPr>
      <w:r w:rsidRPr="00323C34">
        <w:t>The fields captured by the CMS at the point of fault creation, and transmitted to the CMMS API, shall be defined in alignment with the CMMS API specifica</w:t>
      </w:r>
      <w:r w:rsidRPr="00323C34" w:rsidR="00895133">
        <w:rPr>
          <w:rFonts w:hint="eastAsia"/>
        </w:rPr>
        <w:t>tions.</w:t>
      </w:r>
    </w:p>
    <w:tbl>
      <w:tblPr>
        <w:tblStyle w:val="SJ"/>
        <w:tblW w:w="0" w:type="auto"/>
        <w:tblLook w:val="04A0" w:firstRow="1" w:lastRow="0" w:firstColumn="1" w:lastColumn="0" w:noHBand="0" w:noVBand="1"/>
      </w:tblPr>
      <w:tblGrid>
        <w:gridCol w:w="1495"/>
        <w:gridCol w:w="1584"/>
        <w:gridCol w:w="1329"/>
        <w:gridCol w:w="4608"/>
      </w:tblGrid>
      <w:tr w:rsidRPr="00323C34" w:rsidR="004F6182" w:rsidTr="004F6182" w14:paraId="750FC5D8" w14:textId="77777777">
        <w:trPr>
          <w:cnfStyle w:val="100000000000" w:firstRow="1" w:lastRow="0" w:firstColumn="0" w:lastColumn="0" w:oddVBand="0" w:evenVBand="0" w:oddHBand="0" w:evenHBand="0" w:firstRowFirstColumn="0" w:firstRowLastColumn="0" w:lastRowFirstColumn="0" w:lastRowLastColumn="0"/>
          <w:ins w:author="Shin Feng WONG" w:date="2026-06-04T04:26:00Z" w:id="912"/>
        </w:trPr>
        <w:tc>
          <w:tcPr>
            <w:tcW w:w="0" w:type="auto"/>
            <w:hideMark/>
          </w:tcPr>
          <w:p w:rsidRPr="004F6182" w:rsidR="004F6182" w:rsidP="00FC7614" w:rsidRDefault="004F6182" w14:paraId="08D044C5" w14:textId="77777777">
            <w:pPr>
              <w:spacing w:after="160"/>
              <w:rPr>
                <w:ins w:author="Shin Feng WONG" w:date="2026-06-04T04:26:00Z" w16du:dateUtc="2026-06-03T20:26:00Z" w:id="913"/>
              </w:rPr>
            </w:pPr>
            <w:ins w:author="Shin Feng WONG" w:date="2026-06-04T04:26:00Z" w16du:dateUtc="2026-06-03T20:26:00Z" w:id="914">
              <w:r w:rsidRPr="004F6182">
                <w:t>Field</w:t>
              </w:r>
            </w:ins>
          </w:p>
        </w:tc>
        <w:tc>
          <w:tcPr>
            <w:tcW w:w="0" w:type="auto"/>
            <w:hideMark/>
          </w:tcPr>
          <w:p w:rsidRPr="004F6182" w:rsidR="004F6182" w:rsidP="00FC7614" w:rsidRDefault="004F6182" w14:paraId="38EAF356" w14:textId="77777777">
            <w:pPr>
              <w:spacing w:after="160"/>
              <w:rPr>
                <w:ins w:author="Shin Feng WONG" w:date="2026-06-04T04:26:00Z" w16du:dateUtc="2026-06-03T20:26:00Z" w:id="915"/>
              </w:rPr>
            </w:pPr>
            <w:ins w:author="Shin Feng WONG" w:date="2026-06-04T04:26:00Z" w16du:dateUtc="2026-06-03T20:26:00Z" w:id="916">
              <w:r w:rsidRPr="004F6182">
                <w:t>Type</w:t>
              </w:r>
            </w:ins>
          </w:p>
        </w:tc>
        <w:tc>
          <w:tcPr>
            <w:tcW w:w="0" w:type="auto"/>
          </w:tcPr>
          <w:p w:rsidRPr="004F6182" w:rsidR="004F6182" w:rsidP="00FC7614" w:rsidRDefault="004F6182" w14:paraId="288605CE" w14:textId="77777777">
            <w:pPr>
              <w:spacing w:after="160"/>
              <w:rPr>
                <w:ins w:author="Shin Feng WONG" w:date="2026-06-04T04:26:00Z" w16du:dateUtc="2026-06-03T20:26:00Z" w:id="917"/>
              </w:rPr>
            </w:pPr>
            <w:ins w:author="Shin Feng WONG" w:date="2026-06-04T04:26:00Z" w16du:dateUtc="2026-06-03T20:26:00Z" w:id="918">
              <w:r w:rsidRPr="004F6182">
                <w:t>Mandatory</w:t>
              </w:r>
            </w:ins>
          </w:p>
        </w:tc>
        <w:tc>
          <w:tcPr>
            <w:tcW w:w="0" w:type="auto"/>
          </w:tcPr>
          <w:p w:rsidRPr="004F6182" w:rsidR="004F6182" w:rsidP="00FC7614" w:rsidRDefault="004F6182" w14:paraId="38998854" w14:textId="77777777">
            <w:pPr>
              <w:spacing w:after="160"/>
              <w:rPr>
                <w:ins w:author="Shin Feng WONG" w:date="2026-06-04T04:26:00Z" w16du:dateUtc="2026-06-03T20:26:00Z" w:id="919"/>
              </w:rPr>
            </w:pPr>
            <w:ins w:author="Shin Feng WONG" w:date="2026-06-04T04:26:00Z" w16du:dateUtc="2026-06-03T20:26:00Z" w:id="920">
              <w:r w:rsidRPr="004F6182">
                <w:t>Notes</w:t>
              </w:r>
            </w:ins>
          </w:p>
        </w:tc>
      </w:tr>
      <w:tr w:rsidRPr="00323C34" w:rsidR="004F6182" w:rsidTr="004F6182" w14:paraId="7325702A" w14:textId="77777777">
        <w:trPr>
          <w:ins w:author="Shin Feng WONG" w:date="2026-06-04T04:26:00Z" w:id="921"/>
        </w:trPr>
        <w:tc>
          <w:tcPr>
            <w:tcW w:w="0" w:type="auto"/>
          </w:tcPr>
          <w:p w:rsidR="004F6182" w:rsidP="00FC7614" w:rsidRDefault="004F6182" w14:paraId="4A626A35" w14:textId="4C447BD5">
            <w:pPr>
              <w:spacing w:after="160"/>
              <w:rPr>
                <w:ins w:author="Shin Feng WONG" w:date="2026-06-04T04:26:00Z" w16du:dateUtc="2026-06-03T20:26:00Z" w:id="922"/>
              </w:rPr>
            </w:pPr>
            <w:ins w:author="Shin Feng WONG" w:date="2026-06-04T04:26:00Z" w16du:dateUtc="2026-06-03T20:26:00Z" w:id="923">
              <w:r>
                <w:t>Field I</w:t>
              </w:r>
            </w:ins>
            <w:ins w:author="Shin Feng WONG" w:date="2026-06-04T04:27:00Z" w16du:dateUtc="2026-06-03T20:27:00Z" w:id="924">
              <w:r>
                <w:t>D</w:t>
              </w:r>
            </w:ins>
          </w:p>
        </w:tc>
        <w:tc>
          <w:tcPr>
            <w:tcW w:w="0" w:type="auto"/>
          </w:tcPr>
          <w:p w:rsidR="004F6182" w:rsidP="00FC7614" w:rsidRDefault="004F6182" w14:paraId="3C915FFA" w14:textId="7AA072FB">
            <w:pPr>
              <w:spacing w:after="160"/>
              <w:rPr>
                <w:ins w:author="Shin Feng WONG" w:date="2026-06-04T04:26:00Z" w16du:dateUtc="2026-06-03T20:26:00Z" w:id="925"/>
              </w:rPr>
            </w:pPr>
            <w:ins w:author="Shin Feng WONG" w:date="2026-06-04T04:27:00Z" w16du:dateUtc="2026-06-03T20:27:00Z" w:id="926">
              <w:r>
                <w:t xml:space="preserve">System </w:t>
              </w:r>
            </w:ins>
          </w:p>
        </w:tc>
        <w:tc>
          <w:tcPr>
            <w:tcW w:w="0" w:type="auto"/>
          </w:tcPr>
          <w:p w:rsidR="004F6182" w:rsidP="00FC7614" w:rsidRDefault="004F6182" w14:paraId="301BC2CD" w14:textId="75FAF78D">
            <w:pPr>
              <w:spacing w:after="160"/>
              <w:rPr>
                <w:ins w:author="Shin Feng WONG" w:date="2026-06-04T04:26:00Z" w16du:dateUtc="2026-06-03T20:26:00Z" w:id="927"/>
              </w:rPr>
            </w:pPr>
            <w:ins w:author="Shin Feng WONG" w:date="2026-06-04T04:27:00Z" w16du:dateUtc="2026-06-03T20:27:00Z" w:id="928">
              <w:r>
                <w:t>Yes</w:t>
              </w:r>
            </w:ins>
          </w:p>
        </w:tc>
        <w:tc>
          <w:tcPr>
            <w:tcW w:w="0" w:type="auto"/>
          </w:tcPr>
          <w:p w:rsidRPr="00404015" w:rsidR="004F6182" w:rsidP="00FC7614" w:rsidRDefault="004F6182" w14:paraId="340D092A" w14:textId="2452D4AE">
            <w:pPr>
              <w:spacing w:after="160"/>
              <w:rPr>
                <w:ins w:author="Shin Feng WONG" w:date="2026-06-04T04:26:00Z" w16du:dateUtc="2026-06-03T20:26:00Z" w:id="929"/>
              </w:rPr>
            </w:pPr>
            <w:ins w:author="Shin Feng WONG" w:date="2026-06-04T04:27:00Z" w16du:dateUtc="2026-06-03T20:27:00Z" w:id="930">
              <w:r>
                <w:t>Auto-</w:t>
              </w:r>
              <w:r w:rsidRPr="00404015">
                <w:t>generated</w:t>
              </w:r>
              <w:r>
                <w:t>, format SEN/FR/YYYYMMDD/NNN</w:t>
              </w:r>
            </w:ins>
          </w:p>
        </w:tc>
      </w:tr>
      <w:tr w:rsidRPr="00323C34" w:rsidR="004F6182" w:rsidTr="004F6182" w14:paraId="1FAC4175" w14:textId="77777777">
        <w:trPr>
          <w:ins w:author="Shin Feng WONG" w:date="2026-06-04T04:26:00Z" w:id="931"/>
        </w:trPr>
        <w:tc>
          <w:tcPr>
            <w:tcW w:w="0" w:type="auto"/>
            <w:hideMark/>
          </w:tcPr>
          <w:p w:rsidRPr="00323C34" w:rsidR="004F6182" w:rsidP="00FC7614" w:rsidRDefault="004F6182" w14:paraId="7925ECAC" w14:textId="77777777">
            <w:pPr>
              <w:spacing w:after="160"/>
              <w:rPr>
                <w:ins w:author="Shin Feng WONG" w:date="2026-06-04T04:26:00Z" w16du:dateUtc="2026-06-03T20:26:00Z" w:id="932"/>
              </w:rPr>
            </w:pPr>
            <w:ins w:author="Shin Feng WONG" w:date="2026-06-04T04:26:00Z" w16du:dateUtc="2026-06-03T20:26:00Z" w:id="933">
              <w:r>
                <w:t>Case ID</w:t>
              </w:r>
            </w:ins>
          </w:p>
        </w:tc>
        <w:tc>
          <w:tcPr>
            <w:tcW w:w="0" w:type="auto"/>
            <w:hideMark/>
          </w:tcPr>
          <w:p w:rsidRPr="00323C34" w:rsidR="004F6182" w:rsidP="00FC7614" w:rsidRDefault="004F6182" w14:paraId="3EF57068" w14:textId="77777777">
            <w:pPr>
              <w:spacing w:after="160"/>
              <w:rPr>
                <w:ins w:author="Shin Feng WONG" w:date="2026-06-04T04:26:00Z" w16du:dateUtc="2026-06-03T20:26:00Z" w:id="934"/>
              </w:rPr>
            </w:pPr>
            <w:ins w:author="Shin Feng WONG" w:date="2026-06-04T04:26:00Z" w16du:dateUtc="2026-06-03T20:26:00Z" w:id="935">
              <w:r>
                <w:t>System</w:t>
              </w:r>
            </w:ins>
          </w:p>
        </w:tc>
        <w:tc>
          <w:tcPr>
            <w:tcW w:w="0" w:type="auto"/>
          </w:tcPr>
          <w:p w:rsidRPr="00323C34" w:rsidR="004F6182" w:rsidP="00FC7614" w:rsidRDefault="004F6182" w14:paraId="68E60B3D" w14:textId="77777777">
            <w:pPr>
              <w:spacing w:after="160"/>
              <w:rPr>
                <w:ins w:author="Shin Feng WONG" w:date="2026-06-04T04:26:00Z" w16du:dateUtc="2026-06-03T20:26:00Z" w:id="936"/>
              </w:rPr>
            </w:pPr>
            <w:ins w:author="Shin Feng WONG" w:date="2026-06-04T04:26:00Z" w16du:dateUtc="2026-06-03T20:26:00Z" w:id="937">
              <w:r>
                <w:t>Yes</w:t>
              </w:r>
            </w:ins>
          </w:p>
        </w:tc>
        <w:tc>
          <w:tcPr>
            <w:tcW w:w="0" w:type="auto"/>
          </w:tcPr>
          <w:p w:rsidRPr="00323C34" w:rsidR="004F6182" w:rsidP="00FC7614" w:rsidRDefault="004F6182" w14:paraId="5C4A0B9C" w14:textId="466C76BA">
            <w:pPr>
              <w:spacing w:after="160"/>
              <w:rPr>
                <w:ins w:author="Shin Feng WONG" w:date="2026-06-04T04:26:00Z" w16du:dateUtc="2026-06-03T20:26:00Z" w:id="938"/>
              </w:rPr>
            </w:pPr>
            <w:ins w:author="Shin Feng WONG" w:date="2026-06-04T04:26:00Z" w16du:dateUtc="2026-06-03T20:26:00Z" w:id="939">
              <w:r w:rsidRPr="00404015">
                <w:t>Auto</w:t>
              </w:r>
            </w:ins>
            <w:ins w:author="Shin Feng WONG" w:date="2026-06-04T04:30:00Z" w16du:dateUtc="2026-06-03T20:30:00Z" w:id="940">
              <w:r>
                <w:t xml:space="preserve"> </w:t>
              </w:r>
            </w:ins>
            <w:ins w:author="Shin Feng WONG" w:date="2026-06-04T04:27:00Z" w16du:dateUtc="2026-06-03T20:27:00Z" w:id="941">
              <w:r>
                <w:t>populated, refencing parent Case</w:t>
              </w:r>
            </w:ins>
            <w:ins w:author="Shin Feng WONG" w:date="2026-06-04T04:26:00Z" w16du:dateUtc="2026-06-03T20:26:00Z" w:id="942">
              <w:r>
                <w:t xml:space="preserve"> </w:t>
              </w:r>
            </w:ins>
          </w:p>
        </w:tc>
      </w:tr>
      <w:tr w:rsidRPr="00323C34" w:rsidR="004F6182" w:rsidTr="004F6182" w14:paraId="7E70DB1A" w14:textId="77777777">
        <w:trPr>
          <w:ins w:author="Shin Feng WONG" w:date="2026-06-04T04:26:00Z" w:id="943"/>
        </w:trPr>
        <w:tc>
          <w:tcPr>
            <w:tcW w:w="0" w:type="auto"/>
          </w:tcPr>
          <w:p w:rsidRPr="00323C34" w:rsidR="004F6182" w:rsidP="00FC7614" w:rsidRDefault="004F6182" w14:paraId="2E57DA8E" w14:textId="63D26605">
            <w:pPr>
              <w:spacing w:after="160"/>
              <w:rPr>
                <w:ins w:author="Shin Feng WONG" w:date="2026-06-04T04:26:00Z" w16du:dateUtc="2026-06-03T20:26:00Z" w:id="944"/>
              </w:rPr>
            </w:pPr>
            <w:ins w:author="Shin Feng WONG" w:date="2026-06-04T04:27:00Z" w16du:dateUtc="2026-06-03T20:27:00Z" w:id="945">
              <w:r>
                <w:t>Fault Type</w:t>
              </w:r>
            </w:ins>
          </w:p>
        </w:tc>
        <w:tc>
          <w:tcPr>
            <w:tcW w:w="0" w:type="auto"/>
          </w:tcPr>
          <w:p w:rsidRPr="00323C34" w:rsidR="004F6182" w:rsidP="00FC7614" w:rsidRDefault="004F6182" w14:paraId="7B684423" w14:textId="24EADE64">
            <w:pPr>
              <w:spacing w:after="160"/>
              <w:rPr>
                <w:ins w:author="Shin Feng WONG" w:date="2026-06-04T04:26:00Z" w16du:dateUtc="2026-06-03T20:26:00Z" w:id="946"/>
              </w:rPr>
            </w:pPr>
            <w:ins w:author="Shin Feng WONG" w:date="2026-06-04T04:27:00Z" w16du:dateUtc="2026-06-03T20:27:00Z" w:id="947">
              <w:r>
                <w:t>Dropdown</w:t>
              </w:r>
            </w:ins>
          </w:p>
        </w:tc>
        <w:tc>
          <w:tcPr>
            <w:tcW w:w="0" w:type="auto"/>
          </w:tcPr>
          <w:p w:rsidRPr="00323C34" w:rsidR="004F6182" w:rsidP="00FC7614" w:rsidRDefault="004F6182" w14:paraId="6A0AE8A6" w14:textId="289BA594">
            <w:pPr>
              <w:spacing w:after="160"/>
              <w:rPr>
                <w:ins w:author="Shin Feng WONG" w:date="2026-06-04T04:26:00Z" w16du:dateUtc="2026-06-03T20:26:00Z" w:id="948"/>
              </w:rPr>
            </w:pPr>
            <w:ins w:author="Shin Feng WONG" w:date="2026-06-04T04:27:00Z" w16du:dateUtc="2026-06-03T20:27:00Z" w:id="949">
              <w:r>
                <w:t>Yes</w:t>
              </w:r>
            </w:ins>
          </w:p>
        </w:tc>
        <w:tc>
          <w:tcPr>
            <w:tcW w:w="0" w:type="auto"/>
          </w:tcPr>
          <w:p w:rsidRPr="00323C34" w:rsidR="004F6182" w:rsidP="00FC7614" w:rsidRDefault="004F6182" w14:paraId="3F8C24E9" w14:textId="7C04B3CF">
            <w:pPr>
              <w:spacing w:after="160"/>
              <w:rPr>
                <w:ins w:author="Shin Feng WONG" w:date="2026-06-04T04:26:00Z" w16du:dateUtc="2026-06-03T20:26:00Z" w:id="950"/>
              </w:rPr>
            </w:pPr>
            <w:ins w:author="Shin Feng WONG" w:date="2026-06-04T04:28:00Z" w16du:dateUtc="2026-06-03T20:28:00Z" w:id="951">
              <w:r>
                <w:t>Populated from configurable taxonomy</w:t>
              </w:r>
            </w:ins>
          </w:p>
        </w:tc>
      </w:tr>
      <w:tr w:rsidRPr="00323C34" w:rsidR="004F6182" w:rsidTr="004F6182" w14:paraId="545EE5BB" w14:textId="77777777">
        <w:trPr>
          <w:ins w:author="Shin Feng WONG" w:date="2026-06-04T04:26:00Z" w:id="952"/>
        </w:trPr>
        <w:tc>
          <w:tcPr>
            <w:tcW w:w="0" w:type="auto"/>
          </w:tcPr>
          <w:p w:rsidRPr="00323C34" w:rsidR="004F6182" w:rsidP="00FC7614" w:rsidRDefault="004F6182" w14:paraId="4A927A31" w14:textId="24ED41D9">
            <w:pPr>
              <w:spacing w:after="160"/>
              <w:rPr>
                <w:ins w:author="Shin Feng WONG" w:date="2026-06-04T04:26:00Z" w16du:dateUtc="2026-06-03T20:26:00Z" w:id="953"/>
              </w:rPr>
            </w:pPr>
            <w:ins w:author="Shin Feng WONG" w:date="2026-06-04T04:27:00Z" w16du:dateUtc="2026-06-03T20:27:00Z" w:id="954">
              <w:r>
                <w:t>Fault Sub-type</w:t>
              </w:r>
            </w:ins>
          </w:p>
        </w:tc>
        <w:tc>
          <w:tcPr>
            <w:tcW w:w="0" w:type="auto"/>
          </w:tcPr>
          <w:p w:rsidRPr="00323C34" w:rsidR="004F6182" w:rsidP="00FC7614" w:rsidRDefault="004F6182" w14:paraId="70668C7B" w14:textId="5EBF0AEE">
            <w:pPr>
              <w:spacing w:after="160"/>
              <w:rPr>
                <w:ins w:author="Shin Feng WONG" w:date="2026-06-04T04:26:00Z" w16du:dateUtc="2026-06-03T20:26:00Z" w:id="955"/>
              </w:rPr>
            </w:pPr>
            <w:ins w:author="Shin Feng WONG" w:date="2026-06-04T04:27:00Z" w16du:dateUtc="2026-06-03T20:27:00Z" w:id="956">
              <w:r>
                <w:t>Dropdown</w:t>
              </w:r>
            </w:ins>
          </w:p>
        </w:tc>
        <w:tc>
          <w:tcPr>
            <w:tcW w:w="0" w:type="auto"/>
          </w:tcPr>
          <w:p w:rsidRPr="00323C34" w:rsidR="004F6182" w:rsidP="00FC7614" w:rsidRDefault="004F6182" w14:paraId="29282CFE" w14:textId="16918D5C">
            <w:pPr>
              <w:spacing w:after="160"/>
              <w:rPr>
                <w:ins w:author="Shin Feng WONG" w:date="2026-06-04T04:26:00Z" w16du:dateUtc="2026-06-03T20:26:00Z" w:id="957"/>
              </w:rPr>
            </w:pPr>
            <w:ins w:author="Shin Feng WONG" w:date="2026-06-04T04:27:00Z" w16du:dateUtc="2026-06-03T20:27:00Z" w:id="958">
              <w:r>
                <w:t>Yes</w:t>
              </w:r>
            </w:ins>
          </w:p>
        </w:tc>
        <w:tc>
          <w:tcPr>
            <w:tcW w:w="0" w:type="auto"/>
          </w:tcPr>
          <w:p w:rsidRPr="00323C34" w:rsidR="004F6182" w:rsidP="00FC7614" w:rsidRDefault="004F6182" w14:paraId="0552CBBE" w14:textId="05B5690E">
            <w:pPr>
              <w:spacing w:after="160"/>
              <w:rPr>
                <w:ins w:author="Shin Feng WONG" w:date="2026-06-04T04:26:00Z" w16du:dateUtc="2026-06-03T20:26:00Z" w:id="959"/>
              </w:rPr>
            </w:pPr>
            <w:ins w:author="Shin Feng WONG" w:date="2026-06-04T04:28:00Z" w16du:dateUtc="2026-06-03T20:28:00Z" w:id="960">
              <w:r>
                <w:t>Sub-options based on selected Fault Type, from configurable taxonomy</w:t>
              </w:r>
            </w:ins>
          </w:p>
        </w:tc>
      </w:tr>
      <w:tr w:rsidRPr="00323C34" w:rsidR="004F6182" w:rsidTr="004F6182" w14:paraId="0EB0CE4F" w14:textId="77777777">
        <w:trPr>
          <w:ins w:author="Shin Feng WONG" w:date="2026-06-04T04:28:00Z" w:id="961"/>
        </w:trPr>
        <w:tc>
          <w:tcPr>
            <w:tcW w:w="0" w:type="auto"/>
          </w:tcPr>
          <w:p w:rsidR="004F6182" w:rsidP="00FC7614" w:rsidRDefault="004F6182" w14:paraId="7B790A24" w14:textId="4605EF5B">
            <w:pPr>
              <w:spacing w:after="160"/>
              <w:rPr>
                <w:ins w:author="Shin Feng WONG" w:date="2026-06-04T04:28:00Z" w16du:dateUtc="2026-06-03T20:28:00Z" w:id="962"/>
              </w:rPr>
            </w:pPr>
            <w:ins w:author="Shin Feng WONG" w:date="2026-06-04T04:28:00Z" w16du:dateUtc="2026-06-03T20:28:00Z" w:id="963">
              <w:r>
                <w:t>Location</w:t>
              </w:r>
            </w:ins>
          </w:p>
        </w:tc>
        <w:tc>
          <w:tcPr>
            <w:tcW w:w="0" w:type="auto"/>
          </w:tcPr>
          <w:p w:rsidR="004F6182" w:rsidP="00FC7614" w:rsidRDefault="004F6182" w14:paraId="6D8708ED" w14:textId="7094B339">
            <w:pPr>
              <w:spacing w:after="160"/>
              <w:rPr>
                <w:ins w:author="Shin Feng WONG" w:date="2026-06-04T04:28:00Z" w16du:dateUtc="2026-06-03T20:28:00Z" w:id="964"/>
              </w:rPr>
            </w:pPr>
            <w:ins w:author="Shin Feng WONG" w:date="2026-06-04T04:28:00Z" w16du:dateUtc="2026-06-03T20:28:00Z" w:id="965">
              <w:r>
                <w:t>Lookup</w:t>
              </w:r>
            </w:ins>
            <w:ins w:author="Shin Feng WONG" w:date="2026-06-04T04:29:00Z" w16du:dateUtc="2026-06-03T20:29:00Z" w:id="966">
              <w:r>
                <w:t xml:space="preserve"> / Text / Pin Drop</w:t>
              </w:r>
            </w:ins>
          </w:p>
        </w:tc>
        <w:tc>
          <w:tcPr>
            <w:tcW w:w="0" w:type="auto"/>
          </w:tcPr>
          <w:p w:rsidR="004F6182" w:rsidP="00FC7614" w:rsidRDefault="004F6182" w14:paraId="706E640E" w14:textId="4FE4CBEC">
            <w:pPr>
              <w:spacing w:after="160"/>
              <w:rPr>
                <w:ins w:author="Shin Feng WONG" w:date="2026-06-04T04:28:00Z" w16du:dateUtc="2026-06-03T20:28:00Z" w:id="967"/>
              </w:rPr>
            </w:pPr>
            <w:ins w:author="Shin Feng WONG" w:date="2026-06-04T04:29:00Z" w16du:dateUtc="2026-06-03T20:29:00Z" w:id="968">
              <w:r>
                <w:t>Yes</w:t>
              </w:r>
            </w:ins>
          </w:p>
        </w:tc>
        <w:tc>
          <w:tcPr>
            <w:tcW w:w="0" w:type="auto"/>
          </w:tcPr>
          <w:p w:rsidR="004F6182" w:rsidP="00FC7614" w:rsidRDefault="004F6182" w14:paraId="35EB581E" w14:textId="77777777">
            <w:pPr>
              <w:spacing w:after="160"/>
              <w:rPr>
                <w:ins w:author="Shin Feng WONG" w:date="2026-06-04T04:29:00Z" w16du:dateUtc="2026-06-03T20:29:00Z" w:id="969"/>
              </w:rPr>
            </w:pPr>
            <w:ins w:author="Shin Feng WONG" w:date="2026-06-04T04:29:00Z" w16du:dateUtc="2026-06-03T20:29:00Z" w:id="970">
              <w:r>
                <w:t xml:space="preserve">Follows incident location hierarchy: </w:t>
              </w:r>
            </w:ins>
          </w:p>
          <w:p w:rsidR="004F6182" w:rsidP="00FC7614" w:rsidRDefault="004F6182" w14:paraId="560165F2" w14:textId="4A158064">
            <w:pPr>
              <w:spacing w:after="160"/>
              <w:rPr>
                <w:ins w:author="Shin Feng WONG" w:date="2026-06-04T04:28:00Z" w16du:dateUtc="2026-06-03T20:28:00Z" w:id="971"/>
              </w:rPr>
            </w:pPr>
            <w:ins w:author="Shin Feng WONG" w:date="2026-06-04T04:29:00Z" w16du:dateUtc="2026-06-03T20:29:00Z" w:id="972">
              <w:r>
                <w:t>Road | Building | Level + Space</w:t>
              </w:r>
            </w:ins>
          </w:p>
        </w:tc>
      </w:tr>
      <w:tr w:rsidRPr="00323C34" w:rsidR="004F6182" w:rsidTr="004F6182" w14:paraId="1FFFF94A" w14:textId="77777777">
        <w:trPr>
          <w:ins w:author="Shin Feng WONG" w:date="2026-06-04T04:28:00Z" w:id="973"/>
        </w:trPr>
        <w:tc>
          <w:tcPr>
            <w:tcW w:w="0" w:type="auto"/>
          </w:tcPr>
          <w:p w:rsidR="004F6182" w:rsidP="00FC7614" w:rsidRDefault="004F6182" w14:paraId="1218E8EE" w14:textId="5F1DFA78">
            <w:pPr>
              <w:spacing w:after="160"/>
              <w:rPr>
                <w:ins w:author="Shin Feng WONG" w:date="2026-06-04T04:28:00Z" w16du:dateUtc="2026-06-03T20:28:00Z" w:id="974"/>
              </w:rPr>
            </w:pPr>
            <w:ins w:author="Shin Feng WONG" w:date="2026-06-04T04:28:00Z" w16du:dateUtc="2026-06-03T20:28:00Z" w:id="975">
              <w:r>
                <w:t>Description</w:t>
              </w:r>
            </w:ins>
          </w:p>
        </w:tc>
        <w:tc>
          <w:tcPr>
            <w:tcW w:w="0" w:type="auto"/>
          </w:tcPr>
          <w:p w:rsidR="004F6182" w:rsidP="00FC7614" w:rsidRDefault="004F6182" w14:paraId="60ACA5EF" w14:textId="64A59027">
            <w:pPr>
              <w:spacing w:after="160"/>
              <w:rPr>
                <w:ins w:author="Shin Feng WONG" w:date="2026-06-04T04:28:00Z" w16du:dateUtc="2026-06-03T20:28:00Z" w:id="976"/>
              </w:rPr>
            </w:pPr>
            <w:ins w:author="Shin Feng WONG" w:date="2026-06-04T04:28:00Z" w16du:dateUtc="2026-06-03T20:28:00Z" w:id="977">
              <w:r>
                <w:t>Text</w:t>
              </w:r>
            </w:ins>
          </w:p>
        </w:tc>
        <w:tc>
          <w:tcPr>
            <w:tcW w:w="0" w:type="auto"/>
          </w:tcPr>
          <w:p w:rsidR="004F6182" w:rsidP="00FC7614" w:rsidRDefault="004F6182" w14:paraId="5A66B9DC" w14:textId="06C79749">
            <w:pPr>
              <w:spacing w:after="160"/>
              <w:rPr>
                <w:ins w:author="Shin Feng WONG" w:date="2026-06-04T04:28:00Z" w16du:dateUtc="2026-06-03T20:28:00Z" w:id="978"/>
              </w:rPr>
            </w:pPr>
            <w:ins w:author="Shin Feng WONG" w:date="2026-06-04T04:29:00Z" w16du:dateUtc="2026-06-03T20:29:00Z" w:id="979">
              <w:r>
                <w:t>Yes</w:t>
              </w:r>
            </w:ins>
          </w:p>
        </w:tc>
        <w:tc>
          <w:tcPr>
            <w:tcW w:w="0" w:type="auto"/>
          </w:tcPr>
          <w:p w:rsidR="004F6182" w:rsidP="00FC7614" w:rsidRDefault="004F6182" w14:paraId="31F50650" w14:textId="789229FB">
            <w:pPr>
              <w:spacing w:after="160"/>
              <w:rPr>
                <w:ins w:author="Shin Feng WONG" w:date="2026-06-04T04:28:00Z" w16du:dateUtc="2026-06-03T20:28:00Z" w:id="980"/>
              </w:rPr>
            </w:pPr>
            <w:ins w:author="Shin Feng WONG" w:date="2026-06-04T04:29:00Z" w16du:dateUtc="2026-06-03T20:29:00Z" w:id="981">
              <w:r>
                <w:t>Free text description of fault observed</w:t>
              </w:r>
            </w:ins>
          </w:p>
        </w:tc>
      </w:tr>
      <w:tr w:rsidRPr="00323C34" w:rsidR="004F6182" w:rsidTr="004F6182" w14:paraId="66B20F5C" w14:textId="77777777">
        <w:trPr>
          <w:ins w:author="Shin Feng WONG" w:date="2026-06-04T04:28:00Z" w:id="982"/>
        </w:trPr>
        <w:tc>
          <w:tcPr>
            <w:tcW w:w="0" w:type="auto"/>
          </w:tcPr>
          <w:p w:rsidR="004F6182" w:rsidP="00FC7614" w:rsidRDefault="004F6182" w14:paraId="5C4AAF03" w14:textId="1F65635D">
            <w:pPr>
              <w:spacing w:after="160"/>
              <w:rPr>
                <w:ins w:author="Shin Feng WONG" w:date="2026-06-04T04:28:00Z" w16du:dateUtc="2026-06-03T20:28:00Z" w:id="983"/>
              </w:rPr>
            </w:pPr>
            <w:ins w:author="Shin Feng WONG" w:date="2026-06-04T04:28:00Z" w16du:dateUtc="2026-06-03T20:28:00Z" w:id="984">
              <w:r>
                <w:t>Attachments</w:t>
              </w:r>
            </w:ins>
          </w:p>
        </w:tc>
        <w:tc>
          <w:tcPr>
            <w:tcW w:w="0" w:type="auto"/>
          </w:tcPr>
          <w:p w:rsidR="004F6182" w:rsidP="00FC7614" w:rsidRDefault="004F6182" w14:paraId="3828F330" w14:textId="5298B3B6">
            <w:pPr>
              <w:spacing w:after="160"/>
              <w:rPr>
                <w:ins w:author="Shin Feng WONG" w:date="2026-06-04T04:28:00Z" w16du:dateUtc="2026-06-03T20:28:00Z" w:id="985"/>
              </w:rPr>
            </w:pPr>
            <w:ins w:author="Shin Feng WONG" w:date="2026-06-04T04:28:00Z" w16du:dateUtc="2026-06-03T20:28:00Z" w:id="986">
              <w:r>
                <w:t>File Upload</w:t>
              </w:r>
            </w:ins>
          </w:p>
        </w:tc>
        <w:tc>
          <w:tcPr>
            <w:tcW w:w="0" w:type="auto"/>
          </w:tcPr>
          <w:p w:rsidR="004F6182" w:rsidP="00FC7614" w:rsidRDefault="004F6182" w14:paraId="16063DE6" w14:textId="2A022B37">
            <w:pPr>
              <w:spacing w:after="160"/>
              <w:rPr>
                <w:ins w:author="Shin Feng WONG" w:date="2026-06-04T04:28:00Z" w16du:dateUtc="2026-06-03T20:28:00Z" w:id="987"/>
              </w:rPr>
            </w:pPr>
            <w:ins w:author="Shin Feng WONG" w:date="2026-06-04T04:29:00Z" w16du:dateUtc="2026-06-03T20:29:00Z" w:id="988">
              <w:r>
                <w:t>No</w:t>
              </w:r>
            </w:ins>
          </w:p>
        </w:tc>
        <w:tc>
          <w:tcPr>
            <w:tcW w:w="0" w:type="auto"/>
          </w:tcPr>
          <w:p w:rsidR="004F6182" w:rsidP="00FC7614" w:rsidRDefault="004F6182" w14:paraId="088162A5" w14:textId="097C0FCB">
            <w:pPr>
              <w:spacing w:after="160"/>
              <w:rPr>
                <w:ins w:author="Shin Feng WONG" w:date="2026-06-04T04:28:00Z" w16du:dateUtc="2026-06-03T20:28:00Z" w:id="989"/>
              </w:rPr>
            </w:pPr>
            <w:ins w:author="Shin Feng WONG" w:date="2026-06-04T04:29:00Z" w16du:dateUtc="2026-06-03T20:29:00Z" w:id="990">
              <w:r>
                <w:t>Supporting photos/documents</w:t>
              </w:r>
            </w:ins>
          </w:p>
        </w:tc>
      </w:tr>
      <w:tr w:rsidRPr="00323C34" w:rsidR="004F6182" w:rsidTr="004F6182" w14:paraId="786BDAB5" w14:textId="77777777">
        <w:trPr>
          <w:ins w:author="Shin Feng WONG" w:date="2026-06-04T04:26:00Z" w:id="991"/>
        </w:trPr>
        <w:tc>
          <w:tcPr>
            <w:tcW w:w="0" w:type="auto"/>
          </w:tcPr>
          <w:p w:rsidRPr="00323C34" w:rsidR="004F6182" w:rsidP="00FC7614" w:rsidRDefault="004F6182" w14:paraId="57A00921" w14:textId="77777777">
            <w:pPr>
              <w:spacing w:after="160"/>
              <w:rPr>
                <w:ins w:author="Shin Feng WONG" w:date="2026-06-04T04:26:00Z" w16du:dateUtc="2026-06-03T20:26:00Z" w:id="992"/>
              </w:rPr>
            </w:pPr>
            <w:ins w:author="Shin Feng WONG" w:date="2026-06-04T04:26:00Z" w16du:dateUtc="2026-06-03T20:26:00Z" w:id="993">
              <w:r>
                <w:t>Created By</w:t>
              </w:r>
            </w:ins>
          </w:p>
        </w:tc>
        <w:tc>
          <w:tcPr>
            <w:tcW w:w="0" w:type="auto"/>
          </w:tcPr>
          <w:p w:rsidRPr="00323C34" w:rsidR="004F6182" w:rsidP="00FC7614" w:rsidRDefault="004F6182" w14:paraId="318B1ACB" w14:textId="77777777">
            <w:pPr>
              <w:spacing w:after="160"/>
              <w:rPr>
                <w:ins w:author="Shin Feng WONG" w:date="2026-06-04T04:26:00Z" w16du:dateUtc="2026-06-03T20:26:00Z" w:id="994"/>
              </w:rPr>
            </w:pPr>
            <w:ins w:author="Shin Feng WONG" w:date="2026-06-04T04:26:00Z" w16du:dateUtc="2026-06-03T20:26:00Z" w:id="995">
              <w:r>
                <w:t>System</w:t>
              </w:r>
            </w:ins>
          </w:p>
        </w:tc>
        <w:tc>
          <w:tcPr>
            <w:tcW w:w="0" w:type="auto"/>
          </w:tcPr>
          <w:p w:rsidRPr="00323C34" w:rsidR="004F6182" w:rsidP="00FC7614" w:rsidRDefault="004F6182" w14:paraId="408FB57D" w14:textId="77777777">
            <w:pPr>
              <w:spacing w:after="160"/>
              <w:rPr>
                <w:ins w:author="Shin Feng WONG" w:date="2026-06-04T04:26:00Z" w16du:dateUtc="2026-06-03T20:26:00Z" w:id="996"/>
              </w:rPr>
            </w:pPr>
            <w:ins w:author="Shin Feng WONG" w:date="2026-06-04T04:26:00Z" w16du:dateUtc="2026-06-03T20:26:00Z" w:id="997">
              <w:r>
                <w:t>Yes</w:t>
              </w:r>
            </w:ins>
          </w:p>
        </w:tc>
        <w:tc>
          <w:tcPr>
            <w:tcW w:w="0" w:type="auto"/>
          </w:tcPr>
          <w:p w:rsidRPr="00323C34" w:rsidR="004F6182" w:rsidP="00FC7614" w:rsidRDefault="004F6182" w14:paraId="64324AC9" w14:textId="3F728D34">
            <w:pPr>
              <w:spacing w:after="160"/>
              <w:rPr>
                <w:ins w:author="Shin Feng WONG" w:date="2026-06-04T04:26:00Z" w16du:dateUtc="2026-06-03T20:26:00Z" w:id="998"/>
              </w:rPr>
            </w:pPr>
            <w:ins w:author="Shin Feng WONG" w:date="2026-06-04T04:30:00Z" w16du:dateUtc="2026-06-03T20:30:00Z" w:id="999">
              <w:r>
                <w:t>Auto populated</w:t>
              </w:r>
            </w:ins>
            <w:ins w:author="Shin Feng WONG" w:date="2026-06-04T04:26:00Z" w16du:dateUtc="2026-06-03T20:26:00Z" w:id="1000">
              <w:r>
                <w:t>, referencing CMS</w:t>
              </w:r>
            </w:ins>
            <w:ins w:author="Shin Feng WONG" w:date="2026-06-04T04:30:00Z" w16du:dateUtc="2026-06-03T20:30:00Z" w:id="1001">
              <w:r>
                <w:t>/SDC staff app</w:t>
              </w:r>
            </w:ins>
            <w:ins w:author="Shin Feng WONG" w:date="2026-06-04T04:26:00Z" w16du:dateUtc="2026-06-03T20:26:00Z" w:id="1002">
              <w:r>
                <w:t xml:space="preserve"> user record</w:t>
              </w:r>
            </w:ins>
          </w:p>
        </w:tc>
      </w:tr>
      <w:tr w:rsidRPr="00323C34" w:rsidR="004F6182" w:rsidTr="004F6182" w14:paraId="1AAA9CDE" w14:textId="77777777">
        <w:trPr>
          <w:ins w:author="Shin Feng WONG" w:date="2026-06-04T04:26:00Z" w:id="1003"/>
        </w:trPr>
        <w:tc>
          <w:tcPr>
            <w:tcW w:w="0" w:type="auto"/>
          </w:tcPr>
          <w:p w:rsidRPr="00323C34" w:rsidR="004F6182" w:rsidP="00FC7614" w:rsidRDefault="004F6182" w14:paraId="5CB23BDA" w14:textId="77777777">
            <w:pPr>
              <w:spacing w:after="160"/>
              <w:rPr>
                <w:ins w:author="Shin Feng WONG" w:date="2026-06-04T04:26:00Z" w16du:dateUtc="2026-06-03T20:26:00Z" w:id="1004"/>
              </w:rPr>
            </w:pPr>
            <w:ins w:author="Shin Feng WONG" w:date="2026-06-04T04:26:00Z" w16du:dateUtc="2026-06-03T20:26:00Z" w:id="1005">
              <w:r>
                <w:t>Created At</w:t>
              </w:r>
            </w:ins>
          </w:p>
        </w:tc>
        <w:tc>
          <w:tcPr>
            <w:tcW w:w="0" w:type="auto"/>
          </w:tcPr>
          <w:p w:rsidRPr="00323C34" w:rsidR="004F6182" w:rsidP="00FC7614" w:rsidRDefault="004F6182" w14:paraId="3CAEFBD4" w14:textId="77777777">
            <w:pPr>
              <w:spacing w:after="160"/>
              <w:rPr>
                <w:ins w:author="Shin Feng WONG" w:date="2026-06-04T04:26:00Z" w16du:dateUtc="2026-06-03T20:26:00Z" w:id="1006"/>
              </w:rPr>
            </w:pPr>
            <w:ins w:author="Shin Feng WONG" w:date="2026-06-04T04:26:00Z" w16du:dateUtc="2026-06-03T20:26:00Z" w:id="1007">
              <w:r>
                <w:t>System</w:t>
              </w:r>
            </w:ins>
          </w:p>
        </w:tc>
        <w:tc>
          <w:tcPr>
            <w:tcW w:w="0" w:type="auto"/>
          </w:tcPr>
          <w:p w:rsidRPr="00323C34" w:rsidR="004F6182" w:rsidP="00FC7614" w:rsidRDefault="004F6182" w14:paraId="1FFFC17E" w14:textId="77777777">
            <w:pPr>
              <w:spacing w:after="160"/>
              <w:rPr>
                <w:ins w:author="Shin Feng WONG" w:date="2026-06-04T04:26:00Z" w16du:dateUtc="2026-06-03T20:26:00Z" w:id="1008"/>
              </w:rPr>
            </w:pPr>
            <w:ins w:author="Shin Feng WONG" w:date="2026-06-04T04:26:00Z" w16du:dateUtc="2026-06-03T20:26:00Z" w:id="1009">
              <w:r>
                <w:t>Yes</w:t>
              </w:r>
            </w:ins>
          </w:p>
        </w:tc>
        <w:tc>
          <w:tcPr>
            <w:tcW w:w="0" w:type="auto"/>
          </w:tcPr>
          <w:p w:rsidRPr="00323C34" w:rsidR="004F6182" w:rsidP="00FC7614" w:rsidRDefault="004F6182" w14:paraId="31AED192" w14:textId="2065C9F0">
            <w:pPr>
              <w:spacing w:after="160"/>
              <w:rPr>
                <w:ins w:author="Shin Feng WONG" w:date="2026-06-04T04:26:00Z" w16du:dateUtc="2026-06-03T20:26:00Z" w:id="1010"/>
              </w:rPr>
            </w:pPr>
            <w:ins w:author="Shin Feng WONG" w:date="2026-06-04T04:26:00Z" w16du:dateUtc="2026-06-03T20:26:00Z" w:id="1011">
              <w:r>
                <w:t>Auto</w:t>
              </w:r>
            </w:ins>
            <w:ins w:author="Shin Feng WONG" w:date="2026-06-04T04:30:00Z" w16du:dateUtc="2026-06-03T20:30:00Z" w:id="1012">
              <w:r>
                <w:t xml:space="preserve"> </w:t>
              </w:r>
            </w:ins>
            <w:ins w:author="Shin Feng WONG" w:date="2026-06-04T04:26:00Z" w16du:dateUtc="2026-06-03T20:26:00Z" w:id="1013">
              <w:r>
                <w:t>populated timestamp</w:t>
              </w:r>
            </w:ins>
          </w:p>
        </w:tc>
      </w:tr>
      <w:tr w:rsidRPr="00323C34" w:rsidR="004F6182" w:rsidTr="004F6182" w14:paraId="17B3A710" w14:textId="77777777">
        <w:trPr>
          <w:ins w:author="Shin Feng WONG" w:date="2026-06-04T04:30:00Z" w:id="1014"/>
        </w:trPr>
        <w:tc>
          <w:tcPr>
            <w:tcW w:w="0" w:type="auto"/>
          </w:tcPr>
          <w:p w:rsidR="004F6182" w:rsidP="00FC7614" w:rsidRDefault="004F6182" w14:paraId="5CB50BF3" w14:textId="21C90D88">
            <w:pPr>
              <w:spacing w:after="160"/>
              <w:rPr>
                <w:ins w:author="Shin Feng WONG" w:date="2026-06-04T04:30:00Z" w16du:dateUtc="2026-06-03T20:30:00Z" w:id="1015"/>
              </w:rPr>
            </w:pPr>
            <w:ins w:author="Shin Feng WONG" w:date="2026-06-04T04:30:00Z" w16du:dateUtc="2026-06-03T20:30:00Z" w:id="1016">
              <w:r>
                <w:t>Submitted At</w:t>
              </w:r>
            </w:ins>
          </w:p>
        </w:tc>
        <w:tc>
          <w:tcPr>
            <w:tcW w:w="0" w:type="auto"/>
          </w:tcPr>
          <w:p w:rsidR="004F6182" w:rsidP="00FC7614" w:rsidRDefault="004F6182" w14:paraId="2898534D" w14:textId="4BB5C3B2">
            <w:pPr>
              <w:spacing w:after="160"/>
              <w:rPr>
                <w:ins w:author="Shin Feng WONG" w:date="2026-06-04T04:30:00Z" w16du:dateUtc="2026-06-03T20:30:00Z" w:id="1017"/>
              </w:rPr>
            </w:pPr>
            <w:ins w:author="Shin Feng WONG" w:date="2026-06-04T04:30:00Z" w16du:dateUtc="2026-06-03T20:30:00Z" w:id="1018">
              <w:r>
                <w:t>System</w:t>
              </w:r>
            </w:ins>
          </w:p>
        </w:tc>
        <w:tc>
          <w:tcPr>
            <w:tcW w:w="0" w:type="auto"/>
          </w:tcPr>
          <w:p w:rsidR="004F6182" w:rsidP="00FC7614" w:rsidRDefault="004F6182" w14:paraId="76C08BA2" w14:textId="3379CA35">
            <w:pPr>
              <w:spacing w:after="160"/>
              <w:rPr>
                <w:ins w:author="Shin Feng WONG" w:date="2026-06-04T04:30:00Z" w16du:dateUtc="2026-06-03T20:30:00Z" w:id="1019"/>
              </w:rPr>
            </w:pPr>
            <w:ins w:author="Shin Feng WONG" w:date="2026-06-04T04:30:00Z" w16du:dateUtc="2026-06-03T20:30:00Z" w:id="1020">
              <w:r>
                <w:t>No</w:t>
              </w:r>
            </w:ins>
          </w:p>
        </w:tc>
        <w:tc>
          <w:tcPr>
            <w:tcW w:w="0" w:type="auto"/>
          </w:tcPr>
          <w:p w:rsidR="004F6182" w:rsidP="00FC7614" w:rsidRDefault="004F6182" w14:paraId="53B9BDD0" w14:textId="0357BFED">
            <w:pPr>
              <w:spacing w:after="160"/>
              <w:rPr>
                <w:ins w:author="Shin Feng WONG" w:date="2026-06-04T04:30:00Z" w16du:dateUtc="2026-06-03T20:30:00Z" w:id="1021"/>
              </w:rPr>
            </w:pPr>
            <w:ins w:author="Shin Feng WONG" w:date="2026-06-04T04:30:00Z" w16du:dateUtc="2026-06-03T20:30:00Z" w:id="1022">
              <w:r>
                <w:t>Auto populated timestamp</w:t>
              </w:r>
            </w:ins>
            <w:ins w:author="Shin Feng WONG" w:date="2026-06-04T04:31:00Z" w16du:dateUtc="2026-06-03T20:31:00Z" w:id="1023">
              <w:r>
                <w:t xml:space="preserve"> on submission to CMMS</w:t>
              </w:r>
            </w:ins>
          </w:p>
        </w:tc>
      </w:tr>
      <w:tr w:rsidRPr="00323C34" w:rsidR="004F6182" w:rsidTr="004F6182" w14:paraId="7F0A468F" w14:textId="77777777">
        <w:trPr>
          <w:ins w:author="Shin Feng WONG" w:date="2026-06-04T04:30:00Z" w:id="1024"/>
        </w:trPr>
        <w:tc>
          <w:tcPr>
            <w:tcW w:w="0" w:type="auto"/>
          </w:tcPr>
          <w:p w:rsidR="004F6182" w:rsidP="00FC7614" w:rsidRDefault="00783770" w14:paraId="714354FC" w14:textId="166A4549">
            <w:pPr>
              <w:spacing w:after="160"/>
              <w:rPr>
                <w:ins w:author="Shin Feng WONG" w:date="2026-06-04T04:30:00Z" w16du:dateUtc="2026-06-03T20:30:00Z" w:id="1025"/>
              </w:rPr>
            </w:pPr>
            <w:ins w:author="Shin Feng WONG" w:date="2026-06-05T20:58:00Z" w16du:dateUtc="2026-06-05T12:58:00Z" w:id="1026">
              <w:r>
                <w:t>Fault</w:t>
              </w:r>
            </w:ins>
            <w:ins w:author="Shin Feng WONG" w:date="2026-06-04T04:31:00Z" w16du:dateUtc="2026-06-03T20:31:00Z" w:id="1027">
              <w:r w:rsidR="004F6182">
                <w:t xml:space="preserve"> Ticket ID</w:t>
              </w:r>
            </w:ins>
          </w:p>
        </w:tc>
        <w:tc>
          <w:tcPr>
            <w:tcW w:w="0" w:type="auto"/>
          </w:tcPr>
          <w:p w:rsidR="004F6182" w:rsidP="00FC7614" w:rsidRDefault="004F6182" w14:paraId="3F2045A7" w14:textId="1515C093">
            <w:pPr>
              <w:spacing w:after="160"/>
              <w:rPr>
                <w:ins w:author="Shin Feng WONG" w:date="2026-06-04T04:30:00Z" w16du:dateUtc="2026-06-03T20:30:00Z" w:id="1028"/>
              </w:rPr>
            </w:pPr>
            <w:ins w:author="Shin Feng WONG" w:date="2026-06-04T04:31:00Z" w16du:dateUtc="2026-06-03T20:31:00Z" w:id="1029">
              <w:r>
                <w:t xml:space="preserve">System </w:t>
              </w:r>
            </w:ins>
          </w:p>
        </w:tc>
        <w:tc>
          <w:tcPr>
            <w:tcW w:w="0" w:type="auto"/>
          </w:tcPr>
          <w:p w:rsidR="004F6182" w:rsidP="00FC7614" w:rsidRDefault="004F6182" w14:paraId="541CE61E" w14:textId="758E137B">
            <w:pPr>
              <w:spacing w:after="160"/>
              <w:rPr>
                <w:ins w:author="Shin Feng WONG" w:date="2026-06-04T04:30:00Z" w16du:dateUtc="2026-06-03T20:30:00Z" w:id="1030"/>
              </w:rPr>
            </w:pPr>
            <w:ins w:author="Shin Feng WONG" w:date="2026-06-04T04:31:00Z" w16du:dateUtc="2026-06-03T20:31:00Z" w:id="1031">
              <w:r>
                <w:t>No</w:t>
              </w:r>
            </w:ins>
          </w:p>
        </w:tc>
        <w:tc>
          <w:tcPr>
            <w:tcW w:w="0" w:type="auto"/>
          </w:tcPr>
          <w:p w:rsidR="004F6182" w:rsidP="00FC7614" w:rsidRDefault="000E75CD" w14:paraId="73B4ED8E" w14:textId="5C43D008">
            <w:pPr>
              <w:spacing w:after="160"/>
              <w:rPr>
                <w:ins w:author="Shin Feng WONG" w:date="2026-06-04T04:30:00Z" w16du:dateUtc="2026-06-03T20:30:00Z" w:id="1032"/>
              </w:rPr>
            </w:pPr>
            <w:ins w:author="Shin Feng WONG" w:date="2026-06-05T20:58:00Z" w16du:dateUtc="2026-06-05T12:58:00Z" w:id="1033">
              <w:r>
                <w:t>Reference Ticket ID r</w:t>
              </w:r>
            </w:ins>
            <w:ins w:author="Shin Feng WONG" w:date="2026-06-04T04:31:00Z" w16du:dateUtc="2026-06-03T20:31:00Z" w:id="1034">
              <w:r w:rsidR="004F6182">
                <w:t>eturned by CMMS API on successful submission</w:t>
              </w:r>
            </w:ins>
          </w:p>
        </w:tc>
      </w:tr>
      <w:tr w:rsidRPr="00323C34" w:rsidR="004F6182" w:rsidTr="004F6182" w14:paraId="09D83110" w14:textId="77777777">
        <w:trPr>
          <w:ins w:author="Shin Feng WONG" w:date="2026-06-04T04:26:00Z" w:id="1035"/>
        </w:trPr>
        <w:tc>
          <w:tcPr>
            <w:tcW w:w="0" w:type="auto"/>
          </w:tcPr>
          <w:p w:rsidRPr="00323C34" w:rsidR="004F6182" w:rsidP="00FC7614" w:rsidRDefault="004F6182" w14:paraId="1E50A76C" w14:textId="77777777">
            <w:pPr>
              <w:spacing w:after="160"/>
              <w:rPr>
                <w:ins w:author="Shin Feng WONG" w:date="2026-06-04T04:26:00Z" w16du:dateUtc="2026-06-03T20:26:00Z" w:id="1036"/>
              </w:rPr>
            </w:pPr>
            <w:ins w:author="Shin Feng WONG" w:date="2026-06-04T04:26:00Z" w16du:dateUtc="2026-06-03T20:26:00Z" w:id="1037">
              <w:r>
                <w:t>Closed By</w:t>
              </w:r>
            </w:ins>
          </w:p>
        </w:tc>
        <w:tc>
          <w:tcPr>
            <w:tcW w:w="0" w:type="auto"/>
          </w:tcPr>
          <w:p w:rsidRPr="00323C34" w:rsidR="004F6182" w:rsidP="00FC7614" w:rsidRDefault="004F6182" w14:paraId="1733AB9C" w14:textId="77777777">
            <w:pPr>
              <w:spacing w:after="160"/>
              <w:rPr>
                <w:ins w:author="Shin Feng WONG" w:date="2026-06-04T04:26:00Z" w16du:dateUtc="2026-06-03T20:26:00Z" w:id="1038"/>
              </w:rPr>
            </w:pPr>
            <w:ins w:author="Shin Feng WONG" w:date="2026-06-04T04:26:00Z" w16du:dateUtc="2026-06-03T20:26:00Z" w:id="1039">
              <w:r>
                <w:t>System</w:t>
              </w:r>
            </w:ins>
          </w:p>
        </w:tc>
        <w:tc>
          <w:tcPr>
            <w:tcW w:w="0" w:type="auto"/>
          </w:tcPr>
          <w:p w:rsidRPr="00323C34" w:rsidR="004F6182" w:rsidP="00FC7614" w:rsidRDefault="004F6182" w14:paraId="344B3D30" w14:textId="77777777">
            <w:pPr>
              <w:spacing w:after="160"/>
              <w:rPr>
                <w:ins w:author="Shin Feng WONG" w:date="2026-06-04T04:26:00Z" w16du:dateUtc="2026-06-03T20:26:00Z" w:id="1040"/>
              </w:rPr>
            </w:pPr>
            <w:ins w:author="Shin Feng WONG" w:date="2026-06-04T04:26:00Z" w16du:dateUtc="2026-06-03T20:26:00Z" w:id="1041">
              <w:r>
                <w:t>No</w:t>
              </w:r>
            </w:ins>
          </w:p>
        </w:tc>
        <w:tc>
          <w:tcPr>
            <w:tcW w:w="0" w:type="auto"/>
          </w:tcPr>
          <w:p w:rsidRPr="00323C34" w:rsidR="004F6182" w:rsidP="00FC7614" w:rsidRDefault="004F6182" w14:paraId="45773926" w14:textId="77777777">
            <w:pPr>
              <w:spacing w:after="160"/>
              <w:rPr>
                <w:ins w:author="Shin Feng WONG" w:date="2026-06-04T04:26:00Z" w16du:dateUtc="2026-06-03T20:26:00Z" w:id="1042"/>
              </w:rPr>
            </w:pPr>
            <w:ins w:author="Shin Feng WONG" w:date="2026-06-04T04:26:00Z" w16du:dateUtc="2026-06-03T20:26:00Z" w:id="1043">
              <w:r>
                <w:t>Auto populated on Case closure, referencing CMS user record of Duty Officer/Duty Manager</w:t>
              </w:r>
            </w:ins>
          </w:p>
        </w:tc>
      </w:tr>
      <w:tr w:rsidRPr="00323C34" w:rsidR="004F6182" w:rsidTr="004F6182" w14:paraId="4C189D38" w14:textId="77777777">
        <w:trPr>
          <w:ins w:author="Shin Feng WONG" w:date="2026-06-04T04:26:00Z" w:id="1044"/>
        </w:trPr>
        <w:tc>
          <w:tcPr>
            <w:tcW w:w="0" w:type="auto"/>
          </w:tcPr>
          <w:p w:rsidRPr="00323C34" w:rsidR="004F6182" w:rsidP="00FC7614" w:rsidRDefault="004F6182" w14:paraId="45DEE683" w14:textId="77777777">
            <w:pPr>
              <w:spacing w:after="160"/>
              <w:rPr>
                <w:ins w:author="Shin Feng WONG" w:date="2026-06-04T04:26:00Z" w16du:dateUtc="2026-06-03T20:26:00Z" w:id="1045"/>
              </w:rPr>
            </w:pPr>
            <w:ins w:author="Shin Feng WONG" w:date="2026-06-04T04:26:00Z" w16du:dateUtc="2026-06-03T20:26:00Z" w:id="1046">
              <w:r>
                <w:t>Closed At</w:t>
              </w:r>
            </w:ins>
          </w:p>
        </w:tc>
        <w:tc>
          <w:tcPr>
            <w:tcW w:w="0" w:type="auto"/>
          </w:tcPr>
          <w:p w:rsidRPr="00323C34" w:rsidR="004F6182" w:rsidP="00FC7614" w:rsidRDefault="004F6182" w14:paraId="133E162B" w14:textId="77777777">
            <w:pPr>
              <w:spacing w:after="160"/>
              <w:rPr>
                <w:ins w:author="Shin Feng WONG" w:date="2026-06-04T04:26:00Z" w16du:dateUtc="2026-06-03T20:26:00Z" w:id="1047"/>
              </w:rPr>
            </w:pPr>
            <w:ins w:author="Shin Feng WONG" w:date="2026-06-04T04:26:00Z" w16du:dateUtc="2026-06-03T20:26:00Z" w:id="1048">
              <w:r>
                <w:t>System</w:t>
              </w:r>
            </w:ins>
          </w:p>
        </w:tc>
        <w:tc>
          <w:tcPr>
            <w:tcW w:w="0" w:type="auto"/>
          </w:tcPr>
          <w:p w:rsidRPr="00323C34" w:rsidR="004F6182" w:rsidP="00FC7614" w:rsidRDefault="004F6182" w14:paraId="4FE53CA6" w14:textId="77777777">
            <w:pPr>
              <w:spacing w:after="160"/>
              <w:rPr>
                <w:ins w:author="Shin Feng WONG" w:date="2026-06-04T04:26:00Z" w16du:dateUtc="2026-06-03T20:26:00Z" w:id="1049"/>
              </w:rPr>
            </w:pPr>
            <w:ins w:author="Shin Feng WONG" w:date="2026-06-04T04:26:00Z" w16du:dateUtc="2026-06-03T20:26:00Z" w:id="1050">
              <w:r>
                <w:t>No</w:t>
              </w:r>
            </w:ins>
          </w:p>
        </w:tc>
        <w:tc>
          <w:tcPr>
            <w:tcW w:w="0" w:type="auto"/>
          </w:tcPr>
          <w:p w:rsidRPr="00323C34" w:rsidR="004F6182" w:rsidP="00FC7614" w:rsidRDefault="004F6182" w14:paraId="28547BA8" w14:textId="77777777">
            <w:pPr>
              <w:spacing w:after="160"/>
              <w:rPr>
                <w:ins w:author="Shin Feng WONG" w:date="2026-06-04T04:26:00Z" w16du:dateUtc="2026-06-03T20:26:00Z" w:id="1051"/>
              </w:rPr>
            </w:pPr>
            <w:ins w:author="Shin Feng WONG" w:date="2026-06-04T04:26:00Z" w16du:dateUtc="2026-06-03T20:26:00Z" w:id="1052">
              <w:r>
                <w:t>Auto populated timestamp on Case closure</w:t>
              </w:r>
            </w:ins>
          </w:p>
        </w:tc>
      </w:tr>
    </w:tbl>
    <w:p w:rsidRPr="00323C34" w:rsidR="00404015" w:rsidP="008028BD" w:rsidRDefault="00404015" w14:paraId="7BD67863" w14:textId="77777777"/>
    <w:p w:rsidRPr="00323C34" w:rsidR="00AF15D5" w:rsidP="00895133" w:rsidRDefault="00895133" w14:paraId="23A09D38" w14:textId="0D234E20">
      <w:pPr>
        <w:pStyle w:val="Heading3"/>
      </w:pPr>
      <w:bookmarkStart w:name="_Toc231625442" w:id="1053"/>
      <w:r w:rsidRPr="00323C34">
        <w:rPr>
          <w:rFonts w:hint="eastAsia"/>
        </w:rPr>
        <w:t>High-L</w:t>
      </w:r>
      <w:r w:rsidRPr="00323C34" w:rsidR="00326235">
        <w:rPr>
          <w:rFonts w:hint="eastAsia"/>
        </w:rPr>
        <w:t>evel CMMS Ticket Process Flow</w:t>
      </w:r>
      <w:bookmarkEnd w:id="1053"/>
    </w:p>
    <w:p w:rsidRPr="00323C34" w:rsidR="006C4CC9" w:rsidP="006C4CC9" w:rsidRDefault="006C4CC9" w14:paraId="0AF250D9" w14:textId="0A904C79">
      <w:r w:rsidRPr="00323C34">
        <w:t>The process flow for CMMS ticket creation is illustrated in the diagram below.</w:t>
      </w:r>
    </w:p>
    <w:p w:rsidRPr="00323C34" w:rsidR="006C4CC9" w:rsidP="006C4CC9" w:rsidRDefault="006C4CC9" w14:paraId="1FC6F465" w14:textId="65AA99A5">
      <w:pPr>
        <w:keepNext/>
        <w:spacing w:after="0"/>
      </w:pPr>
      <w:del w:author="Shin Feng WONG" w:date="2026-06-05T20:56:00Z" w16du:dateUtc="2026-06-05T12:56:00Z" w:id="1054">
        <w:r w:rsidRPr="00323C34" w:rsidDel="00783770">
          <w:rPr>
            <w:noProof/>
          </w:rPr>
          <w:drawing>
            <wp:inline distT="0" distB="0" distL="0" distR="0" wp14:anchorId="375513E9" wp14:editId="0BEFDAD4">
              <wp:extent cx="5731510" cy="1388745"/>
              <wp:effectExtent l="0" t="0" r="2540" b="1905"/>
              <wp:docPr id="156250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0564" name=""/>
                      <pic:cNvPicPr/>
                    </pic:nvPicPr>
                    <pic:blipFill>
                      <a:blip r:embed="rId27"/>
                      <a:stretch>
                        <a:fillRect/>
                      </a:stretch>
                    </pic:blipFill>
                    <pic:spPr>
                      <a:xfrm>
                        <a:off x="0" y="0"/>
                        <a:ext cx="5731510" cy="1388745"/>
                      </a:xfrm>
                      <a:prstGeom prst="rect">
                        <a:avLst/>
                      </a:prstGeom>
                    </pic:spPr>
                  </pic:pic>
                </a:graphicData>
              </a:graphic>
            </wp:inline>
          </w:drawing>
        </w:r>
      </w:del>
      <w:ins w:author="Shin Feng WONG" w:date="2026-06-05T23:24:00Z" w16du:dateUtc="2026-06-05T15:24:00Z" w:id="1055">
        <w:r w:rsidR="00561FB7">
          <w:rPr>
            <w:noProof/>
          </w:rPr>
          <w:drawing>
            <wp:inline distT="0" distB="0" distL="0" distR="0" wp14:anchorId="118E9D75" wp14:editId="60458275">
              <wp:extent cx="5676900" cy="1631315"/>
              <wp:effectExtent l="0" t="0" r="0" b="6985"/>
              <wp:docPr id="16958070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6900" cy="1631315"/>
                      </a:xfrm>
                      <a:prstGeom prst="rect">
                        <a:avLst/>
                      </a:prstGeom>
                      <a:noFill/>
                      <a:ln>
                        <a:noFill/>
                      </a:ln>
                    </pic:spPr>
                  </pic:pic>
                </a:graphicData>
              </a:graphic>
            </wp:inline>
          </w:drawing>
        </w:r>
      </w:ins>
    </w:p>
    <w:p w:rsidRPr="00323C34" w:rsidR="006C4CC9" w:rsidP="006C4CC9" w:rsidRDefault="006C4CC9" w14:paraId="6E25E933" w14:textId="7592A3EE">
      <w:pPr>
        <w:pStyle w:val="Caption"/>
      </w:pPr>
      <w:r w:rsidRPr="00323C34">
        <w:t xml:space="preserve">Figure </w:t>
      </w:r>
      <w:ins w:author="Shin Feng WONG" w:date="2026-06-04T11:01:00Z" w16du:dateUtc="2026-06-04T03:01:00Z" w:id="1056">
        <w:r w:rsidR="00306DB2">
          <w:fldChar w:fldCharType="begin"/>
        </w:r>
        <w:r w:rsidR="00306DB2">
          <w:instrText xml:space="preserve"> STYLEREF 1 \s </w:instrText>
        </w:r>
      </w:ins>
      <w:r w:rsidR="00306DB2">
        <w:fldChar w:fldCharType="separate"/>
      </w:r>
      <w:r w:rsidR="00306DB2">
        <w:rPr>
          <w:noProof/>
        </w:rPr>
        <w:t>6</w:t>
      </w:r>
      <w:ins w:author="Shin Feng WONG" w:date="2026-06-04T11:01:00Z" w16du:dateUtc="2026-06-04T03:01:00Z" w:id="1057">
        <w:r w:rsidR="00306DB2">
          <w:fldChar w:fldCharType="end"/>
        </w:r>
        <w:r w:rsidR="00306DB2">
          <w:noBreakHyphen/>
        </w:r>
        <w:r w:rsidR="00306DB2">
          <w:fldChar w:fldCharType="begin"/>
        </w:r>
        <w:r w:rsidR="00306DB2">
          <w:instrText xml:space="preserve"> SEQ Figure \* ARABIC \s 1 </w:instrText>
        </w:r>
      </w:ins>
      <w:r w:rsidR="00306DB2">
        <w:fldChar w:fldCharType="separate"/>
      </w:r>
      <w:ins w:author="Shin Feng WONG" w:date="2026-06-04T11:01:00Z" w16du:dateUtc="2026-06-04T03:01:00Z" w:id="1058">
        <w:r w:rsidR="00306DB2">
          <w:rPr>
            <w:noProof/>
          </w:rPr>
          <w:t>1</w:t>
        </w:r>
        <w:r w:rsidR="00306DB2">
          <w:fldChar w:fldCharType="end"/>
        </w:r>
      </w:ins>
      <w:del w:author="Shin Feng WONG" w:date="2026-06-04T11:00:00Z" w16du:dateUtc="2026-06-04T03:00:00Z" w:id="1059">
        <w:r w:rsidDel="00306DB2">
          <w:fldChar w:fldCharType="begin"/>
        </w:r>
        <w:r w:rsidDel="00306DB2">
          <w:delInstrText xml:space="preserve"> STYLEREF 1 \s </w:delInstrText>
        </w:r>
        <w:r w:rsidDel="00306DB2">
          <w:fldChar w:fldCharType="separate"/>
        </w:r>
        <w:r w:rsidRPr="00323C34" w:rsidDel="00306DB2">
          <w:delText>7</w:delText>
        </w:r>
        <w:r w:rsidDel="00306DB2">
          <w:fldChar w:fldCharType="end"/>
        </w:r>
        <w:r w:rsidRPr="00323C34" w:rsidDel="00306DB2">
          <w:noBreakHyphen/>
        </w:r>
        <w:r w:rsidDel="00306DB2">
          <w:fldChar w:fldCharType="begin"/>
        </w:r>
        <w:r w:rsidDel="00306DB2">
          <w:delInstrText xml:space="preserve"> SEQ Figure \* ARABIC \s 1 </w:delInstrText>
        </w:r>
        <w:r w:rsidDel="00306DB2">
          <w:fldChar w:fldCharType="separate"/>
        </w:r>
        <w:r w:rsidRPr="00323C34" w:rsidDel="00306DB2">
          <w:delText>1</w:delText>
        </w:r>
        <w:r w:rsidDel="00306DB2">
          <w:fldChar w:fldCharType="end"/>
        </w:r>
      </w:del>
      <w:r w:rsidRPr="00323C34">
        <w:rPr>
          <w:rFonts w:hint="eastAsia"/>
        </w:rPr>
        <w:t xml:space="preserve"> - </w:t>
      </w:r>
      <w:r w:rsidRPr="00323C34">
        <w:t>CMMS Ticket Process</w:t>
      </w:r>
    </w:p>
    <w:p w:rsidRPr="00323C34" w:rsidR="00171761" w:rsidP="00375A72" w:rsidRDefault="00171761" w14:paraId="0D4B8953" w14:textId="2CC15A58">
      <w:pPr>
        <w:pStyle w:val="Heading2"/>
      </w:pPr>
      <w:bookmarkStart w:name="_Toc231625443" w:id="1060"/>
      <w:r w:rsidRPr="00323C34">
        <w:rPr>
          <w:rFonts w:hint="eastAsia"/>
        </w:rPr>
        <w:t>Fault Status and Information Retrieval</w:t>
      </w:r>
      <w:bookmarkEnd w:id="1060"/>
    </w:p>
    <w:p w:rsidR="00394987" w:rsidP="00394987" w:rsidRDefault="00394987" w14:paraId="6096AC27" w14:textId="7BC6FD6C">
      <w:pPr>
        <w:pStyle w:val="Heading3"/>
        <w:rPr>
          <w:ins w:author="Shin Feng WONG" w:date="2026-06-04T04:02:00Z" w16du:dateUtc="2026-06-03T20:02:00Z" w:id="1061"/>
        </w:rPr>
      </w:pPr>
      <w:bookmarkStart w:name="_Toc231625444" w:id="1062"/>
      <w:ins w:author="Shin Feng WONG" w:date="2026-06-04T04:02:00Z" w16du:dateUtc="2026-06-03T20:02:00Z" w:id="1063">
        <w:r>
          <w:t>Fault Case Status</w:t>
        </w:r>
        <w:bookmarkEnd w:id="1062"/>
      </w:ins>
    </w:p>
    <w:tbl>
      <w:tblPr>
        <w:tblStyle w:val="SJ"/>
        <w:tblW w:w="0" w:type="auto"/>
        <w:tblLook w:val="04A0" w:firstRow="1" w:lastRow="0" w:firstColumn="1" w:lastColumn="0" w:noHBand="0" w:noVBand="1"/>
      </w:tblPr>
      <w:tblGrid>
        <w:gridCol w:w="1581"/>
        <w:gridCol w:w="6265"/>
        <w:gridCol w:w="1170"/>
      </w:tblGrid>
      <w:tr w:rsidRPr="00323C34" w:rsidR="00394987" w:rsidTr="00404015" w14:paraId="0B8A024E" w14:textId="23E4A583">
        <w:trPr>
          <w:cnfStyle w:val="100000000000" w:firstRow="1" w:lastRow="0" w:firstColumn="0" w:lastColumn="0" w:oddVBand="0" w:evenVBand="0" w:oddHBand="0" w:evenHBand="0" w:firstRowFirstColumn="0" w:firstRowLastColumn="0" w:lastRowFirstColumn="0" w:lastRowLastColumn="0"/>
          <w:ins w:author="Shin Feng WONG" w:date="2026-06-04T04:02:00Z" w:id="1064"/>
        </w:trPr>
        <w:tc>
          <w:tcPr>
            <w:tcW w:w="0" w:type="auto"/>
            <w:hideMark/>
          </w:tcPr>
          <w:p w:rsidRPr="00323C34" w:rsidR="00394987" w:rsidP="00FC7614" w:rsidRDefault="00394987" w14:paraId="17DD7335" w14:textId="2A5561CA">
            <w:pPr>
              <w:rPr>
                <w:ins w:author="Shin Feng WONG" w:date="2026-06-04T04:02:00Z" w16du:dateUtc="2026-06-03T20:02:00Z" w:id="1065"/>
                <w:bCs/>
              </w:rPr>
            </w:pPr>
            <w:ins w:author="Shin Feng WONG" w:date="2026-06-04T04:03:00Z" w16du:dateUtc="2026-06-03T20:03:00Z" w:id="1066">
              <w:r>
                <w:rPr>
                  <w:bCs/>
                </w:rPr>
                <w:t>Status</w:t>
              </w:r>
            </w:ins>
          </w:p>
        </w:tc>
        <w:tc>
          <w:tcPr>
            <w:tcW w:w="0" w:type="auto"/>
            <w:hideMark/>
          </w:tcPr>
          <w:p w:rsidRPr="00323C34" w:rsidR="00394987" w:rsidP="00FC7614" w:rsidRDefault="00394987" w14:paraId="2599777F" w14:textId="77777777">
            <w:pPr>
              <w:rPr>
                <w:ins w:author="Shin Feng WONG" w:date="2026-06-04T04:02:00Z" w16du:dateUtc="2026-06-03T20:02:00Z" w:id="1067"/>
                <w:bCs/>
              </w:rPr>
            </w:pPr>
            <w:ins w:author="Shin Feng WONG" w:date="2026-06-04T04:02:00Z" w16du:dateUtc="2026-06-03T20:02:00Z" w:id="1068">
              <w:r w:rsidRPr="00323C34">
                <w:rPr>
                  <w:bCs/>
                </w:rPr>
                <w:t>Description</w:t>
              </w:r>
            </w:ins>
          </w:p>
        </w:tc>
        <w:tc>
          <w:tcPr>
            <w:tcW w:w="1170" w:type="dxa"/>
          </w:tcPr>
          <w:p w:rsidRPr="00323C34" w:rsidR="00394987" w:rsidP="00FC7614" w:rsidRDefault="00394987" w14:paraId="15AE520F" w14:textId="58431D29">
            <w:pPr>
              <w:rPr>
                <w:ins w:author="Shin Feng WONG" w:date="2026-06-04T04:03:00Z" w16du:dateUtc="2026-06-03T20:03:00Z" w:id="1069"/>
                <w:bCs/>
              </w:rPr>
            </w:pPr>
            <w:ins w:author="Shin Feng WONG" w:date="2026-06-04T04:03:00Z" w16du:dateUtc="2026-06-03T20:03:00Z" w:id="1070">
              <w:r>
                <w:rPr>
                  <w:bCs/>
                </w:rPr>
                <w:t>Actor</w:t>
              </w:r>
            </w:ins>
          </w:p>
        </w:tc>
      </w:tr>
      <w:tr w:rsidRPr="00323C34" w:rsidR="00054EEA" w:rsidTr="00404015" w14:paraId="247BEF67" w14:textId="77777777">
        <w:trPr>
          <w:ins w:author="Shin Feng WONG" w:date="2026-06-05T20:33:00Z" w:id="1071"/>
        </w:trPr>
        <w:tc>
          <w:tcPr>
            <w:tcW w:w="0" w:type="auto"/>
          </w:tcPr>
          <w:p w:rsidR="00054EEA" w:rsidP="00FC7614" w:rsidRDefault="00054EEA" w14:paraId="1DF09891" w14:textId="5178D578">
            <w:pPr>
              <w:rPr>
                <w:ins w:author="Shin Feng WONG" w:date="2026-06-05T20:33:00Z" w16du:dateUtc="2026-06-05T12:33:00Z" w:id="1072"/>
              </w:rPr>
            </w:pPr>
            <w:ins w:author="Shin Feng WONG" w:date="2026-06-05T20:33:00Z" w16du:dateUtc="2026-06-05T12:33:00Z" w:id="1073">
              <w:r>
                <w:rPr>
                  <w:rFonts w:hint="eastAsia"/>
                </w:rPr>
                <w:t>Created</w:t>
              </w:r>
            </w:ins>
          </w:p>
        </w:tc>
        <w:tc>
          <w:tcPr>
            <w:tcW w:w="0" w:type="auto"/>
          </w:tcPr>
          <w:p w:rsidR="00054EEA" w:rsidP="00394987" w:rsidRDefault="00054EEA" w14:paraId="3219A6E7" w14:textId="383520C6">
            <w:pPr>
              <w:rPr>
                <w:ins w:author="Shin Feng WONG" w:date="2026-06-05T20:33:00Z" w16du:dateUtc="2026-06-05T12:33:00Z" w:id="1074"/>
              </w:rPr>
            </w:pPr>
            <w:ins w:author="Shin Feng WONG" w:date="2026-06-05T20:33:00Z" w16du:dateUtc="2026-06-05T12:33:00Z" w:id="1075">
              <w:r>
                <w:rPr>
                  <w:rFonts w:hint="eastAsia"/>
                </w:rPr>
                <w:t>New fault record</w:t>
              </w:r>
            </w:ins>
            <w:ins w:author="Shin Feng WONG" w:date="2026-06-06T07:57:00Z" w16du:dateUtc="2026-06-05T23:57:00Z" w:id="1076">
              <w:r w:rsidR="00CA172C">
                <w:rPr>
                  <w:rFonts w:hint="eastAsia"/>
                </w:rPr>
                <w:t xml:space="preserve"> created,</w:t>
              </w:r>
            </w:ins>
          </w:p>
        </w:tc>
        <w:tc>
          <w:tcPr>
            <w:tcW w:w="1170" w:type="dxa"/>
          </w:tcPr>
          <w:p w:rsidR="00054EEA" w:rsidP="00FC7614" w:rsidRDefault="00054EEA" w14:paraId="1D24B68D" w14:textId="51915ECE">
            <w:pPr>
              <w:rPr>
                <w:ins w:author="Shin Feng WONG" w:date="2026-06-05T20:33:00Z" w16du:dateUtc="2026-06-05T12:33:00Z" w:id="1077"/>
              </w:rPr>
            </w:pPr>
            <w:ins w:author="Shin Feng WONG" w:date="2026-06-05T20:33:00Z" w16du:dateUtc="2026-06-05T12:33:00Z" w:id="1078">
              <w:r>
                <w:rPr>
                  <w:rFonts w:hint="eastAsia"/>
                </w:rPr>
                <w:t>Controller</w:t>
              </w:r>
            </w:ins>
          </w:p>
        </w:tc>
      </w:tr>
      <w:tr w:rsidRPr="00323C34" w:rsidR="00394987" w:rsidTr="00404015" w14:paraId="7A71944B" w14:textId="05070261">
        <w:trPr>
          <w:ins w:author="Shin Feng WONG" w:date="2026-06-04T04:02:00Z" w:id="1079"/>
        </w:trPr>
        <w:tc>
          <w:tcPr>
            <w:tcW w:w="0" w:type="auto"/>
          </w:tcPr>
          <w:p w:rsidRPr="00323C34" w:rsidR="00394987" w:rsidP="00FC7614" w:rsidRDefault="00394987" w14:paraId="48872288" w14:textId="79990032">
            <w:pPr>
              <w:rPr>
                <w:ins w:author="Shin Feng WONG" w:date="2026-06-04T04:02:00Z" w16du:dateUtc="2026-06-03T20:02:00Z" w:id="1080"/>
              </w:rPr>
            </w:pPr>
            <w:ins w:author="Shin Feng WONG" w:date="2026-06-04T04:03:00Z" w16du:dateUtc="2026-06-03T20:03:00Z" w:id="1081">
              <w:r>
                <w:t>Pending Submission</w:t>
              </w:r>
            </w:ins>
          </w:p>
        </w:tc>
        <w:tc>
          <w:tcPr>
            <w:tcW w:w="0" w:type="auto"/>
          </w:tcPr>
          <w:p w:rsidRPr="00323C34" w:rsidR="00394987" w:rsidP="00394987" w:rsidRDefault="00394987" w14:paraId="03449E17" w14:textId="0BA76549">
            <w:pPr>
              <w:rPr>
                <w:ins w:author="Shin Feng WONG" w:date="2026-06-04T04:02:00Z" w16du:dateUtc="2026-06-03T20:02:00Z" w:id="1082"/>
              </w:rPr>
            </w:pPr>
            <w:ins w:author="Shin Feng WONG" w:date="2026-06-04T04:03:00Z" w16du:dateUtc="2026-06-03T20:03:00Z" w:id="1083">
              <w:r>
                <w:rPr>
                  <w:rFonts w:hint="eastAsia"/>
                </w:rPr>
                <w:t xml:space="preserve">Controller </w:t>
              </w:r>
            </w:ins>
            <w:ins w:author="Shin Feng WONG" w:date="2026-06-06T07:57:00Z" w16du:dateUtc="2026-06-05T23:57:00Z" w:id="1084">
              <w:r w:rsidR="00CA172C">
                <w:rPr>
                  <w:rFonts w:hint="eastAsia"/>
                </w:rPr>
                <w:t xml:space="preserve">has filled up </w:t>
              </w:r>
              <w:r w:rsidR="00A23510">
                <w:rPr>
                  <w:rFonts w:hint="eastAsia"/>
                </w:rPr>
                <w:t xml:space="preserve">the fault record and </w:t>
              </w:r>
            </w:ins>
            <w:ins w:author="Shin Feng WONG" w:date="2026-06-04T04:03:00Z" w16du:dateUtc="2026-06-03T20:03:00Z" w:id="1085">
              <w:r>
                <w:rPr>
                  <w:rFonts w:hint="eastAsia"/>
                </w:rPr>
                <w:t xml:space="preserve">is preparing </w:t>
              </w:r>
            </w:ins>
            <w:ins w:author="Shin Feng WONG" w:date="2026-06-06T07:57:00Z" w16du:dateUtc="2026-06-05T23:57:00Z" w:id="1086">
              <w:r w:rsidR="00A23510">
                <w:rPr>
                  <w:rFonts w:hint="eastAsia"/>
                </w:rPr>
                <w:t xml:space="preserve">to </w:t>
              </w:r>
            </w:ins>
            <w:ins w:author="Shin Feng WONG" w:date="2026-06-04T04:03:00Z" w16du:dateUtc="2026-06-03T20:03:00Z" w:id="1087">
              <w:r>
                <w:rPr>
                  <w:rFonts w:hint="eastAsia"/>
                </w:rPr>
                <w:t>submit to CMMS</w:t>
              </w:r>
            </w:ins>
          </w:p>
        </w:tc>
        <w:tc>
          <w:tcPr>
            <w:tcW w:w="1170" w:type="dxa"/>
          </w:tcPr>
          <w:p w:rsidRPr="00323C34" w:rsidR="00394987" w:rsidP="00FC7614" w:rsidRDefault="00394987" w14:paraId="78F2F49D" w14:textId="1D1F850A">
            <w:pPr>
              <w:rPr>
                <w:ins w:author="Shin Feng WONG" w:date="2026-06-04T04:03:00Z" w16du:dateUtc="2026-06-03T20:03:00Z" w:id="1088"/>
              </w:rPr>
            </w:pPr>
            <w:ins w:author="Shin Feng WONG" w:date="2026-06-04T04:03:00Z" w16du:dateUtc="2026-06-03T20:03:00Z" w:id="1089">
              <w:r>
                <w:t>Controller</w:t>
              </w:r>
            </w:ins>
          </w:p>
        </w:tc>
      </w:tr>
      <w:tr w:rsidRPr="00323C34" w:rsidR="00394987" w:rsidTr="00404015" w14:paraId="7CCD91DF" w14:textId="45967F62">
        <w:trPr>
          <w:ins w:author="Shin Feng WONG" w:date="2026-06-04T04:02:00Z" w:id="1090"/>
        </w:trPr>
        <w:tc>
          <w:tcPr>
            <w:tcW w:w="0" w:type="auto"/>
          </w:tcPr>
          <w:p w:rsidRPr="00323C34" w:rsidR="00394987" w:rsidP="00FC7614" w:rsidRDefault="00394987" w14:paraId="4EDD17AB" w14:textId="4F97D7A5">
            <w:pPr>
              <w:rPr>
                <w:ins w:author="Shin Feng WONG" w:date="2026-06-04T04:02:00Z" w16du:dateUtc="2026-06-03T20:02:00Z" w:id="1091"/>
              </w:rPr>
            </w:pPr>
            <w:ins w:author="Shin Feng WONG" w:date="2026-06-04T04:03:00Z" w16du:dateUtc="2026-06-03T20:03:00Z" w:id="1092">
              <w:r>
                <w:t>Closed</w:t>
              </w:r>
            </w:ins>
            <w:commentRangeStart w:id="1093"/>
          </w:p>
        </w:tc>
        <w:tc>
          <w:tcPr>
            <w:tcW w:w="0" w:type="auto"/>
          </w:tcPr>
          <w:p w:rsidRPr="00323C34" w:rsidR="00394987" w:rsidP="00404015" w:rsidRDefault="00404015" w14:paraId="12E1D5A3" w14:textId="0BA07F79">
            <w:pPr>
              <w:rPr>
                <w:ins w:author="Shin Feng WONG" w:date="2026-06-04T04:02:00Z" w16du:dateUtc="2026-06-03T20:02:00Z" w:id="1094"/>
              </w:rPr>
            </w:pPr>
            <w:ins w:author="Shin Feng WONG" w:date="2026-06-04T04:13:00Z" w16du:dateUtc="2026-06-03T20:13:00Z" w:id="1095">
              <w:r>
                <w:rPr>
                  <w:rFonts w:hint="eastAsia"/>
                </w:rPr>
                <w:t xml:space="preserve">Automatically closed by </w:t>
              </w:r>
            </w:ins>
            <w:ins w:author="Shin Feng WONG" w:date="2026-06-04T04:14:00Z" w16du:dateUtc="2026-06-03T20:14:00Z" w:id="1096">
              <w:r>
                <w:t xml:space="preserve">CMS </w:t>
              </w:r>
            </w:ins>
            <w:ins w:author="Shin Feng WONG" w:date="2026-06-04T04:13:00Z" w16du:dateUtc="2026-06-03T20:13:00Z" w:id="1097">
              <w:r>
                <w:rPr>
                  <w:rFonts w:hint="eastAsia"/>
                </w:rPr>
                <w:t xml:space="preserve">on receipt of the CMMS Fault ID. The Fault </w:t>
              </w:r>
            </w:ins>
            <w:ins w:author="Shin Feng WONG" w:date="2026-06-05T20:58:00Z" w16du:dateUtc="2026-06-05T12:58:00Z" w:id="1098">
              <w:r w:rsidR="00783770">
                <w:t xml:space="preserve">Ticket </w:t>
              </w:r>
            </w:ins>
            <w:ins w:author="Shin Feng WONG" w:date="2026-06-04T04:13:00Z" w16du:dateUtc="2026-06-03T20:13:00Z" w:id="1099">
              <w:r>
                <w:rPr>
                  <w:rFonts w:hint="eastAsia"/>
                </w:rPr>
                <w:t xml:space="preserve">ID </w:t>
              </w:r>
              <w:r>
                <w:t xml:space="preserve">is </w:t>
              </w:r>
              <w:r>
                <w:rPr>
                  <w:rFonts w:hint="eastAsia"/>
                </w:rPr>
                <w:t>stored on the Case for reference. The CMMS work order continues to be manage</w:t>
              </w:r>
              <w:r>
                <w:t>d</w:t>
              </w:r>
            </w:ins>
            <w:ins w:author="Shin Feng WONG" w:date="2026-06-04T04:14:00Z" w16du:dateUtc="2026-06-03T20:14:00Z" w:id="1100">
              <w:r>
                <w:t xml:space="preserve"> </w:t>
              </w:r>
            </w:ins>
            <w:ins w:author="Shin Feng WONG" w:date="2026-06-04T04:13:00Z" w16du:dateUtc="2026-06-03T20:13:00Z" w:id="1101">
              <w:r>
                <w:rPr>
                  <w:rFonts w:hint="eastAsia"/>
                </w:rPr>
                <w:t>independently by IFM</w:t>
              </w:r>
            </w:ins>
            <w:ins w:author="Shin Feng WONG" w:date="2026-06-04T04:14:00Z" w16du:dateUtc="2026-06-03T20:14:00Z" w:id="1102">
              <w:r>
                <w:t xml:space="preserve"> CMMS</w:t>
              </w:r>
            </w:ins>
            <w:ins w:author="Shin Feng WONG" w:date="2026-06-04T04:13:00Z" w16du:dateUtc="2026-06-03T20:13:00Z" w:id="1103">
              <w:r>
                <w:rPr>
                  <w:rFonts w:hint="eastAsia"/>
                </w:rPr>
                <w:t>.</w:t>
              </w:r>
            </w:ins>
          </w:p>
        </w:tc>
        <w:tc>
          <w:tcPr>
            <w:tcW w:w="1170" w:type="dxa"/>
          </w:tcPr>
          <w:p w:rsidRPr="00323C34" w:rsidR="00394987" w:rsidP="00FC7614" w:rsidRDefault="00394987" w14:paraId="39A1B3A2" w14:textId="50EFC913">
            <w:pPr>
              <w:rPr>
                <w:ins w:author="Shin Feng WONG" w:date="2026-06-04T04:03:00Z" w16du:dateUtc="2026-06-03T20:03:00Z" w:id="1104"/>
              </w:rPr>
            </w:pPr>
            <w:ins w:author="Shin Feng WONG" w:date="2026-06-04T04:04:00Z" w16du:dateUtc="2026-06-03T20:04:00Z" w:id="1105">
              <w:r>
                <w:t>CMS</w:t>
              </w:r>
            </w:ins>
          </w:p>
        </w:tc>
      </w:tr>
    </w:tbl>
    <w:p w:rsidRPr="00394987" w:rsidR="00394987" w:rsidP="004F6182" w:rsidRDefault="00292DA4" w14:paraId="4032345F" w14:textId="77777777">
      <w:pPr>
        <w:rPr>
          <w:ins w:author="Shin Feng WONG" w:date="2026-06-04T04:02:00Z" w16du:dateUtc="2026-06-03T20:02:00Z" w:id="1106"/>
        </w:rPr>
      </w:pPr>
      <w:ins w:author="Shin Feng WONG" w:date="2026-06-04T04:02:00Z" w16du:dateUtc="2026-06-03T20:02:00Z" w:id="1107">
        <w:commentRangeEnd w:id="1093"/>
        <w:r w:rsidRPr="00394987">
          <w:rPr>
            <w:rStyle w:val="CommentReference"/>
            <w:sz w:val="22"/>
            <w:szCs w:val="24"/>
          </w:rPr>
          <w:commentReference w:id="1093"/>
        </w:r>
      </w:ins>
    </w:p>
    <w:p w:rsidRPr="00323C34" w:rsidR="00895133" w:rsidP="00226503" w:rsidRDefault="00364D97" w14:paraId="49592EE0" w14:textId="5EF46369">
      <w:pPr>
        <w:pStyle w:val="ListParagraph"/>
        <w:numPr>
          <w:ilvl w:val="0"/>
          <w:numId w:val="27"/>
        </w:numPr>
      </w:pPr>
      <w:r w:rsidRPr="00323C34">
        <w:t xml:space="preserve">Where fault status or details are required within the CMS, the system shall </w:t>
      </w:r>
      <w:r w:rsidRPr="00323C34" w:rsidR="005B302E">
        <w:rPr>
          <w:rFonts w:hint="eastAsia"/>
        </w:rPr>
        <w:t>post</w:t>
      </w:r>
      <w:r w:rsidRPr="00323C34">
        <w:t xml:space="preserve"> a request to the CMMS API referencing the stored Fault ID to retrieve the relevant information.</w:t>
      </w:r>
    </w:p>
    <w:p w:rsidRPr="00323C34" w:rsidR="00171761" w:rsidP="00226503" w:rsidRDefault="00504486" w14:paraId="5AC87F67" w14:textId="4F6BEFDB">
      <w:pPr>
        <w:pStyle w:val="ListParagraph"/>
        <w:numPr>
          <w:ilvl w:val="0"/>
          <w:numId w:val="27"/>
        </w:numPr>
      </w:pPr>
      <w:r w:rsidRPr="00323C34">
        <w:rPr>
          <w:rFonts w:hint="eastAsia"/>
        </w:rPr>
        <w:t>R</w:t>
      </w:r>
      <w:r w:rsidRPr="00323C34" w:rsidR="00364D97">
        <w:t xml:space="preserve">etrieved </w:t>
      </w:r>
      <w:r w:rsidRPr="00323C34">
        <w:rPr>
          <w:rFonts w:hint="eastAsia"/>
        </w:rPr>
        <w:t xml:space="preserve">fault </w:t>
      </w:r>
      <w:r w:rsidRPr="00323C34" w:rsidR="00364D97">
        <w:t>data shall be surfaced on the associated Case record for operator reference.</w:t>
      </w:r>
    </w:p>
    <w:p w:rsidRPr="00323C34" w:rsidR="00364D97" w:rsidP="00364D97" w:rsidRDefault="00364D97" w14:paraId="2208C1AC" w14:textId="7304D778">
      <w:pPr>
        <w:pStyle w:val="Heading2"/>
      </w:pPr>
      <w:bookmarkStart w:name="_Toc231625445" w:id="1108"/>
      <w:r w:rsidRPr="00323C34">
        <w:rPr>
          <w:rFonts w:hint="eastAsia"/>
        </w:rPr>
        <w:t>Non-IFM Fault Handling</w:t>
      </w:r>
      <w:bookmarkEnd w:id="1108"/>
    </w:p>
    <w:p w:rsidRPr="00323C34" w:rsidR="004B1D48" w:rsidP="00226503" w:rsidRDefault="003B5ED9" w14:paraId="5D887AAF" w14:textId="501C16B6">
      <w:pPr>
        <w:pStyle w:val="ListParagraph"/>
        <w:numPr>
          <w:ilvl w:val="0"/>
          <w:numId w:val="28"/>
        </w:numPr>
      </w:pPr>
      <w:r w:rsidRPr="00323C34">
        <w:rPr>
          <w:rFonts w:hint="eastAsia"/>
        </w:rPr>
        <w:t>F</w:t>
      </w:r>
      <w:r w:rsidRPr="00323C34" w:rsidR="00364D97">
        <w:t xml:space="preserve">aults that fall outside current IFM CMMS scope, the interim arrangement is for these to continue to be recorded in the </w:t>
      </w:r>
      <w:ins w:author="Shin Feng WONG" w:date="2026-06-04T16:31:00Z" w16du:dateUtc="2026-06-04T08:31:00Z" w:id="1109">
        <w:r w:rsidR="003A399D">
          <w:t xml:space="preserve">current system </w:t>
        </w:r>
      </w:ins>
      <w:del w:author="Shin Feng WONG" w:date="2026-06-04T16:32:00Z" w16du:dateUtc="2026-06-04T08:32:00Z" w:id="1110">
        <w:r w:rsidRPr="00323C34" w:rsidDel="003A399D" w:rsidR="00364D97">
          <w:delText xml:space="preserve">existing physical logbooks </w:delText>
        </w:r>
      </w:del>
      <w:r w:rsidRPr="00323C34" w:rsidR="00364D97">
        <w:t>and not logged within the CMS.</w:t>
      </w:r>
    </w:p>
    <w:p w:rsidRPr="00323C34" w:rsidR="00364D97" w:rsidP="00364D97" w:rsidRDefault="004B1D48" w14:paraId="56C3BE0C" w14:textId="1FFD5B5A">
      <w:r w:rsidRPr="00323C34">
        <w:rPr>
          <w:rFonts w:hint="eastAsia"/>
          <w:b/>
          <w:bCs/>
        </w:rPr>
        <w:t>Note:</w:t>
      </w:r>
      <w:r w:rsidRPr="00323C34">
        <w:rPr>
          <w:rFonts w:hint="eastAsia"/>
        </w:rPr>
        <w:t xml:space="preserve"> </w:t>
      </w:r>
      <w:r w:rsidRPr="00323C34" w:rsidR="00364D97">
        <w:t>This arrangement will be revised once the IFM CMMS is expanded to cover non-IFM fault categories, at which point the CMS will route all fault submissions through the CMMS API.</w:t>
      </w:r>
    </w:p>
    <w:p w:rsidRPr="00323C34" w:rsidR="00364D97" w:rsidP="00364D97" w:rsidRDefault="00364D97" w14:paraId="395A8543" w14:textId="4A7A347C">
      <w:pPr>
        <w:pStyle w:val="Heading2"/>
      </w:pPr>
      <w:bookmarkStart w:name="_Toc231625446" w:id="1111"/>
      <w:r w:rsidRPr="00323C34">
        <w:rPr>
          <w:rFonts w:hint="eastAsia"/>
        </w:rPr>
        <w:t>Case Linkage and C</w:t>
      </w:r>
      <w:r w:rsidRPr="00323C34">
        <w:t>l</w:t>
      </w:r>
      <w:r w:rsidRPr="00323C34">
        <w:rPr>
          <w:rFonts w:hint="eastAsia"/>
        </w:rPr>
        <w:t>osure</w:t>
      </w:r>
      <w:bookmarkEnd w:id="1111"/>
    </w:p>
    <w:p w:rsidRPr="00323C34" w:rsidR="00B05F03" w:rsidP="00226503" w:rsidRDefault="00364D97" w14:paraId="120523F2" w14:textId="77777777">
      <w:pPr>
        <w:pStyle w:val="ListParagraph"/>
        <w:numPr>
          <w:ilvl w:val="0"/>
          <w:numId w:val="29"/>
        </w:numPr>
      </w:pPr>
      <w:r w:rsidRPr="00323C34">
        <w:t>The CMMS Fault ID shall be stored as a reference attribute on the CMS Case</w:t>
      </w:r>
    </w:p>
    <w:p w:rsidR="00ED7CA1" w:rsidP="00FF295B" w:rsidRDefault="00B05F03" w14:paraId="7D080649" w14:textId="5A63AB4B">
      <w:pPr>
        <w:pStyle w:val="ListParagraph"/>
        <w:numPr>
          <w:ilvl w:val="0"/>
          <w:numId w:val="29"/>
        </w:numPr>
        <w:rPr>
          <w:ins w:author="Shin Feng WONG" w:date="2026-06-05T23:42:00Z" w16du:dateUtc="2026-06-05T15:42:00Z" w:id="1112"/>
        </w:rPr>
      </w:pPr>
      <w:del w:author="Shin Feng WONG" w:date="2026-06-05T23:41:00Z" w16du:dateUtc="2026-06-05T15:41:00Z" w:id="1113">
        <w:r w:rsidRPr="00323C34" w:rsidDel="00FF295B">
          <w:rPr>
            <w:rFonts w:hint="eastAsia"/>
          </w:rPr>
          <w:delText xml:space="preserve">The CMMS Fault ID </w:delText>
        </w:r>
        <w:r w:rsidRPr="00323C34" w:rsidDel="00FF295B" w:rsidR="00364D97">
          <w:delText xml:space="preserve">shall not drive the </w:delText>
        </w:r>
        <w:commentRangeStart w:id="1114"/>
        <w:r w:rsidRPr="00323C34" w:rsidDel="00FF295B" w:rsidR="00364D97">
          <w:delText>Case lifecycle</w:delText>
        </w:r>
        <w:commentRangeEnd w:id="1114"/>
        <w:r w:rsidRPr="00323C34" w:rsidDel="00FF295B" w:rsidR="00292DA4">
          <w:rPr>
            <w:rStyle w:val="CommentReference"/>
            <w:sz w:val="22"/>
            <w:szCs w:val="24"/>
          </w:rPr>
          <w:commentReference w:id="1114"/>
        </w:r>
        <w:r w:rsidRPr="00323C34" w:rsidDel="00FF295B" w:rsidR="00364D97">
          <w:delText>.</w:delText>
        </w:r>
        <w:r w:rsidRPr="00323C34" w:rsidDel="00FF295B">
          <w:rPr>
            <w:rFonts w:hint="eastAsia"/>
          </w:rPr>
          <w:delText xml:space="preserve"> The Case status is independent of the CMMS ticket status</w:delText>
        </w:r>
      </w:del>
      <w:ins w:author="Shin Feng WONG" w:date="2026-06-05T23:40:00Z" w16du:dateUtc="2026-06-05T15:40:00Z" w:id="1115">
        <w:r w:rsidR="00FF295B">
          <w:t>The CMS shall close the Fault</w:t>
        </w:r>
      </w:ins>
      <w:ins w:author="Shin Feng WONG" w:date="2026-06-05T23:41:00Z" w16du:dateUtc="2026-06-05T15:41:00Z" w:id="1116">
        <w:r w:rsidR="00FF295B">
          <w:t xml:space="preserve"> record automatically upon receipt of the CMMS Fault ID, confirming successful submission to the CMMS</w:t>
        </w:r>
      </w:ins>
    </w:p>
    <w:p w:rsidRPr="00323C34" w:rsidR="00FF295B" w:rsidP="00FF295B" w:rsidRDefault="00FF295B" w14:paraId="2E6C6F6F" w14:textId="7FDA8407">
      <w:pPr>
        <w:pStyle w:val="ListParagraph"/>
        <w:numPr>
          <w:ilvl w:val="0"/>
          <w:numId w:val="29"/>
        </w:numPr>
      </w:pPr>
      <w:ins w:author="Shin Feng WONG" w:date="2026-06-05T23:41:00Z" w16du:dateUtc="2026-06-05T15:41:00Z" w:id="1117">
        <w:r>
          <w:t>The Fault record lifecycle is not dependent on the subsequent status of the CMMS ticket</w:t>
        </w:r>
      </w:ins>
    </w:p>
    <w:p w:rsidRPr="00323C34" w:rsidR="00364D97" w:rsidP="00226503" w:rsidRDefault="00364D97" w14:paraId="475C602E" w14:textId="0232BB7D">
      <w:pPr>
        <w:pStyle w:val="ListParagraph"/>
        <w:numPr>
          <w:ilvl w:val="0"/>
          <w:numId w:val="29"/>
        </w:numPr>
      </w:pPr>
      <w:r w:rsidRPr="00323C34">
        <w:t>A Case may be closed after the CMMS ticket has been raised, without waiting for the CMMS ticket to be resolved.</w:t>
      </w:r>
    </w:p>
    <w:p w:rsidRPr="00323C34" w:rsidR="00C62DD5" w:rsidP="00226503" w:rsidRDefault="00C62DD5" w14:paraId="754F4343" w14:textId="72F009C5">
      <w:pPr>
        <w:pStyle w:val="ListParagraph"/>
        <w:numPr>
          <w:ilvl w:val="0"/>
          <w:numId w:val="29"/>
        </w:numPr>
      </w:pPr>
      <w:r w:rsidRPr="00323C34">
        <w:rPr>
          <w:rFonts w:hint="eastAsia"/>
        </w:rPr>
        <w:t>Multiple CMMS Fault IDs may be stored in a single Case where more than one fault is raised.</w:t>
      </w:r>
    </w:p>
    <w:p w:rsidR="00CF2ED7" w:rsidRDefault="00CF2ED7" w14:paraId="01A29E6E" w14:textId="77777777">
      <w:pPr>
        <w:spacing w:before="0" w:after="160" w:line="278" w:lineRule="auto"/>
        <w:rPr>
          <w:ins w:author="Shin Feng WONG" w:date="2026-06-06T07:58:00Z" w16du:dateUtc="2026-06-05T23:58:00Z" w:id="1118"/>
          <w:rFonts w:eastAsiaTheme="majorEastAsia" w:cstheme="majorBidi"/>
          <w:b/>
          <w:bCs/>
          <w:color w:val="0F4761" w:themeColor="accent1" w:themeShade="BF"/>
          <w:sz w:val="32"/>
          <w:szCs w:val="28"/>
        </w:rPr>
      </w:pPr>
      <w:ins w:author="Shin Feng WONG" w:date="2026-06-06T07:58:00Z" w16du:dateUtc="2026-06-05T23:58:00Z" w:id="1119">
        <w:r>
          <w:br w:type="page"/>
        </w:r>
      </w:ins>
    </w:p>
    <w:p w:rsidRPr="00323C34" w:rsidR="00E214E2" w:rsidP="00E214E2" w:rsidRDefault="00E214E2" w14:paraId="7455335A" w14:textId="2B01DDB1">
      <w:pPr>
        <w:pStyle w:val="Heading1"/>
        <w:pBdr>
          <w:bottom w:val="single" w:color="auto" w:sz="4" w:space="1"/>
        </w:pBdr>
      </w:pPr>
      <w:bookmarkStart w:name="_Toc231625447" w:id="1120"/>
      <w:r w:rsidRPr="00323C34">
        <w:rPr>
          <w:rFonts w:hint="eastAsia"/>
        </w:rPr>
        <w:t>Task Management</w:t>
      </w:r>
      <w:r w:rsidRPr="00323C34" w:rsidR="001801AE">
        <w:rPr>
          <w:rFonts w:hint="eastAsia"/>
        </w:rPr>
        <w:t xml:space="preserve"> Module</w:t>
      </w:r>
      <w:bookmarkEnd w:id="1120"/>
    </w:p>
    <w:p w:rsidRPr="00323C34" w:rsidR="007B74E1" w:rsidP="00B46E16" w:rsidRDefault="00B46E16" w14:paraId="4C25DA89" w14:textId="77777777">
      <w:r w:rsidRPr="00323C34">
        <w:t>Tasks are non-FM operational activities assigned to SDC staff for ground response or follow-up actions that do not constitute a formal FM work order.</w:t>
      </w:r>
    </w:p>
    <w:p w:rsidR="004D5BB1" w:rsidP="00226503" w:rsidRDefault="00B46E16" w14:paraId="6BCC5677" w14:textId="77777777">
      <w:pPr>
        <w:pStyle w:val="ListParagraph"/>
        <w:numPr>
          <w:ilvl w:val="0"/>
          <w:numId w:val="30"/>
        </w:numPr>
      </w:pPr>
      <w:r w:rsidRPr="00323C34">
        <w:t>Tasks are created by Controllers and are always linked to a Case</w:t>
      </w:r>
      <w:r w:rsidRPr="00323C34" w:rsidR="00DB4E55">
        <w:rPr>
          <w:rFonts w:hint="eastAsia"/>
        </w:rPr>
        <w:t>.</w:t>
      </w:r>
    </w:p>
    <w:p w:rsidRPr="00323C34" w:rsidR="00323C34" w:rsidP="00226503" w:rsidRDefault="00B46E16" w14:paraId="0306C286" w14:textId="380D96BD">
      <w:pPr>
        <w:pStyle w:val="ListParagraph"/>
        <w:numPr>
          <w:ilvl w:val="0"/>
          <w:numId w:val="30"/>
        </w:numPr>
      </w:pPr>
      <w:r w:rsidRPr="00323C34">
        <w:t xml:space="preserve">A Task may exist within a Case independently of an Incident, or alongside an </w:t>
      </w:r>
      <w:r w:rsidRPr="00323C34" w:rsidR="004D5BB1">
        <w:t>Incident where</w:t>
      </w:r>
      <w:r w:rsidRPr="00323C34">
        <w:t xml:space="preserve"> parallel ground activity is required.</w:t>
      </w:r>
    </w:p>
    <w:p w:rsidR="004D5BB1" w:rsidP="00226503" w:rsidRDefault="00B46E16" w14:paraId="539FA4DD" w14:textId="7EDA4544">
      <w:pPr>
        <w:pStyle w:val="ListParagraph"/>
        <w:numPr>
          <w:ilvl w:val="0"/>
          <w:numId w:val="30"/>
        </w:numPr>
      </w:pPr>
      <w:r w:rsidRPr="00323C34">
        <w:t xml:space="preserve">Tasks are distinct from the Responder Activity log within an Incident record, </w:t>
      </w:r>
      <w:r w:rsidRPr="00323C34" w:rsidR="00103142">
        <w:t>which captures</w:t>
      </w:r>
      <w:r w:rsidRPr="00323C34">
        <w:t xml:space="preserve"> actions taken by an assigned Ranger during the incident response</w:t>
      </w:r>
      <w:r w:rsidR="00323C34">
        <w:rPr>
          <w:rFonts w:hint="eastAsia"/>
        </w:rPr>
        <w:t>.</w:t>
      </w:r>
    </w:p>
    <w:p w:rsidRPr="00323C34" w:rsidR="00B46E16" w:rsidP="00226503" w:rsidRDefault="00323C34" w14:paraId="2F0B002B" w14:textId="1C9678A9">
      <w:pPr>
        <w:pStyle w:val="ListParagraph"/>
        <w:numPr>
          <w:ilvl w:val="0"/>
          <w:numId w:val="30"/>
        </w:numPr>
      </w:pPr>
      <w:r w:rsidRPr="00323C34">
        <w:rPr>
          <w:rFonts w:hint="eastAsia"/>
        </w:rPr>
        <w:t xml:space="preserve">Tasks are </w:t>
      </w:r>
      <w:r w:rsidRPr="00323C34" w:rsidR="00B46E16">
        <w:t>distinct from CMMS tickets, which are FM work orders managed externally.</w:t>
      </w:r>
    </w:p>
    <w:p w:rsidRPr="00323C34" w:rsidR="00E214E2" w:rsidP="0099013E" w:rsidRDefault="00E214E2" w14:paraId="74AF4F80" w14:textId="4C60589D">
      <w:pPr>
        <w:pStyle w:val="Heading2"/>
      </w:pPr>
      <w:bookmarkStart w:name="_Toc231625448" w:id="1121"/>
      <w:r w:rsidRPr="00323C34">
        <w:rPr>
          <w:rFonts w:hint="eastAsia"/>
        </w:rPr>
        <w:t>Task Creation</w:t>
      </w:r>
      <w:bookmarkEnd w:id="1121"/>
    </w:p>
    <w:p w:rsidRPr="00323C34" w:rsidR="00CB50BD" w:rsidP="00CB50BD" w:rsidRDefault="00CB50BD" w14:paraId="1B7E6624" w14:textId="77777777">
      <w:r w:rsidRPr="00323C34">
        <w:t xml:space="preserve">A Controller may create a Task at any point during the lifecycle of a Case. The system shall allow multiple Tasks to be created under the same Case. </w:t>
      </w:r>
    </w:p>
    <w:p w:rsidR="00CB50BD" w:rsidP="00CB50BD" w:rsidRDefault="00CB50BD" w14:paraId="56B15DAF" w14:textId="065E1E82">
      <w:pPr>
        <w:pStyle w:val="Heading3"/>
      </w:pPr>
      <w:bookmarkStart w:name="_Toc231625449" w:id="1122"/>
      <w:r>
        <w:rPr>
          <w:rFonts w:hint="eastAsia"/>
        </w:rPr>
        <w:t>Requirements</w:t>
      </w:r>
      <w:bookmarkEnd w:id="1122"/>
    </w:p>
    <w:p w:rsidR="00CB50BD" w:rsidP="00226503" w:rsidRDefault="00CB50BD" w14:paraId="481A15D2" w14:textId="4F79922B">
      <w:pPr>
        <w:pStyle w:val="ListParagraph"/>
        <w:numPr>
          <w:ilvl w:val="0"/>
          <w:numId w:val="31"/>
        </w:numPr>
      </w:pPr>
      <w:r>
        <w:rPr>
          <w:rFonts w:hint="eastAsia"/>
        </w:rPr>
        <w:t>Tasks are created by Controllers</w:t>
      </w:r>
      <w:ins w:author="Shin Feng WONG" w:date="2026-06-06T03:45:00Z" w16du:dateUtc="2026-06-05T19:45:00Z" w:id="1123">
        <w:r w:rsidR="000C0D5D">
          <w:rPr>
            <w:rFonts w:hint="eastAsia"/>
          </w:rPr>
          <w:t xml:space="preserve"> and higher roles (Duty Manager, Duty Officer, System Administrator)</w:t>
        </w:r>
      </w:ins>
      <w:r>
        <w:rPr>
          <w:rFonts w:hint="eastAsia"/>
        </w:rPr>
        <w:t xml:space="preserve"> and are always linked to Case</w:t>
      </w:r>
    </w:p>
    <w:p w:rsidR="003C52B9" w:rsidP="00226503" w:rsidRDefault="003C52B9" w14:paraId="05FAC8E0" w14:textId="77777777">
      <w:pPr>
        <w:pStyle w:val="ListParagraph"/>
        <w:numPr>
          <w:ilvl w:val="0"/>
          <w:numId w:val="31"/>
        </w:numPr>
      </w:pPr>
      <w:r w:rsidRPr="003C52B9">
        <w:t xml:space="preserve">A Task is linked to a Case and is not required to be associated with an Incident. </w:t>
      </w:r>
    </w:p>
    <w:p w:rsidR="00CB50BD" w:rsidP="00226503" w:rsidRDefault="003C52B9" w14:paraId="08F282A0" w14:textId="629840CC">
      <w:pPr>
        <w:pStyle w:val="ListParagraph"/>
        <w:numPr>
          <w:ilvl w:val="0"/>
          <w:numId w:val="31"/>
        </w:numPr>
        <w:rPr>
          <w:ins w:author="Shin Feng WONG" w:date="2026-06-06T03:45:00Z" w16du:dateUtc="2026-06-05T19:45:00Z" w:id="1124"/>
        </w:rPr>
      </w:pPr>
      <w:r w:rsidRPr="003C52B9">
        <w:t>Tasks may be created for any operational ground activity, including standalone requests such as item collection, escort, or access arrangements, as well as activities arising from or running in parallel with an active Incident.</w:t>
      </w:r>
    </w:p>
    <w:p w:rsidRPr="00CB50BD" w:rsidR="000C0D5D" w:rsidDel="000C0D5D" w:rsidP="000C0D5D" w:rsidRDefault="000C0D5D" w14:paraId="728C4447" w14:textId="54A6C32C">
      <w:pPr>
        <w:pStyle w:val="ListParagraph"/>
        <w:numPr>
          <w:ilvl w:val="0"/>
          <w:numId w:val="31"/>
        </w:numPr>
        <w:rPr>
          <w:del w:author="Shin Feng WONG" w:date="2026-06-06T03:48:00Z" w16du:dateUtc="2026-06-05T19:48:00Z" w:id="1125"/>
        </w:rPr>
      </w:pPr>
      <w:ins w:author="Shin Feng WONG" w:date="2026-06-06T03:45:00Z" w16du:dateUtc="2026-06-05T19:45:00Z" w:id="1126">
        <w:r>
          <w:rPr>
            <w:rFonts w:hint="eastAsia"/>
          </w:rPr>
          <w:t xml:space="preserve">Tasks can be set as a recurring </w:t>
        </w:r>
      </w:ins>
      <w:ins w:author="Shin Feng WONG" w:date="2026-06-06T03:48:00Z" w16du:dateUtc="2026-06-05T19:48:00Z" w:id="1127">
        <w:r>
          <w:t>event and</w:t>
        </w:r>
      </w:ins>
      <w:ins w:author="Shin Feng WONG" w:date="2026-06-06T03:45:00Z" w16du:dateUtc="2026-06-05T19:45:00Z" w:id="1128">
        <w:r>
          <w:rPr>
            <w:rFonts w:hint="eastAsia"/>
          </w:rPr>
          <w:t xml:space="preserve"> </w:t>
        </w:r>
      </w:ins>
      <w:ins w:author="Shin Feng WONG" w:date="2026-06-06T03:46:00Z" w16du:dateUtc="2026-06-05T19:46:00Z" w:id="1129">
        <w:r>
          <w:rPr>
            <w:rFonts w:hint="eastAsia"/>
          </w:rPr>
          <w:t xml:space="preserve">may be </w:t>
        </w:r>
      </w:ins>
      <w:ins w:author="Shin Feng WONG" w:date="2026-06-06T03:45:00Z" w16du:dateUtc="2026-06-05T19:45:00Z" w:id="1130">
        <w:r>
          <w:rPr>
            <w:rFonts w:hint="eastAsia"/>
          </w:rPr>
          <w:t>assign</w:t>
        </w:r>
      </w:ins>
      <w:ins w:author="Shin Feng WONG" w:date="2026-06-06T03:46:00Z" w16du:dateUtc="2026-06-05T19:46:00Z" w:id="1131">
        <w:r>
          <w:rPr>
            <w:rFonts w:hint="eastAsia"/>
          </w:rPr>
          <w:t>ed</w:t>
        </w:r>
      </w:ins>
      <w:ins w:author="Shin Feng WONG" w:date="2026-06-06T03:45:00Z" w16du:dateUtc="2026-06-05T19:45:00Z" w:id="1132">
        <w:r>
          <w:rPr>
            <w:rFonts w:hint="eastAsia"/>
          </w:rPr>
          <w:t xml:space="preserve"> to one</w:t>
        </w:r>
      </w:ins>
      <w:ins w:author="Shin Feng WONG" w:date="2026-06-06T03:46:00Z" w16du:dateUtc="2026-06-05T19:46:00Z" w:id="1133">
        <w:r>
          <w:rPr>
            <w:rFonts w:hint="eastAsia"/>
          </w:rPr>
          <w:t xml:space="preserve"> Assignee or a group.</w:t>
        </w:r>
      </w:ins>
    </w:p>
    <w:p w:rsidR="00CB50BD" w:rsidP="00CB50BD" w:rsidRDefault="00CB50BD" w14:paraId="75EB5F70" w14:textId="31F0BE7D">
      <w:pPr>
        <w:pStyle w:val="Heading3"/>
      </w:pPr>
      <w:bookmarkStart w:name="_Toc231625450" w:id="1134"/>
      <w:r>
        <w:rPr>
          <w:rFonts w:hint="eastAsia"/>
        </w:rPr>
        <w:t>Task Field Design</w:t>
      </w:r>
      <w:bookmarkEnd w:id="1134"/>
    </w:p>
    <w:p w:rsidRPr="00323C34" w:rsidR="00984DF6" w:rsidP="00984DF6" w:rsidRDefault="00984DF6" w14:paraId="11AB0FAD" w14:textId="694ACEC6">
      <w:r w:rsidRPr="00323C34">
        <w:t>The following fields shall be captured at the point of Task creation:</w:t>
      </w:r>
    </w:p>
    <w:tbl>
      <w:tblPr>
        <w:tblStyle w:val="SJ"/>
        <w:tblW w:w="5000" w:type="pct"/>
        <w:tblLook w:val="04A0" w:firstRow="1" w:lastRow="0" w:firstColumn="1" w:lastColumn="0" w:noHBand="0" w:noVBand="1"/>
      </w:tblPr>
      <w:tblGrid>
        <w:gridCol w:w="1758"/>
        <w:gridCol w:w="1250"/>
        <w:gridCol w:w="1329"/>
        <w:gridCol w:w="4679"/>
      </w:tblGrid>
      <w:tr w:rsidRPr="009C2E9F" w:rsidR="00C62A87" w:rsidTr="009C2E9F" w14:paraId="7B16F571" w14:textId="77777777">
        <w:trPr>
          <w:cnfStyle w:val="100000000000" w:firstRow="1" w:lastRow="0" w:firstColumn="0" w:lastColumn="0" w:oddVBand="0" w:evenVBand="0" w:oddHBand="0" w:evenHBand="0" w:firstRowFirstColumn="0" w:firstRowLastColumn="0" w:lastRowFirstColumn="0" w:lastRowLastColumn="0"/>
        </w:trPr>
        <w:tc>
          <w:tcPr>
            <w:tcW w:w="975" w:type="pct"/>
            <w:hideMark/>
          </w:tcPr>
          <w:p w:rsidRPr="009C2E9F" w:rsidR="009C2E9F" w:rsidP="009C2E9F" w:rsidRDefault="009C2E9F" w14:paraId="21468DC4" w14:textId="77777777">
            <w:pPr>
              <w:rPr>
                <w:bCs/>
              </w:rPr>
            </w:pPr>
            <w:r w:rsidRPr="009C2E9F">
              <w:rPr>
                <w:bCs/>
              </w:rPr>
              <w:t>Field</w:t>
            </w:r>
          </w:p>
        </w:tc>
        <w:tc>
          <w:tcPr>
            <w:tcW w:w="693" w:type="pct"/>
            <w:hideMark/>
          </w:tcPr>
          <w:p w:rsidRPr="009C2E9F" w:rsidR="009C2E9F" w:rsidP="009C2E9F" w:rsidRDefault="009C2E9F" w14:paraId="2AB95D37" w14:textId="77777777">
            <w:pPr>
              <w:rPr>
                <w:bCs/>
              </w:rPr>
            </w:pPr>
            <w:r w:rsidRPr="009C2E9F">
              <w:rPr>
                <w:bCs/>
              </w:rPr>
              <w:t>Input Type</w:t>
            </w:r>
          </w:p>
        </w:tc>
        <w:tc>
          <w:tcPr>
            <w:tcW w:w="737" w:type="pct"/>
            <w:hideMark/>
          </w:tcPr>
          <w:p w:rsidRPr="009C2E9F" w:rsidR="009C2E9F" w:rsidP="009C2E9F" w:rsidRDefault="009C2E9F" w14:paraId="2439C59F" w14:textId="77777777">
            <w:pPr>
              <w:rPr>
                <w:bCs/>
              </w:rPr>
            </w:pPr>
            <w:r w:rsidRPr="009C2E9F">
              <w:rPr>
                <w:bCs/>
              </w:rPr>
              <w:t>Mandatory</w:t>
            </w:r>
          </w:p>
        </w:tc>
        <w:tc>
          <w:tcPr>
            <w:tcW w:w="2595" w:type="pct"/>
            <w:hideMark/>
          </w:tcPr>
          <w:p w:rsidRPr="009C2E9F" w:rsidR="009C2E9F" w:rsidP="009C2E9F" w:rsidRDefault="009C2E9F" w14:paraId="575F38E8" w14:textId="77777777">
            <w:pPr>
              <w:rPr>
                <w:bCs/>
              </w:rPr>
            </w:pPr>
            <w:r w:rsidRPr="009C2E9F">
              <w:rPr>
                <w:bCs/>
              </w:rPr>
              <w:t>Notes</w:t>
            </w:r>
          </w:p>
        </w:tc>
      </w:tr>
      <w:tr w:rsidRPr="009C2E9F" w:rsidR="00C62A87" w:rsidTr="009C2E9F" w14:paraId="4E2289C0" w14:textId="77777777">
        <w:tc>
          <w:tcPr>
            <w:tcW w:w="975" w:type="pct"/>
            <w:hideMark/>
          </w:tcPr>
          <w:p w:rsidRPr="009C2E9F" w:rsidR="009C2E9F" w:rsidP="009C2E9F" w:rsidRDefault="009C2E9F" w14:paraId="3AD2F619" w14:textId="77777777">
            <w:r w:rsidRPr="009C2E9F">
              <w:t>Task ID</w:t>
            </w:r>
          </w:p>
        </w:tc>
        <w:tc>
          <w:tcPr>
            <w:tcW w:w="693" w:type="pct"/>
            <w:hideMark/>
          </w:tcPr>
          <w:p w:rsidRPr="009C2E9F" w:rsidR="009C2E9F" w:rsidP="009C2E9F" w:rsidRDefault="009C2E9F" w14:paraId="4A37F546" w14:textId="77777777">
            <w:r w:rsidRPr="009C2E9F">
              <w:t>System</w:t>
            </w:r>
          </w:p>
        </w:tc>
        <w:tc>
          <w:tcPr>
            <w:tcW w:w="737" w:type="pct"/>
            <w:hideMark/>
          </w:tcPr>
          <w:p w:rsidRPr="009C2E9F" w:rsidR="009C2E9F" w:rsidP="009C2E9F" w:rsidRDefault="009C2E9F" w14:paraId="5FC95040" w14:textId="77777777">
            <w:r w:rsidRPr="009C2E9F">
              <w:t>Yes</w:t>
            </w:r>
          </w:p>
        </w:tc>
        <w:tc>
          <w:tcPr>
            <w:tcW w:w="2595" w:type="pct"/>
            <w:hideMark/>
          </w:tcPr>
          <w:p w:rsidRPr="009C2E9F" w:rsidR="009C2E9F" w:rsidP="009C2E9F" w:rsidRDefault="009C2E9F" w14:paraId="49188E93" w14:textId="77777777">
            <w:r w:rsidRPr="009C2E9F">
              <w:t>System-generated upon Task creation. Not manually editable.</w:t>
            </w:r>
          </w:p>
        </w:tc>
      </w:tr>
      <w:tr w:rsidRPr="009C2E9F" w:rsidR="00C62A87" w:rsidTr="009C2E9F" w14:paraId="27A46F4C" w14:textId="77777777">
        <w:tc>
          <w:tcPr>
            <w:tcW w:w="975" w:type="pct"/>
            <w:hideMark/>
          </w:tcPr>
          <w:p w:rsidRPr="009C2E9F" w:rsidR="009C2E9F" w:rsidP="009C2E9F" w:rsidRDefault="009C2E9F" w14:paraId="1E0B5741" w14:textId="77777777">
            <w:r w:rsidRPr="009C2E9F">
              <w:t>Linked Case ID</w:t>
            </w:r>
          </w:p>
        </w:tc>
        <w:tc>
          <w:tcPr>
            <w:tcW w:w="693" w:type="pct"/>
            <w:hideMark/>
          </w:tcPr>
          <w:p w:rsidRPr="009C2E9F" w:rsidR="009C2E9F" w:rsidP="009C2E9F" w:rsidRDefault="009C2E9F" w14:paraId="341F1D8C" w14:textId="77777777">
            <w:r w:rsidRPr="009C2E9F">
              <w:t>System</w:t>
            </w:r>
          </w:p>
        </w:tc>
        <w:tc>
          <w:tcPr>
            <w:tcW w:w="737" w:type="pct"/>
            <w:hideMark/>
          </w:tcPr>
          <w:p w:rsidRPr="009C2E9F" w:rsidR="009C2E9F" w:rsidP="009C2E9F" w:rsidRDefault="009C2E9F" w14:paraId="28BD61E5" w14:textId="77777777">
            <w:r w:rsidRPr="009C2E9F">
              <w:t>Yes</w:t>
            </w:r>
          </w:p>
        </w:tc>
        <w:tc>
          <w:tcPr>
            <w:tcW w:w="2595" w:type="pct"/>
            <w:hideMark/>
          </w:tcPr>
          <w:p w:rsidRPr="009C2E9F" w:rsidR="009C2E9F" w:rsidP="009C2E9F" w:rsidRDefault="009C2E9F" w14:paraId="04616676" w14:textId="36F47575">
            <w:r w:rsidRPr="009C2E9F">
              <w:t>Auto populated from the Case the Task is created within.</w:t>
            </w:r>
          </w:p>
        </w:tc>
      </w:tr>
      <w:tr w:rsidRPr="009C2E9F" w:rsidR="00C62A87" w:rsidTr="009C2E9F" w14:paraId="1150EDC9" w14:textId="77777777">
        <w:tc>
          <w:tcPr>
            <w:tcW w:w="975" w:type="pct"/>
            <w:hideMark/>
          </w:tcPr>
          <w:p w:rsidRPr="009C2E9F" w:rsidR="009C2E9F" w:rsidP="009C2E9F" w:rsidRDefault="009C2E9F" w14:paraId="6A4E7373" w14:textId="77777777">
            <w:r w:rsidRPr="009C2E9F">
              <w:t>Task Title</w:t>
            </w:r>
          </w:p>
        </w:tc>
        <w:tc>
          <w:tcPr>
            <w:tcW w:w="693" w:type="pct"/>
            <w:hideMark/>
          </w:tcPr>
          <w:p w:rsidRPr="009C2E9F" w:rsidR="009C2E9F" w:rsidP="009C2E9F" w:rsidRDefault="009C2E9F" w14:paraId="5EAFEF7F" w14:textId="77777777">
            <w:r w:rsidRPr="009C2E9F">
              <w:t>Text</w:t>
            </w:r>
          </w:p>
        </w:tc>
        <w:tc>
          <w:tcPr>
            <w:tcW w:w="737" w:type="pct"/>
            <w:hideMark/>
          </w:tcPr>
          <w:p w:rsidRPr="009C2E9F" w:rsidR="009C2E9F" w:rsidP="009C2E9F" w:rsidRDefault="009C2E9F" w14:paraId="1E83CA7C" w14:textId="77777777">
            <w:r w:rsidRPr="009C2E9F">
              <w:t>Yes</w:t>
            </w:r>
          </w:p>
        </w:tc>
        <w:tc>
          <w:tcPr>
            <w:tcW w:w="2595" w:type="pct"/>
            <w:hideMark/>
          </w:tcPr>
          <w:p w:rsidRPr="009C2E9F" w:rsidR="009C2E9F" w:rsidP="009C2E9F" w:rsidRDefault="009C2E9F" w14:paraId="40FBA760" w14:textId="5B4ADD7F">
            <w:r w:rsidRPr="009C2E9F">
              <w:t>Free text</w:t>
            </w:r>
          </w:p>
        </w:tc>
      </w:tr>
      <w:tr w:rsidRPr="009C2E9F" w:rsidR="00C62A87" w:rsidTr="009C2E9F" w14:paraId="2D2A1FEC" w14:textId="77777777">
        <w:tc>
          <w:tcPr>
            <w:tcW w:w="975" w:type="pct"/>
            <w:hideMark/>
          </w:tcPr>
          <w:p w:rsidRPr="009C2E9F" w:rsidR="009C2E9F" w:rsidP="009C2E9F" w:rsidRDefault="009C2E9F" w14:paraId="68BEFEAD" w14:textId="77777777">
            <w:r w:rsidRPr="009C2E9F">
              <w:t>Task Description</w:t>
            </w:r>
          </w:p>
        </w:tc>
        <w:tc>
          <w:tcPr>
            <w:tcW w:w="693" w:type="pct"/>
            <w:hideMark/>
          </w:tcPr>
          <w:p w:rsidRPr="009C2E9F" w:rsidR="009C2E9F" w:rsidP="009C2E9F" w:rsidRDefault="009C2E9F" w14:paraId="023D17B5" w14:textId="77777777">
            <w:r w:rsidRPr="009C2E9F">
              <w:t>Text</w:t>
            </w:r>
          </w:p>
        </w:tc>
        <w:tc>
          <w:tcPr>
            <w:tcW w:w="737" w:type="pct"/>
            <w:hideMark/>
          </w:tcPr>
          <w:p w:rsidRPr="009C2E9F" w:rsidR="009C2E9F" w:rsidP="009C2E9F" w:rsidRDefault="009C2E9F" w14:paraId="7CC31A98" w14:textId="77777777">
            <w:r w:rsidRPr="009C2E9F">
              <w:t>No</w:t>
            </w:r>
          </w:p>
        </w:tc>
        <w:tc>
          <w:tcPr>
            <w:tcW w:w="2595" w:type="pct"/>
            <w:hideMark/>
          </w:tcPr>
          <w:p w:rsidRPr="009C2E9F" w:rsidR="009C2E9F" w:rsidP="009C2E9F" w:rsidRDefault="009C2E9F" w14:paraId="63E040FD" w14:textId="77777777">
            <w:r w:rsidRPr="009C2E9F">
              <w:t>Free text. Additional detail on the required action.</w:t>
            </w:r>
          </w:p>
        </w:tc>
      </w:tr>
      <w:tr w:rsidRPr="009C2E9F" w:rsidR="00C62A87" w:rsidTr="009C2E9F" w14:paraId="2AB4B2A7" w14:textId="77777777">
        <w:tc>
          <w:tcPr>
            <w:tcW w:w="975" w:type="pct"/>
            <w:hideMark/>
          </w:tcPr>
          <w:p w:rsidRPr="009C2E9F" w:rsidR="009C2E9F" w:rsidP="009C2E9F" w:rsidRDefault="009C2E9F" w14:paraId="44177DCC" w14:textId="77777777">
            <w:r w:rsidRPr="009C2E9F">
              <w:t>Assignee</w:t>
            </w:r>
          </w:p>
        </w:tc>
        <w:tc>
          <w:tcPr>
            <w:tcW w:w="693" w:type="pct"/>
            <w:hideMark/>
          </w:tcPr>
          <w:p w:rsidRPr="009C2E9F" w:rsidR="009C2E9F" w:rsidP="009C2E9F" w:rsidRDefault="009C2E9F" w14:paraId="5441C583" w14:textId="77777777">
            <w:r w:rsidRPr="009C2E9F">
              <w:t>Lookup</w:t>
            </w:r>
          </w:p>
        </w:tc>
        <w:tc>
          <w:tcPr>
            <w:tcW w:w="737" w:type="pct"/>
            <w:hideMark/>
          </w:tcPr>
          <w:p w:rsidRPr="009C2E9F" w:rsidR="009C2E9F" w:rsidP="009C2E9F" w:rsidRDefault="009C2E9F" w14:paraId="7A431A96" w14:textId="77777777">
            <w:r w:rsidRPr="009C2E9F">
              <w:t>Yes</w:t>
            </w:r>
          </w:p>
        </w:tc>
        <w:tc>
          <w:tcPr>
            <w:tcW w:w="2595" w:type="pct"/>
            <w:hideMark/>
          </w:tcPr>
          <w:p w:rsidRPr="009C2E9F" w:rsidR="009C2E9F" w:rsidP="009C2E9F" w:rsidRDefault="009C2E9F" w14:paraId="7B5FF130" w14:textId="77777777">
            <w:r w:rsidRPr="009C2E9F">
              <w:t>Selected from the CMS user directory. Any CMS-registered staff member may be assigned. See Section 3.</w:t>
            </w:r>
          </w:p>
        </w:tc>
      </w:tr>
      <w:tr w:rsidRPr="009C2E9F" w:rsidR="00C62A87" w:rsidTr="009C2E9F" w14:paraId="7D6CBCF3" w14:textId="77777777">
        <w:tc>
          <w:tcPr>
            <w:tcW w:w="975" w:type="pct"/>
            <w:hideMark/>
          </w:tcPr>
          <w:p w:rsidRPr="009C2E9F" w:rsidR="009C2E9F" w:rsidP="009C2E9F" w:rsidRDefault="009C2E9F" w14:paraId="71368004" w14:textId="77777777">
            <w:r w:rsidRPr="009C2E9F">
              <w:t>Priority</w:t>
            </w:r>
          </w:p>
        </w:tc>
        <w:tc>
          <w:tcPr>
            <w:tcW w:w="693" w:type="pct"/>
            <w:hideMark/>
          </w:tcPr>
          <w:p w:rsidRPr="009C2E9F" w:rsidR="009C2E9F" w:rsidP="009C2E9F" w:rsidRDefault="009C2E9F" w14:paraId="52DA0101" w14:textId="77777777">
            <w:r w:rsidRPr="009C2E9F">
              <w:t>Dropdown</w:t>
            </w:r>
          </w:p>
        </w:tc>
        <w:tc>
          <w:tcPr>
            <w:tcW w:w="737" w:type="pct"/>
            <w:hideMark/>
          </w:tcPr>
          <w:p w:rsidRPr="009C2E9F" w:rsidR="009C2E9F" w:rsidP="009C2E9F" w:rsidRDefault="009C2E9F" w14:paraId="10655E68" w14:textId="77777777">
            <w:r w:rsidRPr="009C2E9F">
              <w:t>No</w:t>
            </w:r>
          </w:p>
        </w:tc>
        <w:tc>
          <w:tcPr>
            <w:tcW w:w="2595" w:type="pct"/>
            <w:hideMark/>
          </w:tcPr>
          <w:p w:rsidRPr="009C2E9F" w:rsidR="009C2E9F" w:rsidP="009C2E9F" w:rsidRDefault="00A31B82" w14:paraId="1BE3637F" w14:textId="325BE3EC">
            <w:ins w:author="Shin Feng WONG" w:date="2026-06-06T03:43:00Z" w16du:dateUtc="2026-06-05T19:43:00Z" w:id="1135">
              <w:r>
                <w:rPr>
                  <w:rFonts w:hint="eastAsia"/>
                </w:rPr>
                <w:t>Normal, High; default to Normal</w:t>
              </w:r>
            </w:ins>
          </w:p>
        </w:tc>
      </w:tr>
      <w:tr w:rsidRPr="009C2E9F" w:rsidR="00C62A87" w:rsidTr="009C2E9F" w14:paraId="18FEAD72" w14:textId="77777777">
        <w:tc>
          <w:tcPr>
            <w:tcW w:w="975" w:type="pct"/>
            <w:hideMark/>
          </w:tcPr>
          <w:p w:rsidRPr="009C2E9F" w:rsidR="009C2E9F" w:rsidP="009C2E9F" w:rsidRDefault="009C2E9F" w14:paraId="4F99B0DC" w14:textId="77777777">
            <w:r w:rsidRPr="009C2E9F">
              <w:t>Due Date and Time</w:t>
            </w:r>
          </w:p>
        </w:tc>
        <w:tc>
          <w:tcPr>
            <w:tcW w:w="693" w:type="pct"/>
            <w:hideMark/>
          </w:tcPr>
          <w:p w:rsidRPr="009C2E9F" w:rsidR="009C2E9F" w:rsidP="009C2E9F" w:rsidRDefault="009C2E9F" w14:paraId="5622C80E" w14:textId="77777777">
            <w:r w:rsidRPr="009C2E9F">
              <w:t>Date/Time</w:t>
            </w:r>
          </w:p>
        </w:tc>
        <w:tc>
          <w:tcPr>
            <w:tcW w:w="737" w:type="pct"/>
            <w:hideMark/>
          </w:tcPr>
          <w:p w:rsidRPr="009C2E9F" w:rsidR="009C2E9F" w:rsidP="009C2E9F" w:rsidRDefault="009C2E9F" w14:paraId="0F619CA7" w14:textId="77777777">
            <w:r w:rsidRPr="009C2E9F">
              <w:t>No</w:t>
            </w:r>
          </w:p>
        </w:tc>
        <w:tc>
          <w:tcPr>
            <w:tcW w:w="2595" w:type="pct"/>
            <w:hideMark/>
          </w:tcPr>
          <w:p w:rsidRPr="009C2E9F" w:rsidR="009C2E9F" w:rsidP="009C2E9F" w:rsidRDefault="009C2E9F" w14:paraId="2EC364CC" w14:textId="622042BA">
            <w:r w:rsidRPr="009C2E9F">
              <w:t>Optional target completion date and time</w:t>
            </w:r>
          </w:p>
        </w:tc>
      </w:tr>
      <w:tr w:rsidRPr="009C2E9F" w:rsidR="000C0D5D" w:rsidTr="009C2E9F" w14:paraId="5E3AD988" w14:textId="77777777">
        <w:trPr>
          <w:ins w:author="Shin Feng WONG" w:date="2026-06-06T03:49:00Z" w:id="1136"/>
        </w:trPr>
        <w:tc>
          <w:tcPr>
            <w:tcW w:w="975" w:type="pct"/>
          </w:tcPr>
          <w:p w:rsidRPr="009C2E9F" w:rsidR="000C0D5D" w:rsidP="009C2E9F" w:rsidRDefault="000C0D5D" w14:paraId="6D063B57" w14:textId="20B67B8E">
            <w:pPr>
              <w:rPr>
                <w:ins w:author="Shin Feng WONG" w:date="2026-06-06T03:49:00Z" w16du:dateUtc="2026-06-05T19:49:00Z" w:id="1137"/>
              </w:rPr>
            </w:pPr>
            <w:ins w:author="Shin Feng WONG" w:date="2026-06-06T03:49:00Z" w16du:dateUtc="2026-06-05T19:49:00Z" w:id="1138">
              <w:r>
                <w:rPr>
                  <w:rFonts w:hint="eastAsia"/>
                </w:rPr>
                <w:t>Checklist</w:t>
              </w:r>
            </w:ins>
          </w:p>
        </w:tc>
        <w:tc>
          <w:tcPr>
            <w:tcW w:w="693" w:type="pct"/>
          </w:tcPr>
          <w:p w:rsidRPr="009C2E9F" w:rsidR="000C0D5D" w:rsidP="009C2E9F" w:rsidRDefault="000C0D5D" w14:paraId="231F5BE1" w14:textId="4BDF4AD4">
            <w:pPr>
              <w:rPr>
                <w:ins w:author="Shin Feng WONG" w:date="2026-06-06T03:49:00Z" w16du:dateUtc="2026-06-05T19:49:00Z" w:id="1139"/>
              </w:rPr>
            </w:pPr>
            <w:ins w:author="Shin Feng WONG" w:date="2026-06-06T03:49:00Z" w16du:dateUtc="2026-06-05T19:49:00Z" w:id="1140">
              <w:r>
                <w:rPr>
                  <w:rFonts w:hint="eastAsia"/>
                </w:rPr>
                <w:t>Text</w:t>
              </w:r>
            </w:ins>
          </w:p>
        </w:tc>
        <w:tc>
          <w:tcPr>
            <w:tcW w:w="737" w:type="pct"/>
          </w:tcPr>
          <w:p w:rsidRPr="009C2E9F" w:rsidR="000C0D5D" w:rsidP="009C2E9F" w:rsidRDefault="000C0D5D" w14:paraId="051484DC" w14:textId="3545D327">
            <w:pPr>
              <w:rPr>
                <w:ins w:author="Shin Feng WONG" w:date="2026-06-06T03:49:00Z" w16du:dateUtc="2026-06-05T19:49:00Z" w:id="1141"/>
              </w:rPr>
            </w:pPr>
            <w:ins w:author="Shin Feng WONG" w:date="2026-06-06T03:51:00Z" w16du:dateUtc="2026-06-05T19:51:00Z" w:id="1142">
              <w:r>
                <w:rPr>
                  <w:rFonts w:hint="eastAsia"/>
                </w:rPr>
                <w:t>No</w:t>
              </w:r>
            </w:ins>
          </w:p>
        </w:tc>
        <w:tc>
          <w:tcPr>
            <w:tcW w:w="2595" w:type="pct"/>
          </w:tcPr>
          <w:p w:rsidR="000C0D5D" w:rsidP="009C2E9F" w:rsidRDefault="000C0D5D" w14:paraId="57D8E798" w14:textId="77777777">
            <w:pPr>
              <w:rPr>
                <w:ins w:author="Shin Feng WONG" w:date="2026-06-06T03:50:00Z" w16du:dateUtc="2026-06-05T19:50:00Z" w:id="1143"/>
              </w:rPr>
            </w:pPr>
            <w:ins w:author="Shin Feng WONG" w:date="2026-06-06T03:49:00Z" w16du:dateUtc="2026-06-05T19:49:00Z" w:id="1144">
              <w:r>
                <w:rPr>
                  <w:rFonts w:hint="eastAsia"/>
                </w:rPr>
                <w:t xml:space="preserve">One or more </w:t>
              </w:r>
            </w:ins>
            <w:ins w:author="Shin Feng WONG" w:date="2026-06-06T03:50:00Z" w16du:dateUtc="2026-06-05T19:50:00Z" w:id="1145">
              <w:r>
                <w:rPr>
                  <w:rFonts w:hint="eastAsia"/>
                </w:rPr>
                <w:t xml:space="preserve">items defined by Controller at creation or editing. All items must be ticked before </w:t>
              </w:r>
              <w:r>
                <w:t>the</w:t>
              </w:r>
              <w:r>
                <w:rPr>
                  <w:rFonts w:hint="eastAsia"/>
                </w:rPr>
                <w:t xml:space="preserve"> Assignee can mark the Task as complete.</w:t>
              </w:r>
            </w:ins>
          </w:p>
          <w:p w:rsidRPr="009C2E9F" w:rsidR="000C0D5D" w:rsidP="009C2E9F" w:rsidRDefault="000C0D5D" w14:paraId="7F398F49" w14:textId="3AC1B918">
            <w:pPr>
              <w:rPr>
                <w:ins w:author="Shin Feng WONG" w:date="2026-06-06T03:49:00Z" w16du:dateUtc="2026-06-05T19:49:00Z" w:id="1146"/>
              </w:rPr>
            </w:pPr>
            <w:ins w:author="Shin Feng WONG" w:date="2026-06-06T03:50:00Z" w16du:dateUtc="2026-06-05T19:50:00Z" w:id="1147">
              <w:r>
                <w:rPr>
                  <w:rFonts w:hint="eastAsia"/>
                </w:rPr>
                <w:t>When no checklist is defined, the Assignee may mark complete freely.</w:t>
              </w:r>
            </w:ins>
          </w:p>
        </w:tc>
      </w:tr>
      <w:tr w:rsidRPr="009C2E9F" w:rsidR="00A31B82" w:rsidTr="009C2E9F" w14:paraId="61C1A8D0" w14:textId="77777777">
        <w:trPr>
          <w:ins w:author="Shin Feng WONG" w:date="2026-06-06T03:40:00Z" w:id="1148"/>
        </w:trPr>
        <w:tc>
          <w:tcPr>
            <w:tcW w:w="975" w:type="pct"/>
          </w:tcPr>
          <w:p w:rsidRPr="009C2E9F" w:rsidR="00A31B82" w:rsidP="009C2E9F" w:rsidRDefault="00A31B82" w14:paraId="7ABB1CAA" w14:textId="115583A9">
            <w:pPr>
              <w:rPr>
                <w:ins w:author="Shin Feng WONG" w:date="2026-06-06T03:40:00Z" w16du:dateUtc="2026-06-05T19:40:00Z" w:id="1149"/>
              </w:rPr>
            </w:pPr>
            <w:ins w:author="Shin Feng WONG" w:date="2026-06-06T03:40:00Z" w16du:dateUtc="2026-06-05T19:40:00Z" w:id="1150">
              <w:r>
                <w:rPr>
                  <w:rFonts w:hint="eastAsia"/>
                </w:rPr>
                <w:t>Recurrence Schedule</w:t>
              </w:r>
            </w:ins>
          </w:p>
        </w:tc>
        <w:tc>
          <w:tcPr>
            <w:tcW w:w="693" w:type="pct"/>
          </w:tcPr>
          <w:p w:rsidRPr="009C2E9F" w:rsidR="00A31B82" w:rsidP="009C2E9F" w:rsidRDefault="00A31B82" w14:paraId="7747940D" w14:textId="7697A153">
            <w:pPr>
              <w:rPr>
                <w:ins w:author="Shin Feng WONG" w:date="2026-06-06T03:40:00Z" w16du:dateUtc="2026-06-05T19:40:00Z" w:id="1151"/>
              </w:rPr>
            </w:pPr>
            <w:ins w:author="Shin Feng WONG" w:date="2026-06-06T03:40:00Z" w16du:dateUtc="2026-06-05T19:40:00Z" w:id="1152">
              <w:r>
                <w:rPr>
                  <w:rFonts w:hint="eastAsia"/>
                </w:rPr>
                <w:t>Date/Time</w:t>
              </w:r>
            </w:ins>
          </w:p>
        </w:tc>
        <w:tc>
          <w:tcPr>
            <w:tcW w:w="737" w:type="pct"/>
          </w:tcPr>
          <w:p w:rsidRPr="009C2E9F" w:rsidR="00A31B82" w:rsidP="009C2E9F" w:rsidRDefault="00A31B82" w14:paraId="10079EF3" w14:textId="194560F4">
            <w:pPr>
              <w:rPr>
                <w:ins w:author="Shin Feng WONG" w:date="2026-06-06T03:40:00Z" w16du:dateUtc="2026-06-05T19:40:00Z" w:id="1153"/>
              </w:rPr>
            </w:pPr>
            <w:ins w:author="Shin Feng WONG" w:date="2026-06-06T03:40:00Z" w16du:dateUtc="2026-06-05T19:40:00Z" w:id="1154">
              <w:r>
                <w:rPr>
                  <w:rFonts w:hint="eastAsia"/>
                </w:rPr>
                <w:t>No</w:t>
              </w:r>
            </w:ins>
          </w:p>
        </w:tc>
        <w:tc>
          <w:tcPr>
            <w:tcW w:w="2595" w:type="pct"/>
          </w:tcPr>
          <w:p w:rsidRPr="009C2E9F" w:rsidR="00A31B82" w:rsidP="009C2E9F" w:rsidRDefault="00A31B82" w14:paraId="0F699D3B" w14:textId="7ADAFBF6">
            <w:pPr>
              <w:rPr>
                <w:ins w:author="Shin Feng WONG" w:date="2026-06-06T03:40:00Z" w16du:dateUtc="2026-06-05T19:40:00Z" w:id="1155"/>
              </w:rPr>
            </w:pPr>
            <w:ins w:author="Shin Feng WONG" w:date="2026-06-06T03:40:00Z" w16du:dateUtc="2026-06-05T19:40:00Z" w:id="1156">
              <w:r>
                <w:rPr>
                  <w:rFonts w:hint="eastAsia"/>
                </w:rPr>
                <w:t xml:space="preserve">Set </w:t>
              </w:r>
            </w:ins>
            <w:ins w:author="Shin Feng WONG" w:date="2026-06-06T03:41:00Z" w16du:dateUtc="2026-06-05T19:41:00Z" w:id="1157">
              <w:r>
                <w:rPr>
                  <w:rFonts w:hint="eastAsia"/>
                </w:rPr>
                <w:t>repeat creation of commonly scheduled tasks, and assigned to same Assignees or group of Assignees</w:t>
              </w:r>
            </w:ins>
          </w:p>
        </w:tc>
      </w:tr>
      <w:tr w:rsidRPr="009C2E9F" w:rsidR="00A31B82" w:rsidTr="009C2E9F" w14:paraId="322CB818" w14:textId="77777777">
        <w:trPr>
          <w:ins w:author="Shin Feng WONG" w:date="2026-06-06T03:41:00Z" w:id="1158"/>
        </w:trPr>
        <w:tc>
          <w:tcPr>
            <w:tcW w:w="975" w:type="pct"/>
          </w:tcPr>
          <w:p w:rsidRPr="009C2E9F" w:rsidR="00A31B82" w:rsidP="009C2E9F" w:rsidRDefault="00A31B82" w14:paraId="3181F1BC" w14:textId="5D51EFD8">
            <w:pPr>
              <w:rPr>
                <w:ins w:author="Shin Feng WONG" w:date="2026-06-06T03:41:00Z" w16du:dateUtc="2026-06-05T19:41:00Z" w:id="1159"/>
              </w:rPr>
            </w:pPr>
            <w:ins w:author="Shin Feng WONG" w:date="2026-06-06T03:41:00Z" w16du:dateUtc="2026-06-05T19:41:00Z" w:id="1160">
              <w:r>
                <w:rPr>
                  <w:rFonts w:hint="eastAsia"/>
                </w:rPr>
                <w:t>Task C</w:t>
              </w:r>
            </w:ins>
            <w:ins w:author="Shin Feng WONG" w:date="2026-06-06T03:42:00Z" w16du:dateUtc="2026-06-05T19:42:00Z" w:id="1161">
              <w:r>
                <w:rPr>
                  <w:rFonts w:hint="eastAsia"/>
                </w:rPr>
                <w:t>omments</w:t>
              </w:r>
            </w:ins>
          </w:p>
        </w:tc>
        <w:tc>
          <w:tcPr>
            <w:tcW w:w="693" w:type="pct"/>
          </w:tcPr>
          <w:p w:rsidRPr="009C2E9F" w:rsidR="00A31B82" w:rsidP="009C2E9F" w:rsidRDefault="00A31B82" w14:paraId="6123832D" w14:textId="2B08DC57">
            <w:pPr>
              <w:rPr>
                <w:ins w:author="Shin Feng WONG" w:date="2026-06-06T03:41:00Z" w16du:dateUtc="2026-06-05T19:41:00Z" w:id="1162"/>
              </w:rPr>
            </w:pPr>
            <w:ins w:author="Shin Feng WONG" w:date="2026-06-06T03:42:00Z" w16du:dateUtc="2026-06-05T19:42:00Z" w:id="1163">
              <w:r>
                <w:rPr>
                  <w:rFonts w:hint="eastAsia"/>
                </w:rPr>
                <w:t>Text</w:t>
              </w:r>
            </w:ins>
          </w:p>
        </w:tc>
        <w:tc>
          <w:tcPr>
            <w:tcW w:w="737" w:type="pct"/>
          </w:tcPr>
          <w:p w:rsidRPr="009C2E9F" w:rsidR="00A31B82" w:rsidP="009C2E9F" w:rsidRDefault="00A31B82" w14:paraId="2A6C32EF" w14:textId="141EE010">
            <w:pPr>
              <w:rPr>
                <w:ins w:author="Shin Feng WONG" w:date="2026-06-06T03:41:00Z" w16du:dateUtc="2026-06-05T19:41:00Z" w:id="1164"/>
              </w:rPr>
            </w:pPr>
            <w:ins w:author="Shin Feng WONG" w:date="2026-06-06T03:42:00Z" w16du:dateUtc="2026-06-05T19:42:00Z" w:id="1165">
              <w:r>
                <w:rPr>
                  <w:rFonts w:hint="eastAsia"/>
                </w:rPr>
                <w:t>No</w:t>
              </w:r>
            </w:ins>
          </w:p>
        </w:tc>
        <w:tc>
          <w:tcPr>
            <w:tcW w:w="2595" w:type="pct"/>
          </w:tcPr>
          <w:p w:rsidRPr="009C2E9F" w:rsidR="00A31B82" w:rsidP="009C2E9F" w:rsidRDefault="00A31B82" w14:paraId="13EACFA5" w14:textId="5B751F3C">
            <w:pPr>
              <w:rPr>
                <w:ins w:author="Shin Feng WONG" w:date="2026-06-06T03:41:00Z" w16du:dateUtc="2026-06-05T19:41:00Z" w:id="1166"/>
              </w:rPr>
            </w:pPr>
            <w:ins w:author="Shin Feng WONG" w:date="2026-06-06T03:42:00Z" w16du:dateUtc="2026-06-05T19:42:00Z" w:id="1167">
              <w:r>
                <w:rPr>
                  <w:rFonts w:hint="eastAsia"/>
                </w:rPr>
                <w:t xml:space="preserve">Comments </w:t>
              </w:r>
            </w:ins>
            <w:ins w:author="Shin Feng WONG" w:date="2026-06-06T03:43:00Z" w16du:dateUtc="2026-06-05T19:43:00Z" w:id="1168">
              <w:r>
                <w:rPr>
                  <w:rFonts w:hint="eastAsia"/>
                </w:rPr>
                <w:t>section by Responder or Controller for the Task</w:t>
              </w:r>
            </w:ins>
          </w:p>
        </w:tc>
      </w:tr>
      <w:tr w:rsidRPr="009C2E9F" w:rsidR="00A31B82" w:rsidTr="009C2E9F" w14:paraId="2DAA839F" w14:textId="77777777">
        <w:trPr>
          <w:ins w:author="Shin Feng WONG" w:date="2026-06-06T03:42:00Z" w:id="1169"/>
        </w:trPr>
        <w:tc>
          <w:tcPr>
            <w:tcW w:w="975" w:type="pct"/>
          </w:tcPr>
          <w:p w:rsidRPr="009C2E9F" w:rsidR="00A31B82" w:rsidP="009C2E9F" w:rsidRDefault="00A31B82" w14:paraId="1FF8CF9F" w14:textId="7C497E61">
            <w:pPr>
              <w:rPr>
                <w:ins w:author="Shin Feng WONG" w:date="2026-06-06T03:42:00Z" w16du:dateUtc="2026-06-05T19:42:00Z" w:id="1170"/>
              </w:rPr>
            </w:pPr>
            <w:ins w:author="Shin Feng WONG" w:date="2026-06-06T03:42:00Z" w16du:dateUtc="2026-06-05T19:42:00Z" w:id="1171">
              <w:r>
                <w:rPr>
                  <w:rFonts w:hint="eastAsia"/>
                </w:rPr>
                <w:t>Task Close Reason</w:t>
              </w:r>
            </w:ins>
          </w:p>
        </w:tc>
        <w:tc>
          <w:tcPr>
            <w:tcW w:w="693" w:type="pct"/>
          </w:tcPr>
          <w:p w:rsidRPr="009C2E9F" w:rsidR="00A31B82" w:rsidP="009C2E9F" w:rsidRDefault="00A31B82" w14:paraId="2741D0B8" w14:textId="4811B1AF">
            <w:pPr>
              <w:rPr>
                <w:ins w:author="Shin Feng WONG" w:date="2026-06-06T03:42:00Z" w16du:dateUtc="2026-06-05T19:42:00Z" w:id="1172"/>
              </w:rPr>
            </w:pPr>
            <w:ins w:author="Shin Feng WONG" w:date="2026-06-06T03:42:00Z" w16du:dateUtc="2026-06-05T19:42:00Z" w:id="1173">
              <w:r>
                <w:rPr>
                  <w:rFonts w:hint="eastAsia"/>
                </w:rPr>
                <w:t>Text</w:t>
              </w:r>
            </w:ins>
          </w:p>
        </w:tc>
        <w:tc>
          <w:tcPr>
            <w:tcW w:w="737" w:type="pct"/>
          </w:tcPr>
          <w:p w:rsidRPr="009C2E9F" w:rsidR="00A31B82" w:rsidP="009C2E9F" w:rsidRDefault="000C0D5D" w14:paraId="22F0E109" w14:textId="41221DC8">
            <w:pPr>
              <w:rPr>
                <w:ins w:author="Shin Feng WONG" w:date="2026-06-06T03:42:00Z" w16du:dateUtc="2026-06-05T19:42:00Z" w:id="1174"/>
              </w:rPr>
            </w:pPr>
            <w:ins w:author="Shin Feng WONG" w:date="2026-06-06T03:44:00Z" w16du:dateUtc="2026-06-05T19:44:00Z" w:id="1175">
              <w:r>
                <w:rPr>
                  <w:rFonts w:hint="eastAsia"/>
                </w:rPr>
                <w:t>Conditional</w:t>
              </w:r>
            </w:ins>
          </w:p>
        </w:tc>
        <w:tc>
          <w:tcPr>
            <w:tcW w:w="2595" w:type="pct"/>
          </w:tcPr>
          <w:p w:rsidRPr="009C2E9F" w:rsidR="00A31B82" w:rsidP="009C2E9F" w:rsidRDefault="00A31B82" w14:paraId="0DF5E6F8" w14:textId="36B1CC30">
            <w:pPr>
              <w:rPr>
                <w:ins w:author="Shin Feng WONG" w:date="2026-06-06T03:42:00Z" w16du:dateUtc="2026-06-05T19:42:00Z" w:id="1176"/>
              </w:rPr>
            </w:pPr>
            <w:ins w:author="Shin Feng WONG" w:date="2026-06-06T03:42:00Z" w16du:dateUtc="2026-06-05T19:42:00Z" w:id="1177">
              <w:r>
                <w:rPr>
                  <w:rFonts w:hint="eastAsia"/>
                </w:rPr>
                <w:t>For input by Controller</w:t>
              </w:r>
            </w:ins>
            <w:ins w:author="Shin Feng WONG" w:date="2026-06-06T03:43:00Z" w16du:dateUtc="2026-06-05T19:43:00Z" w:id="1178">
              <w:r>
                <w:rPr>
                  <w:rFonts w:hint="eastAsia"/>
                </w:rPr>
                <w:t xml:space="preserve">. </w:t>
              </w:r>
            </w:ins>
            <w:ins w:author="Shin Feng WONG" w:date="2026-06-06T03:42:00Z" w16du:dateUtc="2026-06-05T19:42:00Z" w:id="1179">
              <w:r>
                <w:rPr>
                  <w:rFonts w:hint="eastAsia"/>
                </w:rPr>
                <w:t xml:space="preserve">Mandatory if </w:t>
              </w:r>
              <w:r>
                <w:t>closing</w:t>
              </w:r>
              <w:r>
                <w:rPr>
                  <w:rFonts w:hint="eastAsia"/>
                </w:rPr>
                <w:t xml:space="preserve"> task before task is complete; non-mandatory if Task has been completed</w:t>
              </w:r>
            </w:ins>
          </w:p>
        </w:tc>
      </w:tr>
      <w:tr w:rsidRPr="009C2E9F" w:rsidR="00C62A87" w:rsidTr="009C2E9F" w14:paraId="423662DC" w14:textId="77777777">
        <w:tc>
          <w:tcPr>
            <w:tcW w:w="975" w:type="pct"/>
            <w:hideMark/>
          </w:tcPr>
          <w:p w:rsidRPr="009C2E9F" w:rsidR="009C2E9F" w:rsidP="009C2E9F" w:rsidRDefault="009C2E9F" w14:paraId="7D509EE4" w14:textId="77777777">
            <w:r w:rsidRPr="009C2E9F">
              <w:t>Attachments</w:t>
            </w:r>
          </w:p>
        </w:tc>
        <w:tc>
          <w:tcPr>
            <w:tcW w:w="693" w:type="pct"/>
            <w:hideMark/>
          </w:tcPr>
          <w:p w:rsidRPr="009C2E9F" w:rsidR="009C2E9F" w:rsidP="009C2E9F" w:rsidRDefault="009C2E9F" w14:paraId="18EC7EAD" w14:textId="77777777">
            <w:r w:rsidRPr="009C2E9F">
              <w:t>File upload</w:t>
            </w:r>
          </w:p>
        </w:tc>
        <w:tc>
          <w:tcPr>
            <w:tcW w:w="737" w:type="pct"/>
            <w:hideMark/>
          </w:tcPr>
          <w:p w:rsidRPr="009C2E9F" w:rsidR="009C2E9F" w:rsidP="009C2E9F" w:rsidRDefault="009C2E9F" w14:paraId="43C4716A" w14:textId="77777777">
            <w:r w:rsidRPr="009C2E9F">
              <w:t>No</w:t>
            </w:r>
          </w:p>
        </w:tc>
        <w:tc>
          <w:tcPr>
            <w:tcW w:w="2595" w:type="pct"/>
            <w:hideMark/>
          </w:tcPr>
          <w:p w:rsidRPr="009C2E9F" w:rsidR="009C2E9F" w:rsidP="009C2E9F" w:rsidRDefault="009C2E9F" w14:paraId="623FBCAF" w14:textId="0AACC180">
            <w:r w:rsidRPr="009C2E9F">
              <w:t>Supporting documents or images relevant to the Task</w:t>
            </w:r>
          </w:p>
        </w:tc>
      </w:tr>
      <w:tr w:rsidRPr="009C2E9F" w:rsidR="00C62A87" w:rsidTr="009C2E9F" w14:paraId="5E3027D5" w14:textId="77777777">
        <w:tc>
          <w:tcPr>
            <w:tcW w:w="975" w:type="pct"/>
            <w:hideMark/>
          </w:tcPr>
          <w:p w:rsidRPr="009C2E9F" w:rsidR="009C2E9F" w:rsidP="009C2E9F" w:rsidRDefault="009C2E9F" w14:paraId="3B7B713B" w14:textId="77777777">
            <w:r w:rsidRPr="009C2E9F">
              <w:t>Created By</w:t>
            </w:r>
          </w:p>
        </w:tc>
        <w:tc>
          <w:tcPr>
            <w:tcW w:w="693" w:type="pct"/>
            <w:hideMark/>
          </w:tcPr>
          <w:p w:rsidRPr="009C2E9F" w:rsidR="009C2E9F" w:rsidP="009C2E9F" w:rsidRDefault="009C2E9F" w14:paraId="09B3C013" w14:textId="77777777">
            <w:r w:rsidRPr="009C2E9F">
              <w:t>System</w:t>
            </w:r>
          </w:p>
        </w:tc>
        <w:tc>
          <w:tcPr>
            <w:tcW w:w="737" w:type="pct"/>
            <w:hideMark/>
          </w:tcPr>
          <w:p w:rsidRPr="009C2E9F" w:rsidR="009C2E9F" w:rsidP="009C2E9F" w:rsidRDefault="009C2E9F" w14:paraId="4FDC51FF" w14:textId="77777777">
            <w:r w:rsidRPr="009C2E9F">
              <w:t>Yes</w:t>
            </w:r>
          </w:p>
        </w:tc>
        <w:tc>
          <w:tcPr>
            <w:tcW w:w="2595" w:type="pct"/>
            <w:hideMark/>
          </w:tcPr>
          <w:p w:rsidRPr="009C2E9F" w:rsidR="009C2E9F" w:rsidP="009C2E9F" w:rsidRDefault="009C2E9F" w14:paraId="52428D36" w14:textId="77777777">
            <w:r w:rsidRPr="009C2E9F">
              <w:t>Auto-populated from the creating user's account.</w:t>
            </w:r>
          </w:p>
        </w:tc>
      </w:tr>
      <w:tr w:rsidRPr="009C2E9F" w:rsidR="00C62A87" w:rsidTr="009C2E9F" w14:paraId="7638DD60" w14:textId="77777777">
        <w:tc>
          <w:tcPr>
            <w:tcW w:w="975" w:type="pct"/>
            <w:hideMark/>
          </w:tcPr>
          <w:p w:rsidRPr="009C2E9F" w:rsidR="009C2E9F" w:rsidP="009C2E9F" w:rsidRDefault="009C2E9F" w14:paraId="787500B3" w14:textId="77777777">
            <w:r w:rsidRPr="009C2E9F">
              <w:t>Created Date and Time</w:t>
            </w:r>
          </w:p>
        </w:tc>
        <w:tc>
          <w:tcPr>
            <w:tcW w:w="693" w:type="pct"/>
            <w:hideMark/>
          </w:tcPr>
          <w:p w:rsidRPr="009C2E9F" w:rsidR="009C2E9F" w:rsidP="009C2E9F" w:rsidRDefault="009C2E9F" w14:paraId="3BA8C991" w14:textId="77777777">
            <w:r w:rsidRPr="009C2E9F">
              <w:t>System</w:t>
            </w:r>
          </w:p>
        </w:tc>
        <w:tc>
          <w:tcPr>
            <w:tcW w:w="737" w:type="pct"/>
            <w:hideMark/>
          </w:tcPr>
          <w:p w:rsidRPr="009C2E9F" w:rsidR="009C2E9F" w:rsidP="009C2E9F" w:rsidRDefault="009C2E9F" w14:paraId="554980F0" w14:textId="77777777">
            <w:r w:rsidRPr="009C2E9F">
              <w:t>Yes</w:t>
            </w:r>
          </w:p>
        </w:tc>
        <w:tc>
          <w:tcPr>
            <w:tcW w:w="2595" w:type="pct"/>
            <w:hideMark/>
          </w:tcPr>
          <w:p w:rsidRPr="009C2E9F" w:rsidR="009C2E9F" w:rsidP="009C2E9F" w:rsidRDefault="009C2E9F" w14:paraId="7FE4590A" w14:textId="77777777">
            <w:r w:rsidRPr="009C2E9F">
              <w:t>Auto-populated at point of creation.</w:t>
            </w:r>
          </w:p>
        </w:tc>
      </w:tr>
    </w:tbl>
    <w:p w:rsidRPr="00323C34" w:rsidR="00E214E2" w:rsidP="00E214E2" w:rsidRDefault="00E214E2" w14:paraId="21479843" w14:textId="39CCB177">
      <w:pPr>
        <w:pStyle w:val="Heading2"/>
      </w:pPr>
      <w:bookmarkStart w:name="_Toc231625451" w:id="1180"/>
      <w:r w:rsidRPr="00323C34">
        <w:rPr>
          <w:rFonts w:hint="eastAsia"/>
        </w:rPr>
        <w:t>Task Assignment and Notifications</w:t>
      </w:r>
      <w:bookmarkEnd w:id="1180"/>
    </w:p>
    <w:p w:rsidR="00C214D5" w:rsidP="00226503" w:rsidRDefault="00984DF6" w14:paraId="06316BCD" w14:textId="77777777">
      <w:pPr>
        <w:pStyle w:val="ListParagraph"/>
        <w:numPr>
          <w:ilvl w:val="0"/>
          <w:numId w:val="32"/>
        </w:numPr>
      </w:pPr>
      <w:r w:rsidRPr="00323C34">
        <w:t>The system shall dispatch a notification to the assignee upon Task creation.</w:t>
      </w:r>
    </w:p>
    <w:p w:rsidR="00C214D5" w:rsidP="00226503" w:rsidRDefault="00984DF6" w14:paraId="57A09D21" w14:textId="77777777">
      <w:pPr>
        <w:pStyle w:val="ListParagraph"/>
        <w:numPr>
          <w:ilvl w:val="0"/>
          <w:numId w:val="32"/>
        </w:numPr>
      </w:pPr>
      <w:r w:rsidRPr="00323C34">
        <w:t xml:space="preserve">Where a Task is subsequently reassigned, the new assignee shall receive a </w:t>
      </w:r>
      <w:commentRangeStart w:id="1181"/>
      <w:r w:rsidRPr="00323C34" w:rsidR="005035EB">
        <w:t>notification</w:t>
      </w:r>
      <w:commentRangeEnd w:id="1181"/>
      <w:r w:rsidRPr="00323C34" w:rsidR="00292DA4">
        <w:rPr>
          <w:rStyle w:val="CommentReference"/>
          <w:sz w:val="22"/>
          <w:szCs w:val="24"/>
        </w:rPr>
        <w:commentReference w:id="1181"/>
      </w:r>
      <w:r w:rsidRPr="00323C34" w:rsidR="005035EB">
        <w:t>,</w:t>
      </w:r>
      <w:r w:rsidRPr="00323C34">
        <w:t xml:space="preserve"> and the Task status shall update to Re-Assigned.</w:t>
      </w:r>
    </w:p>
    <w:p w:rsidR="00C214D5" w:rsidP="00226503" w:rsidRDefault="00984DF6" w14:paraId="397CB27C" w14:textId="77777777">
      <w:pPr>
        <w:pStyle w:val="ListParagraph"/>
        <w:numPr>
          <w:ilvl w:val="0"/>
          <w:numId w:val="32"/>
        </w:numPr>
      </w:pPr>
      <w:r w:rsidRPr="00323C34">
        <w:t>Tasks may be assigned to any SDC staff with a CMS account, including but not limited to Rangers and Zone Managers.</w:t>
      </w:r>
    </w:p>
    <w:p w:rsidR="00C214D5" w:rsidP="00226503" w:rsidRDefault="00EF4DF7" w14:paraId="788E8EC8" w14:textId="77777777">
      <w:pPr>
        <w:pStyle w:val="ListParagraph"/>
        <w:numPr>
          <w:ilvl w:val="0"/>
          <w:numId w:val="32"/>
        </w:numPr>
      </w:pPr>
      <w:r w:rsidRPr="00323C34">
        <w:t>The assignee shall update the Task status to reflect completion and may close a Task directly upon completion.</w:t>
      </w:r>
    </w:p>
    <w:p w:rsidRPr="00323C34" w:rsidR="00984DF6" w:rsidP="00226503" w:rsidRDefault="00EF4DF7" w14:paraId="09741108" w14:textId="35112F32">
      <w:pPr>
        <w:pStyle w:val="ListParagraph"/>
        <w:numPr>
          <w:ilvl w:val="0"/>
          <w:numId w:val="32"/>
        </w:numPr>
      </w:pPr>
      <w:r w:rsidRPr="00323C34">
        <w:t>No Controller verification step is required for Task closure.</w:t>
      </w:r>
    </w:p>
    <w:p w:rsidR="006A6C99" w:rsidP="00581DA0" w:rsidRDefault="00581DA0" w14:paraId="334C8693" w14:textId="7C22C38A">
      <w:pPr>
        <w:pStyle w:val="Heading2"/>
      </w:pPr>
      <w:bookmarkStart w:name="_Toc231625452" w:id="1182"/>
      <w:r>
        <w:rPr>
          <w:rFonts w:hint="eastAsia"/>
        </w:rPr>
        <w:t>Task Process</w:t>
      </w:r>
      <w:bookmarkEnd w:id="1182"/>
    </w:p>
    <w:p w:rsidR="00581DA0" w:rsidP="00581DA0" w:rsidRDefault="00581DA0" w14:paraId="4FEEEEB8" w14:textId="6BE7EBDE">
      <w:pPr>
        <w:pStyle w:val="Heading3"/>
      </w:pPr>
      <w:bookmarkStart w:name="_Toc231625453" w:id="1183"/>
      <w:r>
        <w:rPr>
          <w:rFonts w:hint="eastAsia"/>
        </w:rPr>
        <w:t>Requirements</w:t>
      </w:r>
      <w:bookmarkEnd w:id="1183"/>
    </w:p>
    <w:p w:rsidR="0059165A" w:rsidP="00226503" w:rsidRDefault="0059165A" w14:paraId="3B6C1189" w14:textId="01447160">
      <w:pPr>
        <w:pStyle w:val="ListParagraph"/>
        <w:numPr>
          <w:ilvl w:val="0"/>
          <w:numId w:val="33"/>
        </w:numPr>
      </w:pPr>
      <w:r>
        <w:rPr>
          <w:rFonts w:hint="eastAsia"/>
        </w:rPr>
        <w:t>Status transitions per role are defined in the Roles and Permission Matrix, Section</w:t>
      </w:r>
      <w:r w:rsidR="00A0075A">
        <w:rPr>
          <w:rFonts w:hint="eastAsia"/>
        </w:rPr>
        <w:t xml:space="preserve"> </w:t>
      </w:r>
      <w:r>
        <w:rPr>
          <w:rFonts w:hint="eastAsia"/>
        </w:rPr>
        <w:t>3</w:t>
      </w:r>
      <w:r w:rsidR="00A0075A">
        <w:rPr>
          <w:rFonts w:hint="eastAsia"/>
        </w:rPr>
        <w:t>.4.2</w:t>
      </w:r>
    </w:p>
    <w:p w:rsidR="00A0075A" w:rsidP="00226503" w:rsidRDefault="00581DA0" w14:paraId="16B14F7D" w14:textId="77777777">
      <w:pPr>
        <w:pStyle w:val="ListParagraph"/>
        <w:numPr>
          <w:ilvl w:val="0"/>
          <w:numId w:val="33"/>
        </w:numPr>
      </w:pPr>
      <w:r w:rsidRPr="00323C34">
        <w:t>The Controller retains visibility of all Task statuses within the linked Case.</w:t>
      </w:r>
    </w:p>
    <w:p w:rsidR="00581DA0" w:rsidP="00226503" w:rsidRDefault="00581DA0" w14:paraId="448E277A" w14:textId="4EA12265">
      <w:pPr>
        <w:pStyle w:val="ListParagraph"/>
        <w:numPr>
          <w:ilvl w:val="0"/>
          <w:numId w:val="33"/>
        </w:numPr>
        <w:rPr>
          <w:ins w:author="Shin Feng WONG" w:date="2026-06-06T03:52:00Z" w16du:dateUtc="2026-06-05T19:52:00Z" w:id="1184"/>
        </w:rPr>
      </w:pPr>
      <w:r>
        <w:rPr>
          <w:rFonts w:hint="eastAsia"/>
        </w:rPr>
        <w:t xml:space="preserve">Where a </w:t>
      </w:r>
      <w:commentRangeStart w:id="1185"/>
      <w:r>
        <w:rPr>
          <w:rFonts w:hint="eastAsia"/>
        </w:rPr>
        <w:t xml:space="preserve">Case is closed </w:t>
      </w:r>
      <w:commentRangeEnd w:id="1185"/>
      <w:r w:rsidR="00292DA4">
        <w:rPr>
          <w:rStyle w:val="CommentReference"/>
          <w:rFonts w:hint="eastAsia"/>
          <w:sz w:val="22"/>
          <w:szCs w:val="24"/>
        </w:rPr>
        <w:commentReference w:id="1185"/>
      </w:r>
      <w:r>
        <w:rPr>
          <w:rFonts w:hint="eastAsia"/>
        </w:rPr>
        <w:t xml:space="preserve">while one or more linked Tasks remain open, the system shall </w:t>
      </w:r>
      <w:r>
        <w:t>prompt</w:t>
      </w:r>
      <w:r>
        <w:rPr>
          <w:rFonts w:hint="eastAsia"/>
        </w:rPr>
        <w:t xml:space="preserve"> the Controller to resolve of close outstanding Tasks before Case closure proceeds.</w:t>
      </w:r>
    </w:p>
    <w:p w:rsidR="000C0D5D" w:rsidP="000C0D5D" w:rsidRDefault="000C0D5D" w14:paraId="09E2A874" w14:textId="77777777">
      <w:pPr>
        <w:pStyle w:val="ListParagraph"/>
        <w:numPr>
          <w:ilvl w:val="0"/>
          <w:numId w:val="33"/>
        </w:numPr>
        <w:rPr>
          <w:ins w:author="Shin Feng WONG" w:date="2026-06-06T03:53:00Z" w16du:dateUtc="2026-06-05T19:53:00Z" w:id="1186"/>
        </w:rPr>
      </w:pPr>
      <w:ins w:author="Shin Feng WONG" w:date="2026-06-06T03:52:00Z" w16du:dateUtc="2026-06-05T19:52:00Z" w:id="1187">
        <w:r>
          <w:t>Where open Tasks exist at the time of Case closure, the Controller shall close each outstanding Task</w:t>
        </w:r>
        <w:r>
          <w:rPr>
            <w:rFonts w:hint="eastAsia"/>
          </w:rPr>
          <w:t xml:space="preserve"> </w:t>
        </w:r>
        <w:r>
          <w:t>before proceeding.</w:t>
        </w:r>
      </w:ins>
    </w:p>
    <w:p w:rsidRPr="00581DA0" w:rsidR="000C0D5D" w:rsidDel="000C0D5D" w:rsidP="000C0D5D" w:rsidRDefault="000C0D5D" w14:paraId="12F96FAE" w14:textId="7F5F6640">
      <w:pPr>
        <w:pStyle w:val="ListParagraph"/>
        <w:numPr>
          <w:ilvl w:val="0"/>
          <w:numId w:val="33"/>
        </w:numPr>
        <w:rPr>
          <w:del w:author="Shin Feng WONG" w:date="2026-06-06T03:53:00Z" w16du:dateUtc="2026-06-05T19:53:00Z" w:id="1188"/>
        </w:rPr>
      </w:pPr>
      <w:ins w:author="Shin Feng WONG" w:date="2026-06-06T03:52:00Z" w16du:dateUtc="2026-06-05T19:52:00Z" w:id="1189">
        <w:r>
          <w:t>A Task Close Reason is mandatory for any Task closed without Assignee completion.</w:t>
        </w:r>
      </w:ins>
    </w:p>
    <w:p w:rsidR="00A0075A" w:rsidP="00A0075A" w:rsidRDefault="00A0075A" w14:paraId="7D8659B7" w14:textId="77777777">
      <w:pPr>
        <w:pStyle w:val="Heading3"/>
      </w:pPr>
      <w:bookmarkStart w:name="_Toc231625454" w:id="1190"/>
      <w:r>
        <w:rPr>
          <w:rFonts w:hint="eastAsia"/>
        </w:rPr>
        <w:t>Task Statuses</w:t>
      </w:r>
      <w:bookmarkEnd w:id="1190"/>
    </w:p>
    <w:p w:rsidRPr="00323C34" w:rsidR="00A0075A" w:rsidP="00A0075A" w:rsidRDefault="00A0075A" w14:paraId="262CAB6E" w14:textId="77777777">
      <w:r w:rsidRPr="00323C34">
        <w:t>Each Task shall progress through the following statuses:</w:t>
      </w:r>
    </w:p>
    <w:tbl>
      <w:tblPr>
        <w:tblStyle w:val="SJ"/>
        <w:tblW w:w="0" w:type="auto"/>
        <w:tblLook w:val="04A0" w:firstRow="1" w:lastRow="0" w:firstColumn="1" w:lastColumn="0" w:noHBand="0" w:noVBand="1"/>
      </w:tblPr>
      <w:tblGrid>
        <w:gridCol w:w="1837"/>
        <w:gridCol w:w="4098"/>
        <w:gridCol w:w="3081"/>
      </w:tblGrid>
      <w:tr w:rsidRPr="00323C34" w:rsidR="000F5D69" w:rsidTr="000F5D69" w14:paraId="6C9E8393" w14:textId="284A0542">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0F5D69" w:rsidRDefault="000F5D69" w14:paraId="1AB96ECF" w14:textId="77777777">
            <w:pPr>
              <w:spacing w:after="160"/>
              <w:rPr>
                <w:bCs/>
              </w:rPr>
            </w:pPr>
            <w:r w:rsidRPr="00323C34">
              <w:rPr>
                <w:bCs/>
              </w:rPr>
              <w:t>Status</w:t>
            </w:r>
          </w:p>
        </w:tc>
        <w:tc>
          <w:tcPr>
            <w:tcW w:w="0" w:type="auto"/>
            <w:hideMark/>
          </w:tcPr>
          <w:p w:rsidRPr="00323C34" w:rsidR="000F5D69" w:rsidRDefault="000F5D69" w14:paraId="56DCB87D" w14:textId="2D6044CA">
            <w:pPr>
              <w:spacing w:after="160"/>
              <w:rPr>
                <w:bCs/>
              </w:rPr>
            </w:pPr>
            <w:r w:rsidRPr="00323C34">
              <w:rPr>
                <w:bCs/>
              </w:rPr>
              <w:t>Description</w:t>
            </w:r>
          </w:p>
        </w:tc>
        <w:tc>
          <w:tcPr>
            <w:tcW w:w="0" w:type="auto"/>
          </w:tcPr>
          <w:p w:rsidRPr="00323C34" w:rsidR="000F5D69" w:rsidRDefault="000F5D69" w14:paraId="3AB87929" w14:textId="1181E0F4">
            <w:pPr>
              <w:spacing w:after="160"/>
              <w:rPr>
                <w:bCs/>
              </w:rPr>
            </w:pPr>
            <w:ins w:author="Shin Feng WONG" w:date="2026-06-06T03:10:00Z" w16du:dateUtc="2026-06-05T19:10:00Z" w:id="1191">
              <w:r>
                <w:rPr>
                  <w:rFonts w:hint="eastAsia"/>
                  <w:bCs/>
                </w:rPr>
                <w:t>Permitted Actions</w:t>
              </w:r>
            </w:ins>
          </w:p>
        </w:tc>
      </w:tr>
      <w:tr w:rsidRPr="00323C34" w:rsidR="000F5D69" w:rsidTr="000F5D69" w14:paraId="1D34BA47" w14:textId="7477C314">
        <w:tc>
          <w:tcPr>
            <w:tcW w:w="0" w:type="auto"/>
            <w:hideMark/>
          </w:tcPr>
          <w:p w:rsidRPr="00323C34" w:rsidR="000F5D69" w:rsidRDefault="000F5D69" w14:paraId="182A9B63" w14:textId="77777777">
            <w:pPr>
              <w:spacing w:after="160"/>
            </w:pPr>
            <w:r w:rsidRPr="00323C34">
              <w:t>Created</w:t>
            </w:r>
          </w:p>
        </w:tc>
        <w:tc>
          <w:tcPr>
            <w:tcW w:w="0" w:type="auto"/>
            <w:hideMark/>
          </w:tcPr>
          <w:p w:rsidRPr="00323C34" w:rsidR="000F5D69" w:rsidRDefault="000F5D69" w14:paraId="3597D78B" w14:textId="6E04F20A">
            <w:pPr>
              <w:spacing w:after="160"/>
            </w:pPr>
            <w:r w:rsidRPr="00323C34">
              <w:t xml:space="preserve">Task has been created and </w:t>
            </w:r>
            <w:ins w:author="Shin Feng WONG" w:date="2026-06-06T00:58:00Z" w16du:dateUtc="2026-06-05T16:58:00Z" w:id="1192">
              <w:r>
                <w:rPr>
                  <w:rFonts w:hint="eastAsia"/>
                </w:rPr>
                <w:t xml:space="preserve">not yet </w:t>
              </w:r>
            </w:ins>
            <w:r w:rsidRPr="00323C34">
              <w:t xml:space="preserve">assigned </w:t>
            </w:r>
            <w:ins w:author="Shin Feng WONG" w:date="2026-06-06T00:58:00Z" w16du:dateUtc="2026-06-05T16:58:00Z" w:id="1193">
              <w:r>
                <w:rPr>
                  <w:rFonts w:hint="eastAsia"/>
                </w:rPr>
                <w:t xml:space="preserve">to a </w:t>
              </w:r>
            </w:ins>
            <w:del w:author="Shin Feng WONG" w:date="2026-06-06T00:58:00Z" w16du:dateUtc="2026-06-05T16:58:00Z" w:id="1194">
              <w:r w:rsidRPr="00323C34" w:rsidDel="00304A7E">
                <w:delText>by the</w:delText>
              </w:r>
            </w:del>
            <w:r w:rsidRPr="00323C34">
              <w:t xml:space="preserve"> Controller</w:t>
            </w:r>
          </w:p>
        </w:tc>
        <w:tc>
          <w:tcPr>
            <w:tcW w:w="0" w:type="auto"/>
          </w:tcPr>
          <w:p w:rsidR="000F5D69" w:rsidRDefault="000F5D69" w14:paraId="6A81A5AF" w14:textId="77777777">
            <w:pPr>
              <w:spacing w:after="160"/>
              <w:rPr>
                <w:ins w:author="Shin Feng WONG" w:date="2026-06-06T03:10:00Z" w16du:dateUtc="2026-06-05T19:10:00Z" w:id="1195"/>
              </w:rPr>
            </w:pPr>
            <w:ins w:author="Shin Feng WONG" w:date="2026-06-06T03:10:00Z" w16du:dateUtc="2026-06-05T19:10:00Z" w:id="1196">
              <w:r>
                <w:rPr>
                  <w:rFonts w:hint="eastAsia"/>
                </w:rPr>
                <w:t>Controller:</w:t>
              </w:r>
            </w:ins>
          </w:p>
          <w:p w:rsidR="000F5D69" w:rsidP="000F5D69" w:rsidRDefault="000F5D69" w14:paraId="631A4877" w14:textId="77777777">
            <w:pPr>
              <w:pStyle w:val="ListBullet"/>
              <w:rPr>
                <w:ins w:author="Shin Feng WONG" w:date="2026-06-06T03:11:00Z" w16du:dateUtc="2026-06-05T19:11:00Z" w:id="1197"/>
              </w:rPr>
            </w:pPr>
            <w:ins w:author="Shin Feng WONG" w:date="2026-06-06T03:10:00Z" w16du:dateUtc="2026-06-05T19:10:00Z" w:id="1198">
              <w:r>
                <w:rPr>
                  <w:rFonts w:hint="eastAsia"/>
                </w:rPr>
                <w:t>Assign Assignee or group</w:t>
              </w:r>
            </w:ins>
          </w:p>
          <w:p w:rsidR="000F5D69" w:rsidP="000F5D69" w:rsidRDefault="000F5D69" w14:paraId="5D7D80C3" w14:textId="77777777">
            <w:pPr>
              <w:pStyle w:val="ListBullet"/>
              <w:rPr>
                <w:ins w:author="Shin Feng WONG" w:date="2026-06-06T03:11:00Z" w16du:dateUtc="2026-06-05T19:11:00Z" w:id="1199"/>
              </w:rPr>
            </w:pPr>
            <w:ins w:author="Shin Feng WONG" w:date="2026-06-06T03:11:00Z" w16du:dateUtc="2026-06-05T19:11:00Z" w:id="1200">
              <w:r>
                <w:t>E</w:t>
              </w:r>
              <w:r>
                <w:rPr>
                  <w:rFonts w:hint="eastAsia"/>
                </w:rPr>
                <w:t>dit task details</w:t>
              </w:r>
            </w:ins>
          </w:p>
          <w:p w:rsidRPr="00323C34" w:rsidR="000F5D69" w:rsidP="000F5D69" w:rsidRDefault="000F5D69" w14:paraId="3183DCB0" w14:textId="47C0392D">
            <w:pPr>
              <w:pStyle w:val="ListBullet"/>
            </w:pPr>
            <w:ins w:author="Shin Feng WONG" w:date="2026-06-06T03:11:00Z" w16du:dateUtc="2026-06-05T19:11:00Z" w:id="1201">
              <w:r>
                <w:rPr>
                  <w:rFonts w:hint="eastAsia"/>
                </w:rPr>
                <w:t>Close tasks</w:t>
              </w:r>
            </w:ins>
          </w:p>
        </w:tc>
      </w:tr>
      <w:tr w:rsidRPr="00323C34" w:rsidR="000F5D69" w:rsidTr="000F5D69" w14:paraId="08776187" w14:textId="2081008F">
        <w:tc>
          <w:tcPr>
            <w:tcW w:w="0" w:type="auto"/>
            <w:hideMark/>
          </w:tcPr>
          <w:p w:rsidRPr="00323C34" w:rsidR="000F5D69" w:rsidRDefault="000F5D69" w14:paraId="0ADAF3E9" w14:textId="77777777">
            <w:pPr>
              <w:spacing w:after="160"/>
            </w:pPr>
            <w:del w:author="Shin Feng WONG" w:date="2026-06-06T00:58:00Z" w16du:dateUtc="2026-06-05T16:58:00Z" w:id="1202">
              <w:r w:rsidRPr="00323C34" w:rsidDel="00304A7E">
                <w:delText>Re-</w:delText>
              </w:r>
            </w:del>
            <w:r w:rsidRPr="00323C34">
              <w:t>Assigned</w:t>
            </w:r>
          </w:p>
        </w:tc>
        <w:tc>
          <w:tcPr>
            <w:tcW w:w="0" w:type="auto"/>
            <w:hideMark/>
          </w:tcPr>
          <w:p w:rsidRPr="00323C34" w:rsidR="000F5D69" w:rsidRDefault="000F5D69" w14:paraId="0CCBFB61" w14:textId="4B9D06C9">
            <w:pPr>
              <w:spacing w:after="160"/>
            </w:pPr>
            <w:del w:author="Shin Feng WONG" w:date="2026-06-06T00:59:00Z" w16du:dateUtc="2026-06-05T16:59:00Z" w:id="1203">
              <w:r w:rsidRPr="00323C34" w:rsidDel="00304A7E">
                <w:delText>Task has been reassigned to a different staff member</w:delText>
              </w:r>
            </w:del>
            <w:ins w:author="Shin Feng WONG" w:date="2026-06-06T00:59:00Z" w16du:dateUtc="2026-06-05T16:59:00Z" w:id="1204">
              <w:r>
                <w:rPr>
                  <w:rFonts w:hint="eastAsia"/>
                </w:rPr>
                <w:t>Controller has assigned a Responder or group to the Task</w:t>
              </w:r>
            </w:ins>
          </w:p>
        </w:tc>
        <w:tc>
          <w:tcPr>
            <w:tcW w:w="0" w:type="auto"/>
          </w:tcPr>
          <w:p w:rsidR="000F5D69" w:rsidRDefault="000F5D69" w14:paraId="2BE16546" w14:textId="77777777">
            <w:pPr>
              <w:spacing w:after="160"/>
              <w:rPr>
                <w:ins w:author="Shin Feng WONG" w:date="2026-06-06T03:11:00Z" w16du:dateUtc="2026-06-05T19:11:00Z" w:id="1205"/>
              </w:rPr>
            </w:pPr>
            <w:ins w:author="Shin Feng WONG" w:date="2026-06-06T03:11:00Z" w16du:dateUtc="2026-06-05T19:11:00Z" w:id="1206">
              <w:r>
                <w:rPr>
                  <w:rFonts w:hint="eastAsia"/>
                </w:rPr>
                <w:t>Assignee:</w:t>
              </w:r>
            </w:ins>
          </w:p>
          <w:p w:rsidR="000F5D69" w:rsidP="000F5D69" w:rsidRDefault="000F5D69" w14:paraId="613A967B" w14:textId="77777777">
            <w:pPr>
              <w:pStyle w:val="ListBullet"/>
              <w:rPr>
                <w:ins w:author="Shin Feng WONG" w:date="2026-06-06T03:11:00Z" w16du:dateUtc="2026-06-05T19:11:00Z" w:id="1207"/>
              </w:rPr>
            </w:pPr>
            <w:ins w:author="Shin Feng WONG" w:date="2026-06-06T03:11:00Z" w16du:dateUtc="2026-06-05T19:11:00Z" w:id="1208">
              <w:r>
                <w:rPr>
                  <w:rFonts w:hint="eastAsia"/>
                </w:rPr>
                <w:t>Acknowledge</w:t>
              </w:r>
            </w:ins>
          </w:p>
          <w:p w:rsidR="000F5D69" w:rsidP="000F5D69" w:rsidRDefault="000F5D69" w14:paraId="09A9C574" w14:textId="77777777">
            <w:pPr>
              <w:pStyle w:val="ListBullet"/>
              <w:numPr>
                <w:ilvl w:val="0"/>
                <w:numId w:val="0"/>
              </w:numPr>
              <w:rPr>
                <w:ins w:author="Shin Feng WONG" w:date="2026-06-06T03:11:00Z" w16du:dateUtc="2026-06-05T19:11:00Z" w:id="1209"/>
              </w:rPr>
            </w:pPr>
            <w:ins w:author="Shin Feng WONG" w:date="2026-06-06T03:11:00Z" w16du:dateUtc="2026-06-05T19:11:00Z" w:id="1210">
              <w:r>
                <w:rPr>
                  <w:rFonts w:hint="eastAsia"/>
                </w:rPr>
                <w:t>Controller:</w:t>
              </w:r>
            </w:ins>
          </w:p>
          <w:p w:rsidR="000F5D69" w:rsidP="000F5D69" w:rsidRDefault="000F5D69" w14:paraId="68182343" w14:textId="48410172">
            <w:pPr>
              <w:pStyle w:val="ListBullet"/>
              <w:rPr>
                <w:ins w:author="Shin Feng WONG" w:date="2026-06-06T03:12:00Z" w16du:dateUtc="2026-06-05T19:12:00Z" w:id="1211"/>
              </w:rPr>
            </w:pPr>
            <w:ins w:author="Shin Feng WONG" w:date="2026-06-06T03:13:00Z" w16du:dateUtc="2026-06-05T19:13:00Z" w:id="1212">
              <w:r>
                <w:rPr>
                  <w:rFonts w:hint="eastAsia"/>
                </w:rPr>
                <w:t>Assign / r</w:t>
              </w:r>
            </w:ins>
            <w:ins w:author="Shin Feng WONG" w:date="2026-06-06T03:11:00Z" w16du:dateUtc="2026-06-05T19:11:00Z" w:id="1213">
              <w:r>
                <w:rPr>
                  <w:rFonts w:hint="eastAsia"/>
                </w:rPr>
                <w:t>eassign</w:t>
              </w:r>
            </w:ins>
          </w:p>
          <w:p w:rsidR="000F5D69" w:rsidP="000F5D69" w:rsidRDefault="000F5D69" w14:paraId="7325F9F2" w14:textId="77777777">
            <w:pPr>
              <w:pStyle w:val="ListBullet"/>
              <w:rPr>
                <w:ins w:author="Shin Feng WONG" w:date="2026-06-06T03:12:00Z" w16du:dateUtc="2026-06-05T19:12:00Z" w:id="1214"/>
              </w:rPr>
            </w:pPr>
            <w:ins w:author="Shin Feng WONG" w:date="2026-06-06T03:12:00Z" w16du:dateUtc="2026-06-05T19:12:00Z" w:id="1215">
              <w:r>
                <w:rPr>
                  <w:rFonts w:hint="eastAsia"/>
                </w:rPr>
                <w:t>Edit task details</w:t>
              </w:r>
            </w:ins>
          </w:p>
          <w:p w:rsidRPr="00323C34" w:rsidR="000F5D69" w:rsidDel="00304A7E" w:rsidP="000F5D69" w:rsidRDefault="000F5D69" w14:paraId="0FFF22B4" w14:textId="4963E493">
            <w:pPr>
              <w:pStyle w:val="ListBullet"/>
            </w:pPr>
            <w:ins w:author="Shin Feng WONG" w:date="2026-06-06T03:12:00Z" w16du:dateUtc="2026-06-05T19:12:00Z" w:id="1216">
              <w:r>
                <w:t>C</w:t>
              </w:r>
              <w:r>
                <w:rPr>
                  <w:rFonts w:hint="eastAsia"/>
                </w:rPr>
                <w:t>lose task</w:t>
              </w:r>
            </w:ins>
          </w:p>
        </w:tc>
      </w:tr>
      <w:tr w:rsidRPr="00323C34" w:rsidR="000F5D69" w:rsidTr="000F5D69" w14:paraId="67F3B299" w14:textId="592E5E2D">
        <w:tc>
          <w:tcPr>
            <w:tcW w:w="0" w:type="auto"/>
            <w:hideMark/>
          </w:tcPr>
          <w:p w:rsidRPr="00323C34" w:rsidR="000F5D69" w:rsidRDefault="000F5D69" w14:paraId="66E52EBD" w14:textId="77777777">
            <w:pPr>
              <w:spacing w:after="160"/>
            </w:pPr>
            <w:r w:rsidRPr="00323C34">
              <w:t>Acknowledged</w:t>
            </w:r>
          </w:p>
        </w:tc>
        <w:tc>
          <w:tcPr>
            <w:tcW w:w="0" w:type="auto"/>
            <w:hideMark/>
          </w:tcPr>
          <w:p w:rsidRPr="00323C34" w:rsidR="000F5D69" w:rsidRDefault="000F5D69" w14:paraId="013EF96E" w14:textId="77777777">
            <w:pPr>
              <w:spacing w:after="160"/>
            </w:pPr>
            <w:r w:rsidRPr="00323C34">
              <w:t>Assignee has acknowledged receipt of the Task</w:t>
            </w:r>
          </w:p>
        </w:tc>
        <w:tc>
          <w:tcPr>
            <w:tcW w:w="0" w:type="auto"/>
          </w:tcPr>
          <w:p w:rsidR="000F5D69" w:rsidRDefault="000F5D69" w14:paraId="59DD7538" w14:textId="77777777">
            <w:pPr>
              <w:spacing w:after="160"/>
              <w:rPr>
                <w:ins w:author="Shin Feng WONG" w:date="2026-06-06T03:12:00Z" w16du:dateUtc="2026-06-05T19:12:00Z" w:id="1217"/>
              </w:rPr>
            </w:pPr>
            <w:ins w:author="Shin Feng WONG" w:date="2026-06-06T03:12:00Z" w16du:dateUtc="2026-06-05T19:12:00Z" w:id="1218">
              <w:r>
                <w:rPr>
                  <w:rFonts w:hint="eastAsia"/>
                </w:rPr>
                <w:t>Assignee:</w:t>
              </w:r>
            </w:ins>
          </w:p>
          <w:p w:rsidR="000F5D69" w:rsidP="000F5D69" w:rsidRDefault="000F5D69" w14:paraId="57A71A59" w14:textId="77777777">
            <w:pPr>
              <w:pStyle w:val="ListBullet"/>
              <w:rPr>
                <w:ins w:author="Shin Feng WONG" w:date="2026-06-06T03:12:00Z" w16du:dateUtc="2026-06-05T19:12:00Z" w:id="1219"/>
              </w:rPr>
            </w:pPr>
            <w:ins w:author="Shin Feng WONG" w:date="2026-06-06T03:12:00Z" w16du:dateUtc="2026-06-05T19:12:00Z" w:id="1220">
              <w:r>
                <w:rPr>
                  <w:rFonts w:hint="eastAsia"/>
                </w:rPr>
                <w:t>Start task</w:t>
              </w:r>
            </w:ins>
          </w:p>
          <w:p w:rsidR="000F5D69" w:rsidP="000F5D69" w:rsidRDefault="000F5D69" w14:paraId="78C62B28" w14:textId="4E3A2129">
            <w:pPr>
              <w:pStyle w:val="ListBullet"/>
              <w:numPr>
                <w:ilvl w:val="0"/>
                <w:numId w:val="0"/>
              </w:numPr>
              <w:rPr>
                <w:ins w:author="Shin Feng WONG" w:date="2026-06-06T03:12:00Z" w16du:dateUtc="2026-06-05T19:12:00Z" w:id="1221"/>
              </w:rPr>
            </w:pPr>
            <w:ins w:author="Shin Feng WONG" w:date="2026-06-06T03:12:00Z" w16du:dateUtc="2026-06-05T19:12:00Z" w:id="1222">
              <w:r>
                <w:rPr>
                  <w:rFonts w:hint="eastAsia"/>
                </w:rPr>
                <w:t>Controller:</w:t>
              </w:r>
            </w:ins>
          </w:p>
          <w:p w:rsidR="000F5D69" w:rsidP="000F5D69" w:rsidRDefault="000F5D69" w14:paraId="458E2FFB" w14:textId="2FE55C90">
            <w:pPr>
              <w:pStyle w:val="ListBullet"/>
              <w:rPr>
                <w:ins w:author="Shin Feng WONG" w:date="2026-06-06T03:13:00Z" w16du:dateUtc="2026-06-05T19:13:00Z" w:id="1223"/>
              </w:rPr>
            </w:pPr>
            <w:ins w:author="Shin Feng WONG" w:date="2026-06-06T03:13:00Z" w16du:dateUtc="2026-06-05T19:13:00Z" w:id="1224">
              <w:r>
                <w:rPr>
                  <w:rFonts w:hint="eastAsia"/>
                </w:rPr>
                <w:t>Assign / reassign</w:t>
              </w:r>
            </w:ins>
          </w:p>
          <w:p w:rsidR="000F5D69" w:rsidP="000F5D69" w:rsidRDefault="000F5D69" w14:paraId="44DC8C15" w14:textId="40473F15">
            <w:pPr>
              <w:pStyle w:val="ListBullet"/>
              <w:rPr>
                <w:ins w:author="Shin Feng WONG" w:date="2026-06-06T03:12:00Z" w16du:dateUtc="2026-06-05T19:12:00Z" w:id="1225"/>
              </w:rPr>
            </w:pPr>
            <w:ins w:author="Shin Feng WONG" w:date="2026-06-06T03:13:00Z" w16du:dateUtc="2026-06-05T19:13:00Z" w:id="1226">
              <w:r>
                <w:rPr>
                  <w:rFonts w:hint="eastAsia"/>
                </w:rPr>
                <w:t>Close task</w:t>
              </w:r>
            </w:ins>
          </w:p>
          <w:p w:rsidRPr="00323C34" w:rsidR="000F5D69" w:rsidP="000F5D69" w:rsidRDefault="000F5D69" w14:paraId="62DFC0F5" w14:textId="25714E6B">
            <w:pPr>
              <w:pStyle w:val="ListBullet"/>
              <w:numPr>
                <w:ilvl w:val="0"/>
                <w:numId w:val="0"/>
              </w:numPr>
              <w:ind w:left="720" w:hanging="360"/>
            </w:pPr>
          </w:p>
        </w:tc>
      </w:tr>
      <w:tr w:rsidRPr="00323C34" w:rsidR="000F5D69" w:rsidTr="000F5D69" w14:paraId="6FC5F452" w14:textId="0CB90A0B">
        <w:tc>
          <w:tcPr>
            <w:tcW w:w="0" w:type="auto"/>
            <w:hideMark/>
          </w:tcPr>
          <w:p w:rsidRPr="00323C34" w:rsidR="000F5D69" w:rsidRDefault="000F5D69" w14:paraId="0B1775EC" w14:textId="77777777">
            <w:pPr>
              <w:spacing w:after="160"/>
            </w:pPr>
            <w:r w:rsidRPr="00323C34">
              <w:t>In Progress</w:t>
            </w:r>
          </w:p>
        </w:tc>
        <w:tc>
          <w:tcPr>
            <w:tcW w:w="0" w:type="auto"/>
            <w:hideMark/>
          </w:tcPr>
          <w:p w:rsidRPr="00323C34" w:rsidR="000F5D69" w:rsidRDefault="000F5D69" w14:paraId="1E13919D" w14:textId="68EDA3E3">
            <w:pPr>
              <w:spacing w:after="160"/>
            </w:pPr>
            <w:del w:author="Shin Feng WONG" w:date="2026-06-06T00:59:00Z" w16du:dateUtc="2026-06-05T16:59:00Z" w:id="1227">
              <w:r w:rsidRPr="00323C34" w:rsidDel="00304A7E">
                <w:delText xml:space="preserve">Assignee </w:delText>
              </w:r>
            </w:del>
            <w:ins w:author="Shin Feng WONG" w:date="2026-06-06T01:07:00Z" w16du:dateUtc="2026-06-05T17:07:00Z" w:id="1228">
              <w:r>
                <w:rPr>
                  <w:rFonts w:hint="eastAsia"/>
                </w:rPr>
                <w:t xml:space="preserve">Responder </w:t>
              </w:r>
            </w:ins>
            <w:r w:rsidRPr="00323C34">
              <w:t>has</w:t>
            </w:r>
            <w:ins w:author="Shin Feng WONG" w:date="2026-06-06T01:07:00Z" w16du:dateUtc="2026-06-05T17:07:00Z" w:id="1229">
              <w:r>
                <w:rPr>
                  <w:rFonts w:hint="eastAsia"/>
                </w:rPr>
                <w:t xml:space="preserve"> arrived on-site and </w:t>
              </w:r>
            </w:ins>
            <w:del w:author="Shin Feng WONG" w:date="2026-06-06T01:07:00Z" w16du:dateUtc="2026-06-05T17:07:00Z" w:id="1230">
              <w:r w:rsidRPr="00323C34" w:rsidDel="00304A7E">
                <w:delText xml:space="preserve"> </w:delText>
              </w:r>
            </w:del>
            <w:r w:rsidRPr="00323C34">
              <w:t xml:space="preserve">commenced </w:t>
            </w:r>
            <w:del w:author="Shin Feng WONG" w:date="2026-06-06T01:07:00Z" w16du:dateUtc="2026-06-05T17:07:00Z" w:id="1231">
              <w:r w:rsidRPr="00323C34" w:rsidDel="00304A7E">
                <w:delText xml:space="preserve">work on </w:delText>
              </w:r>
            </w:del>
            <w:r w:rsidRPr="00323C34">
              <w:t>the Task</w:t>
            </w:r>
          </w:p>
        </w:tc>
        <w:tc>
          <w:tcPr>
            <w:tcW w:w="0" w:type="auto"/>
          </w:tcPr>
          <w:p w:rsidR="000F5D69" w:rsidP="000F5D69" w:rsidRDefault="000F5D69" w14:paraId="364D69FE" w14:textId="77777777">
            <w:pPr>
              <w:pStyle w:val="ListBullet"/>
              <w:numPr>
                <w:ilvl w:val="0"/>
                <w:numId w:val="0"/>
              </w:numPr>
              <w:rPr>
                <w:ins w:author="Shin Feng WONG" w:date="2026-06-06T03:14:00Z" w16du:dateUtc="2026-06-05T19:14:00Z" w:id="1232"/>
              </w:rPr>
            </w:pPr>
            <w:ins w:author="Shin Feng WONG" w:date="2026-06-06T03:14:00Z" w16du:dateUtc="2026-06-05T19:14:00Z" w:id="1233">
              <w:r>
                <w:rPr>
                  <w:rFonts w:hint="eastAsia"/>
                </w:rPr>
                <w:t>Assignee:</w:t>
              </w:r>
            </w:ins>
          </w:p>
          <w:p w:rsidR="000F5D69" w:rsidP="000F5D69" w:rsidRDefault="000F5D69" w14:paraId="2F347C70" w14:textId="77777777">
            <w:pPr>
              <w:pStyle w:val="ListBullet"/>
              <w:rPr>
                <w:ins w:author="Shin Feng WONG" w:date="2026-06-06T03:14:00Z" w16du:dateUtc="2026-06-05T19:14:00Z" w:id="1234"/>
              </w:rPr>
            </w:pPr>
            <w:ins w:author="Shin Feng WONG" w:date="2026-06-06T03:14:00Z" w16du:dateUtc="2026-06-05T19:14:00Z" w:id="1235">
              <w:r>
                <w:rPr>
                  <w:rFonts w:hint="eastAsia"/>
                </w:rPr>
                <w:t>Log task actions</w:t>
              </w:r>
            </w:ins>
          </w:p>
          <w:p w:rsidR="000F5D69" w:rsidP="000F5D69" w:rsidRDefault="000F5D69" w14:paraId="6553425A" w14:textId="77777777">
            <w:pPr>
              <w:pStyle w:val="ListBullet"/>
              <w:rPr>
                <w:ins w:author="Shin Feng WONG" w:date="2026-06-06T03:15:00Z" w16du:dateUtc="2026-06-05T19:15:00Z" w:id="1236"/>
              </w:rPr>
            </w:pPr>
            <w:ins w:author="Shin Feng WONG" w:date="2026-06-06T03:14:00Z" w16du:dateUtc="2026-06-05T19:14:00Z" w:id="1237">
              <w:r>
                <w:rPr>
                  <w:rFonts w:hint="eastAsia"/>
                </w:rPr>
                <w:t>Mark task as complete</w:t>
              </w:r>
            </w:ins>
            <w:ins w:author="Shin Feng WONG" w:date="2026-06-06T03:15:00Z" w16du:dateUtc="2026-06-05T19:15:00Z" w:id="1238">
              <w:r>
                <w:rPr>
                  <w:rFonts w:hint="eastAsia"/>
                </w:rPr>
                <w:t>/cannot complete</w:t>
              </w:r>
            </w:ins>
          </w:p>
          <w:p w:rsidR="000F5D69" w:rsidP="000F5D69" w:rsidRDefault="000F5D69" w14:paraId="49AF0B95" w14:textId="77777777">
            <w:pPr>
              <w:pStyle w:val="ListBullet"/>
              <w:numPr>
                <w:ilvl w:val="0"/>
                <w:numId w:val="0"/>
              </w:numPr>
              <w:rPr>
                <w:ins w:author="Shin Feng WONG" w:date="2026-06-06T03:15:00Z" w16du:dateUtc="2026-06-05T19:15:00Z" w:id="1239"/>
              </w:rPr>
            </w:pPr>
            <w:ins w:author="Shin Feng WONG" w:date="2026-06-06T03:15:00Z" w16du:dateUtc="2026-06-05T19:15:00Z" w:id="1240">
              <w:r>
                <w:rPr>
                  <w:rFonts w:hint="eastAsia"/>
                </w:rPr>
                <w:t>Controller:</w:t>
              </w:r>
            </w:ins>
          </w:p>
          <w:p w:rsidR="000F5D69" w:rsidP="000F5D69" w:rsidRDefault="000F5D69" w14:paraId="5D583D2E" w14:textId="77777777">
            <w:pPr>
              <w:pStyle w:val="ListBullet"/>
              <w:rPr>
                <w:ins w:author="Shin Feng WONG" w:date="2026-06-06T03:15:00Z" w16du:dateUtc="2026-06-05T19:15:00Z" w:id="1241"/>
              </w:rPr>
            </w:pPr>
            <w:ins w:author="Shin Feng WONG" w:date="2026-06-06T03:15:00Z" w16du:dateUtc="2026-06-05T19:15:00Z" w:id="1242">
              <w:r>
                <w:rPr>
                  <w:rFonts w:hint="eastAsia"/>
                </w:rPr>
                <w:t>Assign / reassign</w:t>
              </w:r>
            </w:ins>
          </w:p>
          <w:p w:rsidRPr="00323C34" w:rsidR="000F5D69" w:rsidDel="00304A7E" w:rsidP="000F5D69" w:rsidRDefault="000F5D69" w14:paraId="31C3049D" w14:textId="4B939A64">
            <w:pPr>
              <w:pStyle w:val="ListBullet"/>
            </w:pPr>
            <w:ins w:author="Shin Feng WONG" w:date="2026-06-06T03:15:00Z" w16du:dateUtc="2026-06-05T19:15:00Z" w:id="1243">
              <w:r>
                <w:rPr>
                  <w:rFonts w:hint="eastAsia"/>
                </w:rPr>
                <w:t>Close task</w:t>
              </w:r>
            </w:ins>
          </w:p>
        </w:tc>
      </w:tr>
      <w:tr w:rsidRPr="00323C34" w:rsidR="000F5D69" w:rsidTr="000F5D69" w14:paraId="4ADE8BB4" w14:textId="268BE5B4">
        <w:tc>
          <w:tcPr>
            <w:tcW w:w="0" w:type="auto"/>
            <w:hideMark/>
          </w:tcPr>
          <w:p w:rsidRPr="00323C34" w:rsidR="000F5D69" w:rsidRDefault="000F5D69" w14:paraId="183AE826" w14:textId="0B02DC76">
            <w:pPr>
              <w:spacing w:after="160"/>
            </w:pPr>
            <w:r w:rsidRPr="00323C34">
              <w:t>Pending</w:t>
            </w:r>
            <w:ins w:author="Shin Feng WONG" w:date="2026-06-06T01:07:00Z" w16du:dateUtc="2026-06-05T17:07:00Z" w:id="1244">
              <w:r>
                <w:rPr>
                  <w:rFonts w:hint="eastAsia"/>
                </w:rPr>
                <w:t xml:space="preserve"> Further Action</w:t>
              </w:r>
            </w:ins>
          </w:p>
        </w:tc>
        <w:tc>
          <w:tcPr>
            <w:tcW w:w="0" w:type="auto"/>
            <w:hideMark/>
          </w:tcPr>
          <w:p w:rsidRPr="00323C34" w:rsidR="000F5D69" w:rsidRDefault="000F5D69" w14:paraId="26E8C51C" w14:textId="77777777">
            <w:pPr>
              <w:spacing w:after="160"/>
            </w:pPr>
            <w:r w:rsidRPr="00323C34">
              <w:t>Task is temporarily on hold pending further input or external dependency</w:t>
            </w:r>
          </w:p>
        </w:tc>
        <w:tc>
          <w:tcPr>
            <w:tcW w:w="0" w:type="auto"/>
          </w:tcPr>
          <w:p w:rsidR="000F5D69" w:rsidP="000F5D69" w:rsidRDefault="000F5D69" w14:paraId="0DB4CD29" w14:textId="77777777">
            <w:pPr>
              <w:spacing w:after="160"/>
              <w:rPr>
                <w:ins w:author="Shin Feng WONG" w:date="2026-06-06T03:14:00Z" w16du:dateUtc="2026-06-05T19:14:00Z" w:id="1245"/>
              </w:rPr>
            </w:pPr>
            <w:ins w:author="Shin Feng WONG" w:date="2026-06-06T03:14:00Z" w16du:dateUtc="2026-06-05T19:14:00Z" w:id="1246">
              <w:r>
                <w:rPr>
                  <w:rFonts w:hint="eastAsia"/>
                </w:rPr>
                <w:t>Controller:</w:t>
              </w:r>
            </w:ins>
          </w:p>
          <w:p w:rsidR="000F5D69" w:rsidP="000F5D69" w:rsidRDefault="000F5D69" w14:paraId="2459A311" w14:textId="77777777">
            <w:pPr>
              <w:pStyle w:val="ListBullet"/>
              <w:rPr>
                <w:ins w:author="Shin Feng WONG" w:date="2026-06-06T03:14:00Z" w16du:dateUtc="2026-06-05T19:14:00Z" w:id="1247"/>
              </w:rPr>
            </w:pPr>
            <w:ins w:author="Shin Feng WONG" w:date="2026-06-06T03:14:00Z" w16du:dateUtc="2026-06-05T19:14:00Z" w:id="1248">
              <w:r>
                <w:rPr>
                  <w:rFonts w:hint="eastAsia"/>
                </w:rPr>
                <w:t>Assign / reassign</w:t>
              </w:r>
            </w:ins>
          </w:p>
          <w:p w:rsidRPr="00323C34" w:rsidR="000F5D69" w:rsidP="000F5D69" w:rsidRDefault="000F5D69" w14:paraId="5FF7EE80" w14:textId="19A32F48">
            <w:pPr>
              <w:pStyle w:val="ListBullet"/>
            </w:pPr>
            <w:ins w:author="Shin Feng WONG" w:date="2026-06-06T03:14:00Z" w16du:dateUtc="2026-06-05T19:14:00Z" w:id="1249">
              <w:r>
                <w:rPr>
                  <w:rFonts w:hint="eastAsia"/>
                </w:rPr>
                <w:t>Close task</w:t>
              </w:r>
            </w:ins>
          </w:p>
        </w:tc>
      </w:tr>
      <w:tr w:rsidRPr="00323C34" w:rsidR="000F5D69" w:rsidDel="00304A7E" w:rsidTr="000F5D69" w14:paraId="4ACD45D2" w14:textId="7D818DF2">
        <w:trPr>
          <w:del w:author="Shin Feng WONG" w:date="2026-06-06T01:08:00Z" w:id="1250"/>
        </w:trPr>
        <w:tc>
          <w:tcPr>
            <w:tcW w:w="0" w:type="auto"/>
            <w:hideMark/>
          </w:tcPr>
          <w:p w:rsidRPr="00323C34" w:rsidR="000F5D69" w:rsidDel="00304A7E" w:rsidRDefault="000F5D69" w14:paraId="56A24BA3" w14:textId="4468985B">
            <w:pPr>
              <w:spacing w:after="160"/>
              <w:rPr>
                <w:del w:author="Shin Feng WONG" w:date="2026-06-06T01:08:00Z" w16du:dateUtc="2026-06-05T17:08:00Z" w:id="1251"/>
              </w:rPr>
            </w:pPr>
            <w:del w:author="Shin Feng WONG" w:date="2026-06-06T01:08:00Z" w16du:dateUtc="2026-06-05T17:08:00Z" w:id="1252">
              <w:r w:rsidRPr="00323C34" w:rsidDel="00304A7E">
                <w:delText>Further Action</w:delText>
              </w:r>
            </w:del>
          </w:p>
        </w:tc>
        <w:tc>
          <w:tcPr>
            <w:tcW w:w="0" w:type="auto"/>
            <w:hideMark/>
          </w:tcPr>
          <w:p w:rsidRPr="00323C34" w:rsidR="000F5D69" w:rsidDel="00304A7E" w:rsidRDefault="000F5D69" w14:paraId="2B3C7E7D" w14:textId="39AA406D">
            <w:pPr>
              <w:spacing w:after="160"/>
              <w:rPr>
                <w:del w:author="Shin Feng WONG" w:date="2026-06-06T01:08:00Z" w16du:dateUtc="2026-06-05T17:08:00Z" w:id="1253"/>
              </w:rPr>
            </w:pPr>
            <w:del w:author="Shin Feng WONG" w:date="2026-06-06T01:08:00Z" w16du:dateUtc="2026-06-05T17:08:00Z" w:id="1254">
              <w:r w:rsidRPr="00323C34" w:rsidDel="00304A7E">
                <w:delText>Task requires additional follow-up action before closure</w:delText>
              </w:r>
            </w:del>
          </w:p>
        </w:tc>
        <w:tc>
          <w:tcPr>
            <w:tcW w:w="0" w:type="auto"/>
          </w:tcPr>
          <w:p w:rsidRPr="00323C34" w:rsidR="000F5D69" w:rsidDel="00304A7E" w:rsidRDefault="000F5D69" w14:paraId="6E2F86DB" w14:textId="77777777">
            <w:pPr>
              <w:spacing w:after="160"/>
            </w:pPr>
          </w:p>
        </w:tc>
      </w:tr>
      <w:tr w:rsidRPr="00323C34" w:rsidR="000F5D69" w:rsidTr="000F5D69" w14:paraId="41F869DC" w14:textId="399E214F">
        <w:tc>
          <w:tcPr>
            <w:tcW w:w="0" w:type="auto"/>
            <w:hideMark/>
          </w:tcPr>
          <w:p w:rsidRPr="00323C34" w:rsidR="000F5D69" w:rsidRDefault="000F5D69" w14:paraId="3FFC5CE9" w14:textId="77777777">
            <w:pPr>
              <w:spacing w:after="160"/>
            </w:pPr>
            <w:r w:rsidRPr="00323C34">
              <w:t>Closed</w:t>
            </w:r>
          </w:p>
        </w:tc>
        <w:tc>
          <w:tcPr>
            <w:tcW w:w="0" w:type="auto"/>
            <w:hideMark/>
          </w:tcPr>
          <w:p w:rsidRPr="00323C34" w:rsidR="000F5D69" w:rsidRDefault="000F5D69" w14:paraId="4F852565" w14:textId="5F4A9D83">
            <w:pPr>
              <w:spacing w:after="160"/>
            </w:pPr>
            <w:r w:rsidRPr="00323C34">
              <w:t>Task has been completed and closed</w:t>
            </w:r>
          </w:p>
        </w:tc>
        <w:tc>
          <w:tcPr>
            <w:tcW w:w="0" w:type="auto"/>
          </w:tcPr>
          <w:p w:rsidR="000F5D69" w:rsidRDefault="000F5D69" w14:paraId="32B78D39" w14:textId="77777777">
            <w:pPr>
              <w:spacing w:after="160"/>
              <w:rPr>
                <w:ins w:author="Shin Feng WONG" w:date="2026-06-06T03:15:00Z" w16du:dateUtc="2026-06-05T19:15:00Z" w:id="1255"/>
              </w:rPr>
            </w:pPr>
            <w:ins w:author="Shin Feng WONG" w:date="2026-06-06T03:15:00Z" w16du:dateUtc="2026-06-05T19:15:00Z" w:id="1256">
              <w:r>
                <w:rPr>
                  <w:rFonts w:hint="eastAsia"/>
                </w:rPr>
                <w:t>Controller:</w:t>
              </w:r>
            </w:ins>
          </w:p>
          <w:p w:rsidRPr="00323C34" w:rsidR="000F5D69" w:rsidP="000F5D69" w:rsidRDefault="000F5D69" w14:paraId="02709E42" w14:textId="1641F820">
            <w:pPr>
              <w:pStyle w:val="ListBullet"/>
            </w:pPr>
            <w:ins w:author="Shin Feng WONG" w:date="2026-06-06T03:15:00Z" w16du:dateUtc="2026-06-05T19:15:00Z" w:id="1257">
              <w:r>
                <w:rPr>
                  <w:rFonts w:hint="eastAsia"/>
                </w:rPr>
                <w:t>Reopen task</w:t>
              </w:r>
            </w:ins>
          </w:p>
        </w:tc>
      </w:tr>
    </w:tbl>
    <w:p w:rsidRPr="00323C34" w:rsidR="00E214E2" w:rsidP="006A6C99" w:rsidRDefault="006A6C99" w14:paraId="10A78654" w14:textId="6B2631AC">
      <w:pPr>
        <w:pStyle w:val="Heading3"/>
      </w:pPr>
      <w:bookmarkStart w:name="_Toc231625455" w:id="1258"/>
      <w:r>
        <w:rPr>
          <w:rFonts w:hint="eastAsia"/>
        </w:rPr>
        <w:t xml:space="preserve">High-Level </w:t>
      </w:r>
      <w:r w:rsidRPr="00323C34" w:rsidR="00E214E2">
        <w:rPr>
          <w:rFonts w:hint="eastAsia"/>
        </w:rPr>
        <w:t xml:space="preserve">Task </w:t>
      </w:r>
      <w:r w:rsidRPr="00323C34" w:rsidR="006C4CC9">
        <w:rPr>
          <w:rFonts w:hint="eastAsia"/>
        </w:rPr>
        <w:t>Process</w:t>
      </w:r>
      <w:r w:rsidRPr="00323C34" w:rsidR="00E214E2">
        <w:rPr>
          <w:rFonts w:hint="eastAsia"/>
        </w:rPr>
        <w:t xml:space="preserve"> </w:t>
      </w:r>
      <w:r>
        <w:rPr>
          <w:rFonts w:hint="eastAsia"/>
        </w:rPr>
        <w:t>Flow</w:t>
      </w:r>
      <w:bookmarkEnd w:id="1258"/>
    </w:p>
    <w:p w:rsidRPr="00323C34" w:rsidR="006C4CC9" w:rsidP="006C4CC9" w:rsidRDefault="006C4CC9" w14:paraId="2A6E8FD6" w14:textId="23A1A50B">
      <w:pPr>
        <w:keepNext/>
        <w:spacing w:after="0"/>
      </w:pPr>
      <w:del w:author="Shin Feng WONG" w:date="2026-06-05T20:29:00Z" w16du:dateUtc="2026-06-05T12:29:00Z" w:id="1259">
        <w:r w:rsidRPr="00323C34" w:rsidDel="00054EEA">
          <w:rPr>
            <w:noProof/>
          </w:rPr>
          <w:drawing>
            <wp:inline distT="0" distB="0" distL="0" distR="0" wp14:anchorId="786DBAC1" wp14:editId="44E99E5E">
              <wp:extent cx="5731510" cy="2849245"/>
              <wp:effectExtent l="0" t="0" r="2540" b="8255"/>
              <wp:docPr id="143424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1307" name=""/>
                      <pic:cNvPicPr/>
                    </pic:nvPicPr>
                    <pic:blipFill>
                      <a:blip r:embed="rId29"/>
                      <a:stretch>
                        <a:fillRect/>
                      </a:stretch>
                    </pic:blipFill>
                    <pic:spPr>
                      <a:xfrm>
                        <a:off x="0" y="0"/>
                        <a:ext cx="5731510" cy="2849245"/>
                      </a:xfrm>
                      <a:prstGeom prst="rect">
                        <a:avLst/>
                      </a:prstGeom>
                    </pic:spPr>
                  </pic:pic>
                </a:graphicData>
              </a:graphic>
            </wp:inline>
          </w:drawing>
        </w:r>
      </w:del>
      <w:ins w:author="Shin Feng WONG" w:date="2026-06-06T01:00:00Z" w16du:dateUtc="2026-06-05T17:00:00Z" w:id="1260">
        <w:r w:rsidR="00304A7E">
          <w:rPr>
            <w:noProof/>
          </w:rPr>
          <w:drawing>
            <wp:inline distT="0" distB="0" distL="0" distR="0" wp14:anchorId="14621C07" wp14:editId="1BA1A773">
              <wp:extent cx="5720715" cy="1616710"/>
              <wp:effectExtent l="0" t="0" r="0" b="2540"/>
              <wp:docPr id="1044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0715" cy="1616710"/>
                      </a:xfrm>
                      <a:prstGeom prst="rect">
                        <a:avLst/>
                      </a:prstGeom>
                      <a:noFill/>
                      <a:ln>
                        <a:noFill/>
                      </a:ln>
                    </pic:spPr>
                  </pic:pic>
                </a:graphicData>
              </a:graphic>
            </wp:inline>
          </w:drawing>
        </w:r>
      </w:ins>
    </w:p>
    <w:p w:rsidRPr="00323C34" w:rsidR="006C4CC9" w:rsidP="006C4CC9" w:rsidRDefault="006C4CC9" w14:paraId="5B7838D4" w14:textId="52E63D90">
      <w:pPr>
        <w:pStyle w:val="Caption"/>
      </w:pPr>
      <w:r w:rsidRPr="00323C34">
        <w:t xml:space="preserve">Figure </w:t>
      </w:r>
      <w:ins w:author="Shin Feng WONG" w:date="2026-06-04T11:01:00Z" w16du:dateUtc="2026-06-04T03:01:00Z" w:id="1261">
        <w:r w:rsidR="00306DB2">
          <w:fldChar w:fldCharType="begin"/>
        </w:r>
        <w:r w:rsidR="00306DB2">
          <w:instrText xml:space="preserve"> STYLEREF 1 \s </w:instrText>
        </w:r>
      </w:ins>
      <w:r w:rsidR="00306DB2">
        <w:fldChar w:fldCharType="separate"/>
      </w:r>
      <w:r w:rsidR="00306DB2">
        <w:rPr>
          <w:noProof/>
        </w:rPr>
        <w:t>7</w:t>
      </w:r>
      <w:ins w:author="Shin Feng WONG" w:date="2026-06-04T11:01:00Z" w16du:dateUtc="2026-06-04T03:01:00Z" w:id="1262">
        <w:r w:rsidR="00306DB2">
          <w:fldChar w:fldCharType="end"/>
        </w:r>
        <w:r w:rsidR="00306DB2">
          <w:noBreakHyphen/>
        </w:r>
        <w:r w:rsidR="00306DB2">
          <w:fldChar w:fldCharType="begin"/>
        </w:r>
        <w:r w:rsidR="00306DB2">
          <w:instrText xml:space="preserve"> SEQ Figure \* ARABIC \s 1 </w:instrText>
        </w:r>
      </w:ins>
      <w:r w:rsidR="00306DB2">
        <w:fldChar w:fldCharType="separate"/>
      </w:r>
      <w:ins w:author="Shin Feng WONG" w:date="2026-06-04T11:01:00Z" w16du:dateUtc="2026-06-04T03:01:00Z" w:id="1263">
        <w:r w:rsidR="00306DB2">
          <w:rPr>
            <w:noProof/>
          </w:rPr>
          <w:t>1</w:t>
        </w:r>
        <w:r w:rsidR="00306DB2">
          <w:fldChar w:fldCharType="end"/>
        </w:r>
      </w:ins>
      <w:del w:author="Shin Feng WONG" w:date="2026-06-04T11:00:00Z" w16du:dateUtc="2026-06-04T03:00:00Z" w:id="1264">
        <w:r w:rsidDel="00306DB2">
          <w:fldChar w:fldCharType="begin"/>
        </w:r>
        <w:r w:rsidDel="00306DB2">
          <w:delInstrText xml:space="preserve"> STYLEREF 1 \s </w:delInstrText>
        </w:r>
        <w:r w:rsidDel="00306DB2">
          <w:fldChar w:fldCharType="separate"/>
        </w:r>
        <w:r w:rsidRPr="00323C34" w:rsidDel="00306DB2">
          <w:delText>8</w:delText>
        </w:r>
        <w:r w:rsidDel="00306DB2">
          <w:fldChar w:fldCharType="end"/>
        </w:r>
        <w:r w:rsidRPr="00323C34" w:rsidDel="00306DB2">
          <w:noBreakHyphen/>
        </w:r>
        <w:r w:rsidDel="00306DB2">
          <w:fldChar w:fldCharType="begin"/>
        </w:r>
        <w:r w:rsidDel="00306DB2">
          <w:delInstrText xml:space="preserve"> SEQ Figure \* ARABIC \s 1 </w:delInstrText>
        </w:r>
        <w:r w:rsidDel="00306DB2">
          <w:fldChar w:fldCharType="separate"/>
        </w:r>
        <w:r w:rsidRPr="00323C34" w:rsidDel="00306DB2">
          <w:delText>1</w:delText>
        </w:r>
        <w:r w:rsidDel="00306DB2">
          <w:fldChar w:fldCharType="end"/>
        </w:r>
      </w:del>
      <w:r w:rsidRPr="00323C34">
        <w:rPr>
          <w:rFonts w:hint="eastAsia"/>
        </w:rPr>
        <w:t xml:space="preserve"> - Task Process</w:t>
      </w:r>
    </w:p>
    <w:p w:rsidR="00AB0AAD" w:rsidRDefault="00AB0AAD" w14:paraId="6C96CD2F" w14:textId="77777777">
      <w:pPr>
        <w:spacing w:before="0" w:after="160" w:line="278" w:lineRule="auto"/>
        <w:rPr>
          <w:rFonts w:eastAsiaTheme="majorEastAsia" w:cstheme="majorBidi"/>
          <w:b/>
          <w:bCs/>
          <w:color w:val="0F4761" w:themeColor="accent1" w:themeShade="BF"/>
          <w:sz w:val="32"/>
          <w:szCs w:val="28"/>
        </w:rPr>
      </w:pPr>
      <w:r>
        <w:br w:type="page"/>
      </w:r>
    </w:p>
    <w:p w:rsidRPr="00323C34" w:rsidR="00E214E2" w:rsidP="00E214E2" w:rsidRDefault="00E214E2" w14:paraId="41CD9AE8" w14:textId="3CC8878D">
      <w:pPr>
        <w:pStyle w:val="Heading1"/>
        <w:pBdr>
          <w:bottom w:val="single" w:color="auto" w:sz="4" w:space="1"/>
        </w:pBdr>
      </w:pPr>
      <w:bookmarkStart w:name="_Toc231625456" w:id="1265"/>
      <w:del w:author="Shin Feng WONG" w:date="2026-06-06T04:15:00Z" w16du:dateUtc="2026-06-05T20:15:00Z" w:id="1266">
        <w:r w:rsidRPr="00323C34" w:rsidDel="000C71EB">
          <w:rPr>
            <w:rFonts w:hint="eastAsia"/>
          </w:rPr>
          <w:delText>Occurrence</w:delText>
        </w:r>
        <w:r w:rsidRPr="00323C34" w:rsidDel="000C71EB" w:rsidR="0029676E">
          <w:rPr>
            <w:rFonts w:hint="eastAsia"/>
          </w:rPr>
          <w:delText xml:space="preserve"> Log</w:delText>
        </w:r>
      </w:del>
      <w:ins w:author="Shin Feng WONG" w:date="2026-06-06T04:15:00Z" w16du:dateUtc="2026-06-05T20:15:00Z" w:id="1267">
        <w:r w:rsidR="000C71EB">
          <w:rPr>
            <w:rFonts w:hint="eastAsia"/>
          </w:rPr>
          <w:t>e-Diary Module</w:t>
        </w:r>
      </w:ins>
      <w:bookmarkEnd w:id="1265"/>
    </w:p>
    <w:p w:rsidR="00FC0ECD" w:rsidP="00FC0ECD" w:rsidRDefault="0029676E" w14:paraId="5554F685" w14:textId="4DD1A5A9">
      <w:r w:rsidRPr="00323C34">
        <w:t xml:space="preserve">The </w:t>
      </w:r>
      <w:ins w:author="Shin Feng WONG" w:date="2026-06-06T04:15:00Z" w16du:dateUtc="2026-06-05T20:15:00Z" w:id="1268">
        <w:r w:rsidR="000C71EB">
          <w:rPr>
            <w:rFonts w:hint="eastAsia"/>
          </w:rPr>
          <w:t>e-Diary</w:t>
        </w:r>
      </w:ins>
      <w:ins w:author="Shin Feng WONG" w:date="2026-06-06T04:16:00Z" w16du:dateUtc="2026-06-05T20:16:00Z" w:id="1269">
        <w:r w:rsidR="000C71EB">
          <w:rPr>
            <w:rFonts w:hint="eastAsia"/>
          </w:rPr>
          <w:t xml:space="preserve"> module</w:t>
        </w:r>
      </w:ins>
      <w:del w:author="Shin Feng WONG" w:date="2026-06-06T04:14:00Z" w16du:dateUtc="2026-06-05T20:14:00Z" w:id="1270">
        <w:r w:rsidRPr="00323C34" w:rsidDel="000C71EB">
          <w:delText>Occurrence Log</w:delText>
        </w:r>
      </w:del>
      <w:del w:author="Shin Feng WONG" w:date="2026-06-06T04:15:00Z" w16du:dateUtc="2026-06-05T20:15:00Z" w:id="1271">
        <w:r w:rsidRPr="00323C34" w:rsidDel="000C71EB">
          <w:delText xml:space="preserve"> is a standalone module </w:delText>
        </w:r>
      </w:del>
      <w:ins w:author="Shin Feng WONG" w:date="2026-06-06T04:16:00Z" w16du:dateUtc="2026-06-05T20:16:00Z" w:id="1272">
        <w:r w:rsidR="000C71EB">
          <w:rPr>
            <w:rFonts w:hint="eastAsia"/>
          </w:rPr>
          <w:t xml:space="preserve"> is a module </w:t>
        </w:r>
      </w:ins>
      <w:r w:rsidRPr="00323C34">
        <w:t>for recording events and interactions that fall under IOH responsibility but do not meet the threshold for a formal incident, fault, or task.</w:t>
      </w:r>
      <w:r w:rsidR="00FC0ECD">
        <w:rPr>
          <w:rFonts w:hint="eastAsia"/>
        </w:rPr>
        <w:t xml:space="preserve"> </w:t>
      </w:r>
      <w:r w:rsidRPr="00323C34">
        <w:t xml:space="preserve">The module digitises existing hardcopy occurrence logbooks currently maintained by </w:t>
      </w:r>
      <w:ins w:author="Shin Feng WONG" w:date="2026-06-06T04:16:00Z" w16du:dateUtc="2026-06-05T20:16:00Z" w:id="1273">
        <w:r w:rsidR="000C71EB">
          <w:rPr>
            <w:rFonts w:hint="eastAsia"/>
          </w:rPr>
          <w:t>the IOH Controllers</w:t>
        </w:r>
      </w:ins>
      <w:del w:author="Shin Feng WONG" w:date="2026-06-06T04:16:00Z" w16du:dateUtc="2026-06-05T20:16:00Z" w:id="1274">
        <w:r w:rsidRPr="00323C34" w:rsidDel="000C71EB">
          <w:delText>the IOH team</w:delText>
        </w:r>
      </w:del>
      <w:r w:rsidRPr="00323C34">
        <w:t>, providing a searchable and filterable electronic record in place of the physical diary.</w:t>
      </w:r>
    </w:p>
    <w:p w:rsidRPr="00323C34" w:rsidR="0029676E" w:rsidP="00FC0ECD" w:rsidRDefault="0029676E" w14:paraId="003F1BFB" w14:textId="0CDD3E06">
      <w:del w:author="Shin Feng WONG" w:date="2026-06-06T04:14:00Z" w16du:dateUtc="2026-06-05T20:14:00Z" w:id="1275">
        <w:r w:rsidRPr="00323C34" w:rsidDel="000C71EB">
          <w:delText xml:space="preserve">Occurrence </w:delText>
        </w:r>
      </w:del>
      <w:ins w:author="Shin Feng WONG" w:date="2026-06-06T04:14:00Z" w16du:dateUtc="2026-06-05T20:14:00Z" w:id="1276">
        <w:r w:rsidR="000C71EB">
          <w:rPr>
            <w:rFonts w:hint="eastAsia"/>
          </w:rPr>
          <w:t>e-Diary</w:t>
        </w:r>
        <w:r w:rsidRPr="00323C34" w:rsidR="000C71EB">
          <w:t xml:space="preserve"> </w:t>
        </w:r>
      </w:ins>
      <w:r w:rsidRPr="00323C34">
        <w:t>records do not trigger a ground response, work order, or broadcast, and are not linked to the Case structure.</w:t>
      </w:r>
    </w:p>
    <w:p w:rsidR="008B264C" w:rsidP="00FC0ECD" w:rsidRDefault="0029676E" w14:paraId="673CBD9C" w14:textId="1C0AC83B">
      <w:pPr>
        <w:rPr>
          <w:ins w:author="Shin Feng WONG" w:date="2026-06-06T04:17:00Z" w16du:dateUtc="2026-06-05T20:17:00Z" w:id="1277"/>
        </w:rPr>
      </w:pPr>
      <w:r w:rsidRPr="00323C34">
        <w:t>Common use cases include verbal interactions with members of the public, VIP and dignitary visit notifications, exercises, drills, and information dissemination activities.</w:t>
      </w:r>
    </w:p>
    <w:p w:rsidR="000C71EB" w:rsidP="000C71EB" w:rsidRDefault="000C71EB" w14:paraId="28B1EBBD" w14:textId="00BC230E">
      <w:pPr>
        <w:pStyle w:val="Heading2"/>
        <w:rPr>
          <w:ins w:author="Shin Feng WONG" w:date="2026-06-06T04:17:00Z" w16du:dateUtc="2026-06-05T20:17:00Z" w:id="1278"/>
        </w:rPr>
      </w:pPr>
      <w:bookmarkStart w:name="_Toc231625457" w:id="1279"/>
      <w:ins w:author="Shin Feng WONG" w:date="2026-06-06T04:17:00Z" w16du:dateUtc="2026-06-05T20:17:00Z" w:id="1280">
        <w:r>
          <w:rPr>
            <w:rFonts w:hint="eastAsia"/>
          </w:rPr>
          <w:t>Requirements</w:t>
        </w:r>
        <w:bookmarkEnd w:id="1279"/>
      </w:ins>
    </w:p>
    <w:p w:rsidR="000C71EB" w:rsidP="00C03208" w:rsidRDefault="000C71EB" w14:paraId="6F6D628A" w14:textId="2997455C">
      <w:pPr>
        <w:pStyle w:val="ListParagraph"/>
        <w:numPr>
          <w:ilvl w:val="0"/>
          <w:numId w:val="56"/>
        </w:numPr>
        <w:rPr>
          <w:ins w:author="Shin Feng WONG" w:date="2026-06-06T04:17:00Z" w16du:dateUtc="2026-06-05T20:17:00Z" w:id="1281"/>
        </w:rPr>
      </w:pPr>
      <w:ins w:author="Shin Feng WONG" w:date="2026-06-06T04:17:00Z" w16du:dateUtc="2026-06-05T20:17:00Z" w:id="1282">
        <w:r>
          <w:t>The e-Diary is a sub-record under the Case structure. Where no Case exists at the time of creation, the</w:t>
        </w:r>
      </w:ins>
      <w:ins w:author="Shin Feng WONG" w:date="2026-06-06T05:23:00Z" w16du:dateUtc="2026-06-05T21:23:00Z" w:id="1283">
        <w:r w:rsidR="00C03208">
          <w:rPr>
            <w:rFonts w:hint="eastAsia"/>
          </w:rPr>
          <w:t xml:space="preserve"> </w:t>
        </w:r>
      </w:ins>
      <w:ins w:author="Shin Feng WONG" w:date="2026-06-06T04:17:00Z" w16du:dateUtc="2026-06-05T20:17:00Z" w:id="1284">
        <w:r>
          <w:t>CMS shall auto-create a Case.</w:t>
        </w:r>
      </w:ins>
    </w:p>
    <w:p w:rsidR="000C71EB" w:rsidP="009A0809" w:rsidRDefault="000C71EB" w14:paraId="4C99A418" w14:textId="0E44C82A">
      <w:pPr>
        <w:pStyle w:val="ListParagraph"/>
        <w:numPr>
          <w:ilvl w:val="0"/>
          <w:numId w:val="56"/>
        </w:numPr>
        <w:rPr>
          <w:ins w:author="Shin Feng WONG" w:date="2026-06-06T04:17:00Z" w16du:dateUtc="2026-06-05T20:17:00Z" w:id="1285"/>
        </w:rPr>
      </w:pPr>
      <w:ins w:author="Shin Feng WONG" w:date="2026-06-06T04:17:00Z" w16du:dateUtc="2026-06-05T20:17:00Z" w:id="1286">
        <w:r>
          <w:t>Where an e-Diary entry escalates to require a formal response, a new Incident shall be created within</w:t>
        </w:r>
      </w:ins>
      <w:ins w:author="Shin Feng WONG" w:date="2026-06-06T04:18:00Z" w16du:dateUtc="2026-06-05T20:18:00Z" w:id="1287">
        <w:r>
          <w:rPr>
            <w:rFonts w:hint="eastAsia"/>
          </w:rPr>
          <w:t xml:space="preserve"> </w:t>
        </w:r>
      </w:ins>
      <w:ins w:author="Shin Feng WONG" w:date="2026-06-06T04:17:00Z" w16du:dateUtc="2026-06-05T20:17:00Z" w:id="1288">
        <w:r>
          <w:t>the same Case. The e-Diary entry is retained as a journal record.</w:t>
        </w:r>
      </w:ins>
    </w:p>
    <w:p w:rsidR="009A0809" w:rsidP="009A0809" w:rsidRDefault="000C71EB" w14:paraId="5DE832B2" w14:textId="05B0D887">
      <w:pPr>
        <w:pStyle w:val="ListParagraph"/>
        <w:numPr>
          <w:ilvl w:val="0"/>
          <w:numId w:val="56"/>
        </w:numPr>
        <w:rPr>
          <w:ins w:author="Shin Feng WONG" w:date="2026-06-06T04:59:00Z" w16du:dateUtc="2026-06-05T20:59:00Z" w:id="1289"/>
        </w:rPr>
      </w:pPr>
      <w:ins w:author="Shin Feng WONG" w:date="2026-06-06T04:17:00Z" w16du:dateUtc="2026-06-05T20:17:00Z" w:id="1290">
        <w:r>
          <w:t>Entrie</w:t>
        </w:r>
      </w:ins>
      <w:ins w:author="Shin Feng WONG" w:date="2026-06-06T04:59:00Z" w16du:dateUtc="2026-06-05T20:59:00Z" w:id="1291">
        <w:r w:rsidR="009A0809">
          <w:rPr>
            <w:rFonts w:hint="eastAsia"/>
          </w:rPr>
          <w:t>s</w:t>
        </w:r>
      </w:ins>
      <w:ins w:author="Shin Feng WONG" w:date="2026-06-06T04:17:00Z" w16du:dateUtc="2026-06-05T20:17:00Z" w:id="1292">
        <w:r>
          <w:t xml:space="preserve"> are mutable</w:t>
        </w:r>
      </w:ins>
      <w:ins w:author="Shin Feng WONG" w:date="2026-06-06T05:22:00Z" w16du:dateUtc="2026-06-05T21:22:00Z" w:id="1293">
        <w:r w:rsidR="00C03208">
          <w:rPr>
            <w:rFonts w:hint="eastAsia"/>
          </w:rPr>
          <w:t>,</w:t>
        </w:r>
      </w:ins>
      <w:ins w:author="Shin Feng WONG" w:date="2026-06-06T04:17:00Z" w16du:dateUtc="2026-06-05T20:17:00Z" w:id="1294">
        <w:r>
          <w:t xml:space="preserve"> a Controller may amend an entry after submission. All amendments are tracked and</w:t>
        </w:r>
      </w:ins>
      <w:ins w:author="Shin Feng WONG" w:date="2026-06-06T04:58:00Z" w16du:dateUtc="2026-06-05T20:58:00Z" w:id="1295">
        <w:r w:rsidR="009A0809">
          <w:rPr>
            <w:rFonts w:hint="eastAsia"/>
          </w:rPr>
          <w:t xml:space="preserve"> </w:t>
        </w:r>
      </w:ins>
      <w:ins w:author="Shin Feng WONG" w:date="2026-06-06T04:17:00Z" w16du:dateUtc="2026-06-05T20:17:00Z" w:id="1296">
        <w:r>
          <w:t>timestamped.</w:t>
        </w:r>
      </w:ins>
    </w:p>
    <w:p w:rsidR="000C71EB" w:rsidDel="009A0809" w:rsidP="009A0809" w:rsidRDefault="000C71EB" w14:paraId="3224DC5A" w14:textId="1687417E">
      <w:pPr>
        <w:pStyle w:val="ListParagraph"/>
        <w:numPr>
          <w:ilvl w:val="0"/>
          <w:numId w:val="56"/>
        </w:numPr>
        <w:rPr>
          <w:del w:author="Shin Feng WONG" w:date="2026-06-06T04:17:00Z" w16du:dateUtc="2026-06-05T20:17:00Z" w:id="1297"/>
        </w:rPr>
      </w:pPr>
      <w:ins w:author="Shin Feng WONG" w:date="2026-06-06T04:17:00Z" w16du:dateUtc="2026-06-05T20:17:00Z" w:id="1298">
        <w:r>
          <w:t>File and image attachments are supported</w:t>
        </w:r>
      </w:ins>
    </w:p>
    <w:p w:rsidRPr="00323C34" w:rsidR="0029676E" w:rsidP="0029676E" w:rsidRDefault="0029676E" w14:paraId="26404813" w14:textId="2824FECB">
      <w:pPr>
        <w:pStyle w:val="Heading2"/>
      </w:pPr>
      <w:bookmarkStart w:name="_Toc231625458" w:id="1299"/>
      <w:del w:author="Shin Feng WONG" w:date="2026-06-06T05:02:00Z" w16du:dateUtc="2026-06-05T21:02:00Z" w:id="1300">
        <w:r w:rsidRPr="00323C34" w:rsidDel="009A0809">
          <w:rPr>
            <w:rFonts w:hint="eastAsia"/>
          </w:rPr>
          <w:delText>Occurrence Record Structure</w:delText>
        </w:r>
      </w:del>
      <w:ins w:author="Shin Feng WONG" w:date="2026-06-06T05:02:00Z" w16du:dateUtc="2026-06-05T21:02:00Z" w:id="1301">
        <w:r w:rsidRPr="009A0809" w:rsidR="009A0809">
          <w:rPr>
            <w:rFonts w:hint="eastAsia"/>
          </w:rPr>
          <w:t xml:space="preserve"> </w:t>
        </w:r>
        <w:r w:rsidR="009A0809">
          <w:rPr>
            <w:rFonts w:hint="eastAsia"/>
          </w:rPr>
          <w:t>e-Diary Field Design</w:t>
        </w:r>
      </w:ins>
      <w:bookmarkEnd w:id="1299"/>
    </w:p>
    <w:p w:rsidRPr="00323C34" w:rsidR="0029676E" w:rsidP="0029676E" w:rsidRDefault="0029676E" w14:paraId="33E986EA" w14:textId="6219D96C">
      <w:r w:rsidRPr="00323C34">
        <w:t xml:space="preserve">Each </w:t>
      </w:r>
      <w:ins w:author="Shin Feng WONG" w:date="2026-06-06T06:47:00Z" w16du:dateUtc="2026-06-05T22:47:00Z" w:id="1302">
        <w:r w:rsidR="00DB39DA">
          <w:rPr>
            <w:rFonts w:hint="eastAsia"/>
          </w:rPr>
          <w:t xml:space="preserve">e-Diary </w:t>
        </w:r>
      </w:ins>
      <w:del w:author="Shin Feng WONG" w:date="2026-06-06T06:47:00Z" w16du:dateUtc="2026-06-05T22:47:00Z" w:id="1303">
        <w:r w:rsidRPr="00323C34" w:rsidDel="00DB39DA">
          <w:delText xml:space="preserve">occurrence </w:delText>
        </w:r>
      </w:del>
      <w:r w:rsidRPr="00323C34">
        <w:t>entry shall capture the following fields:</w:t>
      </w:r>
    </w:p>
    <w:tbl>
      <w:tblPr>
        <w:tblStyle w:val="SJ"/>
        <w:tblW w:w="0" w:type="auto"/>
        <w:tblLook w:val="04A0" w:firstRow="1" w:lastRow="0" w:firstColumn="1" w:lastColumn="0" w:noHBand="0" w:noVBand="1"/>
      </w:tblPr>
      <w:tblGrid>
        <w:gridCol w:w="1873"/>
        <w:gridCol w:w="1263"/>
        <w:gridCol w:w="1329"/>
        <w:gridCol w:w="4551"/>
      </w:tblGrid>
      <w:tr w:rsidRPr="00323C34" w:rsidR="009A0809" w:rsidTr="009A0809" w14:paraId="1F7CDDE8"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9A0809" w:rsidP="0029676E" w:rsidRDefault="009A0809" w14:paraId="1DAE8CD0" w14:textId="77777777">
            <w:pPr>
              <w:spacing w:after="160"/>
              <w:rPr>
                <w:bCs/>
              </w:rPr>
            </w:pPr>
            <w:r w:rsidRPr="00323C34">
              <w:rPr>
                <w:bCs/>
              </w:rPr>
              <w:t>Field</w:t>
            </w:r>
          </w:p>
        </w:tc>
        <w:tc>
          <w:tcPr>
            <w:tcW w:w="0" w:type="auto"/>
          </w:tcPr>
          <w:p w:rsidRPr="00323C34" w:rsidR="009A0809" w:rsidP="0029676E" w:rsidRDefault="009A0809" w14:paraId="20DAD2F4" w14:textId="617D5955">
            <w:pPr>
              <w:spacing w:after="160"/>
              <w:rPr>
                <w:bCs/>
              </w:rPr>
            </w:pPr>
            <w:ins w:author="Shin Feng WONG" w:date="2026-06-06T05:02:00Z" w16du:dateUtc="2026-06-05T21:02:00Z" w:id="1304">
              <w:r>
                <w:rPr>
                  <w:rFonts w:hint="eastAsia"/>
                  <w:bCs/>
                </w:rPr>
                <w:t>Input Type</w:t>
              </w:r>
            </w:ins>
          </w:p>
        </w:tc>
        <w:tc>
          <w:tcPr>
            <w:tcW w:w="0" w:type="auto"/>
          </w:tcPr>
          <w:p w:rsidRPr="00323C34" w:rsidR="009A0809" w:rsidP="0029676E" w:rsidRDefault="009A0809" w14:paraId="29EB6B62" w14:textId="5C6ADE17">
            <w:pPr>
              <w:spacing w:after="160"/>
              <w:rPr>
                <w:bCs/>
              </w:rPr>
            </w:pPr>
            <w:ins w:author="Shin Feng WONG" w:date="2026-06-06T05:02:00Z" w16du:dateUtc="2026-06-05T21:02:00Z" w:id="1305">
              <w:r>
                <w:rPr>
                  <w:rFonts w:hint="eastAsia"/>
                  <w:bCs/>
                </w:rPr>
                <w:t>Mandator</w:t>
              </w:r>
            </w:ins>
            <w:ins w:author="Shin Feng WONG" w:date="2026-06-06T05:03:00Z" w16du:dateUtc="2026-06-05T21:03:00Z" w:id="1306">
              <w:r>
                <w:rPr>
                  <w:rFonts w:hint="eastAsia"/>
                  <w:bCs/>
                </w:rPr>
                <w:t>y</w:t>
              </w:r>
            </w:ins>
          </w:p>
        </w:tc>
        <w:tc>
          <w:tcPr>
            <w:tcW w:w="0" w:type="auto"/>
            <w:hideMark/>
          </w:tcPr>
          <w:p w:rsidRPr="00323C34" w:rsidR="009A0809" w:rsidP="0029676E" w:rsidRDefault="009A0809" w14:paraId="4C5CCEF8" w14:textId="3BCFB1F9">
            <w:pPr>
              <w:spacing w:after="160"/>
              <w:rPr>
                <w:bCs/>
              </w:rPr>
            </w:pPr>
            <w:r w:rsidRPr="00323C34">
              <w:rPr>
                <w:bCs/>
              </w:rPr>
              <w:t>Notes</w:t>
            </w:r>
          </w:p>
        </w:tc>
      </w:tr>
      <w:tr w:rsidRPr="00323C34" w:rsidR="009A0809" w:rsidTr="009A0809" w14:paraId="00A9D005" w14:textId="77777777">
        <w:tc>
          <w:tcPr>
            <w:tcW w:w="0" w:type="auto"/>
            <w:hideMark/>
          </w:tcPr>
          <w:p w:rsidRPr="00323C34" w:rsidR="009A0809" w:rsidP="0029676E" w:rsidRDefault="009A0809" w14:paraId="1459D0A5" w14:textId="027E9124">
            <w:pPr>
              <w:spacing w:after="160"/>
            </w:pPr>
            <w:del w:author="Shin Feng WONG" w:date="2026-06-06T05:00:00Z" w16du:dateUtc="2026-06-05T21:00:00Z" w:id="1307">
              <w:r w:rsidRPr="00323C34" w:rsidDel="009A0809">
                <w:delText xml:space="preserve">Occurrence </w:delText>
              </w:r>
            </w:del>
            <w:ins w:author="Shin Feng WONG" w:date="2026-06-06T05:00:00Z" w16du:dateUtc="2026-06-05T21:00:00Z" w:id="1308">
              <w:r>
                <w:rPr>
                  <w:rFonts w:hint="eastAsia"/>
                </w:rPr>
                <w:t>e-Diary</w:t>
              </w:r>
              <w:r w:rsidRPr="00323C34">
                <w:t xml:space="preserve"> </w:t>
              </w:r>
            </w:ins>
            <w:r w:rsidRPr="00323C34">
              <w:t>ID</w:t>
            </w:r>
          </w:p>
        </w:tc>
        <w:tc>
          <w:tcPr>
            <w:tcW w:w="0" w:type="auto"/>
          </w:tcPr>
          <w:p w:rsidRPr="00323C34" w:rsidR="009A0809" w:rsidP="0029676E" w:rsidRDefault="009A0809" w14:paraId="3A9DAD57" w14:textId="2D6A7640">
            <w:pPr>
              <w:spacing w:after="160"/>
            </w:pPr>
            <w:ins w:author="Shin Feng WONG" w:date="2026-06-06T05:03:00Z" w16du:dateUtc="2026-06-05T21:03:00Z" w:id="1309">
              <w:r>
                <w:rPr>
                  <w:rFonts w:hint="eastAsia"/>
                </w:rPr>
                <w:t>System</w:t>
              </w:r>
            </w:ins>
          </w:p>
        </w:tc>
        <w:tc>
          <w:tcPr>
            <w:tcW w:w="0" w:type="auto"/>
          </w:tcPr>
          <w:p w:rsidRPr="00323C34" w:rsidR="009A0809" w:rsidP="0029676E" w:rsidRDefault="009A0809" w14:paraId="282A8413" w14:textId="0F2D75FD">
            <w:pPr>
              <w:spacing w:after="160"/>
            </w:pPr>
            <w:ins w:author="Shin Feng WONG" w:date="2026-06-06T05:03:00Z" w16du:dateUtc="2026-06-05T21:03:00Z" w:id="1310">
              <w:r>
                <w:rPr>
                  <w:rFonts w:hint="eastAsia"/>
                </w:rPr>
                <w:t>Yes</w:t>
              </w:r>
            </w:ins>
          </w:p>
        </w:tc>
        <w:tc>
          <w:tcPr>
            <w:tcW w:w="0" w:type="auto"/>
            <w:hideMark/>
          </w:tcPr>
          <w:p w:rsidRPr="00323C34" w:rsidR="009A0809" w:rsidP="0029676E" w:rsidRDefault="009A0809" w14:paraId="54A608BB" w14:textId="74381FD7">
            <w:pPr>
              <w:spacing w:after="160"/>
            </w:pPr>
            <w:r w:rsidRPr="00323C34">
              <w:t>System-generated</w:t>
            </w:r>
          </w:p>
        </w:tc>
      </w:tr>
      <w:tr w:rsidRPr="00323C34" w:rsidR="009A0809" w:rsidTr="009A0809" w14:paraId="25A59BC5" w14:textId="77777777">
        <w:trPr>
          <w:ins w:author="Shin Feng WONG" w:date="2026-06-06T05:01:00Z" w:id="1311"/>
        </w:trPr>
        <w:tc>
          <w:tcPr>
            <w:tcW w:w="0" w:type="auto"/>
          </w:tcPr>
          <w:p w:rsidRPr="00323C34" w:rsidR="009A0809" w:rsidP="0029676E" w:rsidRDefault="009A0809" w14:paraId="746A94A8" w14:textId="2D79B396">
            <w:pPr>
              <w:spacing w:after="160"/>
              <w:rPr>
                <w:ins w:author="Shin Feng WONG" w:date="2026-06-06T05:01:00Z" w16du:dateUtc="2026-06-05T21:01:00Z" w:id="1312"/>
              </w:rPr>
            </w:pPr>
            <w:ins w:author="Shin Feng WONG" w:date="2026-06-06T05:01:00Z" w16du:dateUtc="2026-06-05T21:01:00Z" w:id="1313">
              <w:r>
                <w:rPr>
                  <w:rFonts w:hint="eastAsia"/>
                </w:rPr>
                <w:t>Case ID</w:t>
              </w:r>
            </w:ins>
          </w:p>
        </w:tc>
        <w:tc>
          <w:tcPr>
            <w:tcW w:w="0" w:type="auto"/>
          </w:tcPr>
          <w:p w:rsidR="009A0809" w:rsidP="0029676E" w:rsidRDefault="009A0809" w14:paraId="132C3EA4" w14:textId="02800E97">
            <w:pPr>
              <w:spacing w:after="160"/>
              <w:rPr>
                <w:ins w:author="Shin Feng WONG" w:date="2026-06-06T05:02:00Z" w16du:dateUtc="2026-06-05T21:02:00Z" w:id="1314"/>
              </w:rPr>
            </w:pPr>
            <w:ins w:author="Shin Feng WONG" w:date="2026-06-06T05:03:00Z" w16du:dateUtc="2026-06-05T21:03:00Z" w:id="1315">
              <w:r>
                <w:rPr>
                  <w:rFonts w:hint="eastAsia"/>
                </w:rPr>
                <w:t>System</w:t>
              </w:r>
            </w:ins>
          </w:p>
        </w:tc>
        <w:tc>
          <w:tcPr>
            <w:tcW w:w="0" w:type="auto"/>
          </w:tcPr>
          <w:p w:rsidR="009A0809" w:rsidP="0029676E" w:rsidRDefault="009A0809" w14:paraId="03824860" w14:textId="713A77CF">
            <w:pPr>
              <w:spacing w:after="160"/>
              <w:rPr>
                <w:ins w:author="Shin Feng WONG" w:date="2026-06-06T05:02:00Z" w16du:dateUtc="2026-06-05T21:02:00Z" w:id="1316"/>
              </w:rPr>
            </w:pPr>
            <w:ins w:author="Shin Feng WONG" w:date="2026-06-06T05:03:00Z" w16du:dateUtc="2026-06-05T21:03:00Z" w:id="1317">
              <w:r>
                <w:rPr>
                  <w:rFonts w:hint="eastAsia"/>
                </w:rPr>
                <w:t>Yes</w:t>
              </w:r>
            </w:ins>
          </w:p>
        </w:tc>
        <w:tc>
          <w:tcPr>
            <w:tcW w:w="0" w:type="auto"/>
          </w:tcPr>
          <w:p w:rsidRPr="00323C34" w:rsidR="009A0809" w:rsidP="0029676E" w:rsidRDefault="009A0809" w14:paraId="37D5F1AF" w14:textId="275503DF">
            <w:pPr>
              <w:spacing w:after="160"/>
              <w:rPr>
                <w:ins w:author="Shin Feng WONG" w:date="2026-06-06T05:01:00Z" w16du:dateUtc="2026-06-05T21:01:00Z" w:id="1318"/>
              </w:rPr>
            </w:pPr>
            <w:ins w:author="Shin Feng WONG" w:date="2026-06-06T05:01:00Z" w16du:dateUtc="2026-06-05T21:01:00Z" w:id="1319">
              <w:r>
                <w:rPr>
                  <w:rFonts w:hint="eastAsia"/>
                </w:rPr>
                <w:t>Auto-populated; auto-creates a Case if none exists</w:t>
              </w:r>
            </w:ins>
          </w:p>
        </w:tc>
      </w:tr>
      <w:tr w:rsidRPr="00323C34" w:rsidR="009A0809" w:rsidTr="009A0809" w14:paraId="588D5446" w14:textId="77777777">
        <w:tc>
          <w:tcPr>
            <w:tcW w:w="0" w:type="auto"/>
            <w:hideMark/>
          </w:tcPr>
          <w:p w:rsidRPr="00323C34" w:rsidR="009A0809" w:rsidP="0029676E" w:rsidRDefault="009A0809" w14:paraId="0D9DFA61" w14:textId="747D5828">
            <w:pPr>
              <w:spacing w:after="160"/>
            </w:pPr>
            <w:ins w:author="Shin Feng WONG" w:date="2026-06-06T05:01:00Z" w16du:dateUtc="2026-06-05T21:01:00Z" w:id="1320">
              <w:r>
                <w:rPr>
                  <w:rFonts w:hint="eastAsia"/>
                </w:rPr>
                <w:t>Created By</w:t>
              </w:r>
            </w:ins>
            <w:del w:author="Shin Feng WONG" w:date="2026-06-06T05:01:00Z" w16du:dateUtc="2026-06-05T21:01:00Z" w:id="1321">
              <w:r w:rsidRPr="00323C34" w:rsidDel="009A0809">
                <w:delText>User</w:delText>
              </w:r>
            </w:del>
          </w:p>
        </w:tc>
        <w:tc>
          <w:tcPr>
            <w:tcW w:w="0" w:type="auto"/>
          </w:tcPr>
          <w:p w:rsidRPr="00323C34" w:rsidR="009A0809" w:rsidP="0029676E" w:rsidRDefault="009A0809" w14:paraId="2356F023" w14:textId="7B004B7C">
            <w:pPr>
              <w:spacing w:after="160"/>
            </w:pPr>
            <w:ins w:author="Shin Feng WONG" w:date="2026-06-06T05:03:00Z" w16du:dateUtc="2026-06-05T21:03:00Z" w:id="1322">
              <w:r>
                <w:rPr>
                  <w:rFonts w:hint="eastAsia"/>
                </w:rPr>
                <w:t>System</w:t>
              </w:r>
            </w:ins>
          </w:p>
        </w:tc>
        <w:tc>
          <w:tcPr>
            <w:tcW w:w="0" w:type="auto"/>
          </w:tcPr>
          <w:p w:rsidRPr="00323C34" w:rsidR="009A0809" w:rsidP="0029676E" w:rsidRDefault="009A0809" w14:paraId="0D9B45BD" w14:textId="51312F7E">
            <w:pPr>
              <w:spacing w:after="160"/>
            </w:pPr>
            <w:ins w:author="Shin Feng WONG" w:date="2026-06-06T05:03:00Z" w16du:dateUtc="2026-06-05T21:03:00Z" w:id="1323">
              <w:r>
                <w:rPr>
                  <w:rFonts w:hint="eastAsia"/>
                </w:rPr>
                <w:t>Yes</w:t>
              </w:r>
            </w:ins>
          </w:p>
        </w:tc>
        <w:tc>
          <w:tcPr>
            <w:tcW w:w="0" w:type="auto"/>
            <w:hideMark/>
          </w:tcPr>
          <w:p w:rsidRPr="00323C34" w:rsidR="009A0809" w:rsidP="0029676E" w:rsidRDefault="009A0809" w14:paraId="009B1550" w14:textId="52A7E223">
            <w:pPr>
              <w:spacing w:after="160"/>
            </w:pPr>
            <w:r w:rsidRPr="00323C34">
              <w:t>Account holder creating the entry. System-populated from authenticated session</w:t>
            </w:r>
          </w:p>
        </w:tc>
      </w:tr>
      <w:tr w:rsidRPr="00323C34" w:rsidR="009A0809" w:rsidTr="009A0809" w14:paraId="5F7C4ED8" w14:textId="77777777">
        <w:tc>
          <w:tcPr>
            <w:tcW w:w="0" w:type="auto"/>
            <w:hideMark/>
          </w:tcPr>
          <w:p w:rsidRPr="00323C34" w:rsidR="009A0809" w:rsidP="0029676E" w:rsidRDefault="009A0809" w14:paraId="40E6D816" w14:textId="77777777">
            <w:pPr>
              <w:spacing w:after="160"/>
            </w:pPr>
            <w:r w:rsidRPr="00323C34">
              <w:t>Date / Time</w:t>
            </w:r>
          </w:p>
        </w:tc>
        <w:tc>
          <w:tcPr>
            <w:tcW w:w="0" w:type="auto"/>
          </w:tcPr>
          <w:p w:rsidRPr="00323C34" w:rsidR="009A0809" w:rsidP="0029676E" w:rsidRDefault="009A0809" w14:paraId="292CCD74" w14:textId="292F57B6">
            <w:pPr>
              <w:spacing w:after="160"/>
            </w:pPr>
            <w:ins w:author="Shin Feng WONG" w:date="2026-06-06T05:03:00Z" w16du:dateUtc="2026-06-05T21:03:00Z" w:id="1324">
              <w:r>
                <w:rPr>
                  <w:rFonts w:hint="eastAsia"/>
                </w:rPr>
                <w:t>Date/Time</w:t>
              </w:r>
            </w:ins>
          </w:p>
        </w:tc>
        <w:tc>
          <w:tcPr>
            <w:tcW w:w="0" w:type="auto"/>
          </w:tcPr>
          <w:p w:rsidRPr="00323C34" w:rsidR="009A0809" w:rsidP="0029676E" w:rsidRDefault="009A0809" w14:paraId="36F71517" w14:textId="252AF74C">
            <w:pPr>
              <w:spacing w:after="160"/>
            </w:pPr>
            <w:ins w:author="Shin Feng WONG" w:date="2026-06-06T05:03:00Z" w16du:dateUtc="2026-06-05T21:03:00Z" w:id="1325">
              <w:r>
                <w:rPr>
                  <w:rFonts w:hint="eastAsia"/>
                </w:rPr>
                <w:t>Yes</w:t>
              </w:r>
            </w:ins>
          </w:p>
        </w:tc>
        <w:tc>
          <w:tcPr>
            <w:tcW w:w="0" w:type="auto"/>
            <w:hideMark/>
          </w:tcPr>
          <w:p w:rsidRPr="00323C34" w:rsidR="009A0809" w:rsidP="0029676E" w:rsidRDefault="009A0809" w14:paraId="72FC98BC" w14:textId="790E5C47">
            <w:pPr>
              <w:spacing w:after="160"/>
            </w:pPr>
            <w:r w:rsidRPr="00323C34">
              <w:t>Defaulted to current date and time. Backdating permitted</w:t>
            </w:r>
          </w:p>
        </w:tc>
      </w:tr>
      <w:tr w:rsidRPr="00323C34" w:rsidR="009A0809" w:rsidTr="009A0809" w14:paraId="5B057B48" w14:textId="77777777">
        <w:tc>
          <w:tcPr>
            <w:tcW w:w="0" w:type="auto"/>
            <w:hideMark/>
          </w:tcPr>
          <w:p w:rsidRPr="00323C34" w:rsidR="009A0809" w:rsidP="0029676E" w:rsidRDefault="009A0809" w14:paraId="3EE999B2" w14:textId="77777777">
            <w:pPr>
              <w:spacing w:after="160"/>
            </w:pPr>
            <w:r w:rsidRPr="00323C34">
              <w:t>Topic</w:t>
            </w:r>
          </w:p>
        </w:tc>
        <w:tc>
          <w:tcPr>
            <w:tcW w:w="0" w:type="auto"/>
          </w:tcPr>
          <w:p w:rsidRPr="00323C34" w:rsidR="009A0809" w:rsidP="0029676E" w:rsidRDefault="009A0809" w14:paraId="08EC36E0" w14:textId="081CDC1A">
            <w:pPr>
              <w:spacing w:after="160"/>
            </w:pPr>
            <w:ins w:author="Shin Feng WONG" w:date="2026-06-06T05:03:00Z" w16du:dateUtc="2026-06-05T21:03:00Z" w:id="1326">
              <w:r>
                <w:rPr>
                  <w:rFonts w:hint="eastAsia"/>
                </w:rPr>
                <w:t>Text</w:t>
              </w:r>
            </w:ins>
          </w:p>
        </w:tc>
        <w:tc>
          <w:tcPr>
            <w:tcW w:w="0" w:type="auto"/>
          </w:tcPr>
          <w:p w:rsidRPr="00323C34" w:rsidR="009A0809" w:rsidP="0029676E" w:rsidRDefault="009A0809" w14:paraId="14DD7C2E" w14:textId="7C3E72C8">
            <w:pPr>
              <w:spacing w:after="160"/>
            </w:pPr>
            <w:ins w:author="Shin Feng WONG" w:date="2026-06-06T05:03:00Z" w16du:dateUtc="2026-06-05T21:03:00Z" w:id="1327">
              <w:r>
                <w:rPr>
                  <w:rFonts w:hint="eastAsia"/>
                </w:rPr>
                <w:t>No</w:t>
              </w:r>
            </w:ins>
          </w:p>
        </w:tc>
        <w:tc>
          <w:tcPr>
            <w:tcW w:w="0" w:type="auto"/>
            <w:hideMark/>
          </w:tcPr>
          <w:p w:rsidRPr="00323C34" w:rsidR="009A0809" w:rsidP="0029676E" w:rsidRDefault="009A0809" w14:paraId="22BA2AB7" w14:textId="5F387B42">
            <w:pPr>
              <w:spacing w:after="160"/>
            </w:pPr>
            <w:r w:rsidRPr="00323C34">
              <w:t>Structured or free tex</w:t>
            </w:r>
            <w:r w:rsidRPr="00323C34">
              <w:rPr>
                <w:rFonts w:hint="eastAsia"/>
              </w:rPr>
              <w:t>t</w:t>
            </w:r>
          </w:p>
        </w:tc>
      </w:tr>
      <w:tr w:rsidRPr="00323C34" w:rsidR="009A0809" w:rsidTr="009A0809" w14:paraId="658071FE" w14:textId="77777777">
        <w:tc>
          <w:tcPr>
            <w:tcW w:w="0" w:type="auto"/>
            <w:hideMark/>
          </w:tcPr>
          <w:p w:rsidRPr="00323C34" w:rsidR="009A0809" w:rsidP="0029676E" w:rsidRDefault="009A0809" w14:paraId="7C5759F6" w14:textId="67F9132F">
            <w:pPr>
              <w:spacing w:after="160"/>
            </w:pPr>
            <w:ins w:author="Shin Feng WONG" w:date="2026-06-06T05:01:00Z" w16du:dateUtc="2026-06-05T21:01:00Z" w:id="1328">
              <w:r>
                <w:rPr>
                  <w:rFonts w:hint="eastAsia"/>
                </w:rPr>
                <w:t>Entry Text</w:t>
              </w:r>
            </w:ins>
            <w:del w:author="Shin Feng WONG" w:date="2026-06-06T05:01:00Z" w16du:dateUtc="2026-06-05T21:01:00Z" w:id="1329">
              <w:r w:rsidRPr="00323C34" w:rsidDel="009A0809">
                <w:delText>Content</w:delText>
              </w:r>
            </w:del>
          </w:p>
        </w:tc>
        <w:tc>
          <w:tcPr>
            <w:tcW w:w="0" w:type="auto"/>
          </w:tcPr>
          <w:p w:rsidRPr="00323C34" w:rsidR="009A0809" w:rsidP="0029676E" w:rsidRDefault="009A0809" w14:paraId="672B6F55" w14:textId="582503CB">
            <w:pPr>
              <w:spacing w:after="160"/>
            </w:pPr>
            <w:ins w:author="Shin Feng WONG" w:date="2026-06-06T05:03:00Z" w16du:dateUtc="2026-06-05T21:03:00Z" w:id="1330">
              <w:r>
                <w:rPr>
                  <w:rFonts w:hint="eastAsia"/>
                </w:rPr>
                <w:t>Text</w:t>
              </w:r>
            </w:ins>
          </w:p>
        </w:tc>
        <w:tc>
          <w:tcPr>
            <w:tcW w:w="0" w:type="auto"/>
          </w:tcPr>
          <w:p w:rsidRPr="00323C34" w:rsidR="009A0809" w:rsidP="0029676E" w:rsidRDefault="009A0809" w14:paraId="294EB2F9" w14:textId="32CE90D2">
            <w:pPr>
              <w:spacing w:after="160"/>
            </w:pPr>
            <w:ins w:author="Shin Feng WONG" w:date="2026-06-06T05:03:00Z" w16du:dateUtc="2026-06-05T21:03:00Z" w:id="1331">
              <w:r>
                <w:rPr>
                  <w:rFonts w:hint="eastAsia"/>
                </w:rPr>
                <w:t>No</w:t>
              </w:r>
            </w:ins>
          </w:p>
        </w:tc>
        <w:tc>
          <w:tcPr>
            <w:tcW w:w="0" w:type="auto"/>
            <w:hideMark/>
          </w:tcPr>
          <w:p w:rsidRPr="00323C34" w:rsidR="009A0809" w:rsidP="0029676E" w:rsidRDefault="009A0809" w14:paraId="3E232648" w14:textId="3CE97D49">
            <w:pPr>
              <w:spacing w:after="160"/>
            </w:pPr>
            <w:commentRangeStart w:id="1332"/>
            <w:r w:rsidRPr="00323C34">
              <w:t>Free text narrative</w:t>
            </w:r>
            <w:commentRangeEnd w:id="1332"/>
            <w:r w:rsidRPr="00323C34" w:rsidR="00292DA4">
              <w:rPr>
                <w:rStyle w:val="CommentReference"/>
                <w:sz w:val="22"/>
                <w:szCs w:val="24"/>
              </w:rPr>
              <w:commentReference w:id="1332"/>
            </w:r>
          </w:p>
        </w:tc>
      </w:tr>
      <w:tr w:rsidRPr="00323C34" w:rsidR="009A0809" w:rsidTr="009A0809" w14:paraId="0E712024" w14:textId="77777777">
        <w:trPr>
          <w:ins w:author="Shin Feng WONG" w:date="2026-06-06T05:01:00Z" w:id="1333"/>
        </w:trPr>
        <w:tc>
          <w:tcPr>
            <w:tcW w:w="0" w:type="auto"/>
          </w:tcPr>
          <w:p w:rsidR="009A0809" w:rsidP="0029676E" w:rsidRDefault="009A0809" w14:paraId="759FC9F1" w14:textId="7F14BEAE">
            <w:pPr>
              <w:spacing w:after="160"/>
              <w:rPr>
                <w:ins w:author="Shin Feng WONG" w:date="2026-06-06T05:01:00Z" w16du:dateUtc="2026-06-05T21:01:00Z" w:id="1334"/>
              </w:rPr>
            </w:pPr>
            <w:ins w:author="Shin Feng WONG" w:date="2026-06-06T05:01:00Z" w16du:dateUtc="2026-06-05T21:01:00Z" w:id="1335">
              <w:r>
                <w:rPr>
                  <w:rFonts w:hint="eastAsia"/>
                </w:rPr>
                <w:t>Attachments</w:t>
              </w:r>
            </w:ins>
          </w:p>
        </w:tc>
        <w:tc>
          <w:tcPr>
            <w:tcW w:w="0" w:type="auto"/>
          </w:tcPr>
          <w:p w:rsidR="009A0809" w:rsidP="0029676E" w:rsidRDefault="009A0809" w14:paraId="4DC04C36" w14:textId="63FA7697">
            <w:pPr>
              <w:spacing w:after="160"/>
              <w:rPr>
                <w:ins w:author="Shin Feng WONG" w:date="2026-06-06T05:02:00Z" w16du:dateUtc="2026-06-05T21:02:00Z" w:id="1336"/>
              </w:rPr>
            </w:pPr>
            <w:ins w:author="Shin Feng WONG" w:date="2026-06-06T05:03:00Z" w16du:dateUtc="2026-06-05T21:03:00Z" w:id="1337">
              <w:r>
                <w:rPr>
                  <w:rFonts w:hint="eastAsia"/>
                </w:rPr>
                <w:t>File upload</w:t>
              </w:r>
            </w:ins>
          </w:p>
        </w:tc>
        <w:tc>
          <w:tcPr>
            <w:tcW w:w="0" w:type="auto"/>
          </w:tcPr>
          <w:p w:rsidR="009A0809" w:rsidP="0029676E" w:rsidRDefault="009A0809" w14:paraId="0729906D" w14:textId="1972DEF8">
            <w:pPr>
              <w:spacing w:after="160"/>
              <w:rPr>
                <w:ins w:author="Shin Feng WONG" w:date="2026-06-06T05:02:00Z" w16du:dateUtc="2026-06-05T21:02:00Z" w:id="1338"/>
              </w:rPr>
            </w:pPr>
            <w:ins w:author="Shin Feng WONG" w:date="2026-06-06T05:03:00Z" w16du:dateUtc="2026-06-05T21:03:00Z" w:id="1339">
              <w:r>
                <w:rPr>
                  <w:rFonts w:hint="eastAsia"/>
                </w:rPr>
                <w:t>No</w:t>
              </w:r>
            </w:ins>
          </w:p>
        </w:tc>
        <w:tc>
          <w:tcPr>
            <w:tcW w:w="0" w:type="auto"/>
          </w:tcPr>
          <w:p w:rsidRPr="00323C34" w:rsidR="009A0809" w:rsidP="0029676E" w:rsidRDefault="009A0809" w14:paraId="0E131DF6" w14:textId="61BC12C9">
            <w:pPr>
              <w:spacing w:after="160"/>
              <w:rPr>
                <w:ins w:author="Shin Feng WONG" w:date="2026-06-06T05:01:00Z" w16du:dateUtc="2026-06-05T21:01:00Z" w:id="1340"/>
              </w:rPr>
            </w:pPr>
            <w:ins w:author="Shin Feng WONG" w:date="2026-06-06T05:01:00Z" w16du:dateUtc="2026-06-05T21:01:00Z" w:id="1341">
              <w:r>
                <w:rPr>
                  <w:rFonts w:hint="eastAsia"/>
                </w:rPr>
                <w:t>File / image references</w:t>
              </w:r>
            </w:ins>
          </w:p>
        </w:tc>
      </w:tr>
    </w:tbl>
    <w:p w:rsidRPr="00323C34" w:rsidR="0029676E" w:rsidP="0029676E" w:rsidRDefault="009A0809" w14:paraId="482B34A8" w14:textId="2454A844">
      <w:pPr>
        <w:pStyle w:val="Heading2"/>
      </w:pPr>
      <w:bookmarkStart w:name="_Toc231625459" w:id="1342"/>
      <w:ins w:author="Shin Feng WONG" w:date="2026-06-06T05:04:00Z" w16du:dateUtc="2026-06-05T21:04:00Z" w:id="1343">
        <w:r>
          <w:t>E</w:t>
        </w:r>
        <w:r>
          <w:rPr>
            <w:rFonts w:hint="eastAsia"/>
          </w:rPr>
          <w:t xml:space="preserve">-Diary </w:t>
        </w:r>
      </w:ins>
      <w:del w:author="Shin Feng WONG" w:date="2026-06-06T05:04:00Z" w16du:dateUtc="2026-06-05T21:04:00Z" w:id="1344">
        <w:r w:rsidRPr="00323C34" w:rsidDel="009A0809" w:rsidR="0029676E">
          <w:rPr>
            <w:rFonts w:hint="eastAsia"/>
          </w:rPr>
          <w:delText xml:space="preserve">Occurrence </w:delText>
        </w:r>
      </w:del>
      <w:r w:rsidRPr="00323C34" w:rsidR="0029676E">
        <w:rPr>
          <w:rFonts w:hint="eastAsia"/>
        </w:rPr>
        <w:t>Creation</w:t>
      </w:r>
      <w:bookmarkEnd w:id="1342"/>
    </w:p>
    <w:p w:rsidR="00FC0ECD" w:rsidDel="00DB39DA" w:rsidP="00226503" w:rsidRDefault="0029676E" w14:paraId="6F68DF7D" w14:textId="4DCB7276">
      <w:pPr>
        <w:pStyle w:val="ListParagraph"/>
        <w:numPr>
          <w:ilvl w:val="0"/>
          <w:numId w:val="34"/>
        </w:numPr>
        <w:rPr>
          <w:del w:author="Shin Feng WONG" w:date="2026-06-06T06:50:00Z" w16du:dateUtc="2026-06-05T22:50:00Z" w:id="1345"/>
        </w:rPr>
      </w:pPr>
      <w:del w:author="Shin Feng WONG" w:date="2026-06-06T06:50:00Z" w16du:dateUtc="2026-06-05T22:50:00Z" w:id="1346">
        <w:r w:rsidRPr="00323C34" w:rsidDel="00DB39DA">
          <w:delText xml:space="preserve">Any </w:delText>
        </w:r>
        <w:commentRangeStart w:id="1347"/>
        <w:r w:rsidRPr="00323C34" w:rsidDel="00DB39DA">
          <w:delText xml:space="preserve">authorised user </w:delText>
        </w:r>
        <w:commentRangeEnd w:id="1347"/>
        <w:r w:rsidRPr="00323C34" w:rsidDel="00DB39DA" w:rsidR="00292DA4">
          <w:rPr>
            <w:rStyle w:val="CommentReference"/>
            <w:sz w:val="22"/>
            <w:szCs w:val="24"/>
          </w:rPr>
          <w:commentReference w:id="1347"/>
        </w:r>
        <w:r w:rsidRPr="00323C34" w:rsidDel="00DB39DA">
          <w:delText>with a CMS account may create an occurrence entry.</w:delText>
        </w:r>
      </w:del>
    </w:p>
    <w:p w:rsidR="00DB39DA" w:rsidP="00DB39DA" w:rsidRDefault="00DB39DA" w14:paraId="26050B19" w14:textId="73AF6A2E">
      <w:pPr>
        <w:pStyle w:val="ListParagraph"/>
        <w:numPr>
          <w:ilvl w:val="0"/>
          <w:numId w:val="34"/>
        </w:numPr>
        <w:rPr>
          <w:ins w:author="Shin Feng WONG" w:date="2026-06-06T06:50:00Z" w16du:dateUtc="2026-06-05T22:50:00Z" w:id="1348"/>
        </w:rPr>
      </w:pPr>
      <w:ins w:author="Shin Feng WONG" w:date="2026-06-06T06:50:00Z" w16du:dateUtc="2026-06-05T22:50:00Z" w:id="1349">
        <w:r>
          <w:t>The e-Diary module is primarily intended for use by Controllers. Duty Officers, Duty Managers, and</w:t>
        </w:r>
        <w:r>
          <w:rPr>
            <w:rFonts w:hint="eastAsia"/>
          </w:rPr>
          <w:t xml:space="preserve"> </w:t>
        </w:r>
        <w:r>
          <w:t>System Administrators may also create e-Diary entries. All other CMS roles have no access to the</w:t>
        </w:r>
        <w:r>
          <w:rPr>
            <w:rFonts w:hint="eastAsia"/>
          </w:rPr>
          <w:t xml:space="preserve"> </w:t>
        </w:r>
        <w:r>
          <w:t>e-Diary.</w:t>
        </w:r>
      </w:ins>
    </w:p>
    <w:p w:rsidR="00FC0ECD" w:rsidP="00226503" w:rsidRDefault="0029676E" w14:paraId="53640479" w14:textId="77777777">
      <w:pPr>
        <w:pStyle w:val="ListParagraph"/>
        <w:numPr>
          <w:ilvl w:val="0"/>
          <w:numId w:val="34"/>
        </w:numPr>
      </w:pPr>
      <w:r w:rsidRPr="00323C34">
        <w:t>Creation requires no approval or assignment workflow.</w:t>
      </w:r>
    </w:p>
    <w:p w:rsidRPr="00323C34" w:rsidR="0029676E" w:rsidP="00226503" w:rsidRDefault="0029676E" w14:paraId="40A25115" w14:textId="282C47AA">
      <w:pPr>
        <w:pStyle w:val="ListParagraph"/>
        <w:numPr>
          <w:ilvl w:val="0"/>
          <w:numId w:val="34"/>
        </w:numPr>
      </w:pPr>
      <w:del w:author="Shin Feng WONG" w:date="2026-06-06T06:51:00Z" w16du:dateUtc="2026-06-05T22:51:00Z" w:id="1350">
        <w:r w:rsidRPr="00323C34" w:rsidDel="00DB39DA">
          <w:delText xml:space="preserve">Once submitted, the entry is recorded and </w:delText>
        </w:r>
        <w:commentRangeStart w:id="1351"/>
        <w:r w:rsidRPr="00323C34" w:rsidDel="00DB39DA">
          <w:delText>immutabl</w:delText>
        </w:r>
        <w:r w:rsidDel="00DB39DA" w:rsidR="00FC0ECD">
          <w:rPr>
            <w:rFonts w:hint="eastAsia"/>
          </w:rPr>
          <w:delText>e</w:delText>
        </w:r>
        <w:commentRangeEnd w:id="1351"/>
        <w:r w:rsidRPr="00323C34" w:rsidDel="00DB39DA" w:rsidR="00292DA4">
          <w:rPr>
            <w:rStyle w:val="CommentReference"/>
            <w:sz w:val="22"/>
            <w:szCs w:val="24"/>
          </w:rPr>
          <w:commentReference w:id="1351"/>
        </w:r>
        <w:r w:rsidRPr="00323C34" w:rsidDel="00DB39DA">
          <w:delText>.</w:delText>
        </w:r>
      </w:del>
      <w:ins w:author="Shin Feng WONG" w:date="2026-06-06T06:51:00Z" w16du:dateUtc="2026-06-05T22:51:00Z" w:id="1352">
        <w:r w:rsidR="00DB39DA">
          <w:rPr>
            <w:rFonts w:hint="eastAsia"/>
          </w:rPr>
          <w:t xml:space="preserve"> e-Diary records can be edited even after submission, but not deleted except by the System Administrator.</w:t>
        </w:r>
      </w:ins>
    </w:p>
    <w:p w:rsidRPr="00323C34" w:rsidR="0029676E" w:rsidP="0029676E" w:rsidRDefault="0029676E" w14:paraId="4601CBF3" w14:textId="4CBEAD50">
      <w:pPr>
        <w:pStyle w:val="Heading2"/>
      </w:pPr>
      <w:bookmarkStart w:name="_Toc231625460" w:id="1353"/>
      <w:r w:rsidRPr="00323C34">
        <w:rPr>
          <w:rFonts w:hint="eastAsia"/>
        </w:rPr>
        <w:t>Retrieval and Filtering</w:t>
      </w:r>
      <w:bookmarkEnd w:id="1353"/>
    </w:p>
    <w:p w:rsidR="00FC0ECD" w:rsidP="00226503" w:rsidRDefault="0029676E" w14:paraId="3EE08A42" w14:textId="7FF46B14">
      <w:pPr>
        <w:pStyle w:val="ListParagraph"/>
        <w:numPr>
          <w:ilvl w:val="0"/>
          <w:numId w:val="35"/>
        </w:numPr>
      </w:pPr>
      <w:r w:rsidRPr="00323C34">
        <w:t xml:space="preserve">The system shall support retrieval of </w:t>
      </w:r>
      <w:ins w:author="Shin Feng WONG" w:date="2026-06-06T05:05:00Z" w16du:dateUtc="2026-06-05T21:05:00Z" w:id="1354">
        <w:r w:rsidR="009A0809">
          <w:rPr>
            <w:rFonts w:hint="eastAsia"/>
          </w:rPr>
          <w:t>e-Diary</w:t>
        </w:r>
      </w:ins>
      <w:ins w:author="Shin Feng WONG" w:date="2026-06-06T05:06:00Z" w16du:dateUtc="2026-06-05T21:06:00Z" w:id="1355">
        <w:r w:rsidR="009A0809">
          <w:rPr>
            <w:rFonts w:hint="eastAsia"/>
          </w:rPr>
          <w:t xml:space="preserve"> records </w:t>
        </w:r>
      </w:ins>
      <w:del w:author="Shin Feng WONG" w:date="2026-06-06T05:05:00Z" w16du:dateUtc="2026-06-05T21:05:00Z" w:id="1356">
        <w:r w:rsidRPr="00323C34" w:rsidDel="009A0809">
          <w:delText xml:space="preserve">occurrence entries </w:delText>
        </w:r>
      </w:del>
      <w:r w:rsidRPr="00323C34">
        <w:t>with filtering by date and by user account.</w:t>
      </w:r>
    </w:p>
    <w:p w:rsidR="0029676E" w:rsidP="00226503" w:rsidRDefault="0029676E" w14:paraId="26353EA8" w14:textId="126B7126">
      <w:pPr>
        <w:pStyle w:val="ListParagraph"/>
        <w:numPr>
          <w:ilvl w:val="0"/>
          <w:numId w:val="35"/>
        </w:numPr>
      </w:pPr>
      <w:r w:rsidRPr="00323C34">
        <w:t>Additional filtering criteria may be introduced subject to the confirmed field list from SDC.</w:t>
      </w:r>
    </w:p>
    <w:p w:rsidRPr="00323C34" w:rsidR="0029676E" w:rsidP="0029676E" w:rsidRDefault="00FC0ECD" w14:paraId="4909C3DC" w14:textId="12C1435E">
      <w:pPr>
        <w:pStyle w:val="Heading2"/>
      </w:pPr>
      <w:bookmarkStart w:name="_Toc231625461" w:id="1357"/>
      <w:r>
        <w:rPr>
          <w:rFonts w:hint="eastAsia"/>
        </w:rPr>
        <w:t>UCS Integration</w:t>
      </w:r>
      <w:bookmarkEnd w:id="1357"/>
    </w:p>
    <w:p w:rsidR="00FC0ECD" w:rsidP="00226503" w:rsidRDefault="0029676E" w14:paraId="6D1AD6B7" w14:textId="29195B3B">
      <w:pPr>
        <w:pStyle w:val="ListParagraph"/>
        <w:numPr>
          <w:ilvl w:val="0"/>
          <w:numId w:val="36"/>
        </w:numPr>
      </w:pPr>
      <w:r w:rsidRPr="00323C34">
        <w:t xml:space="preserve">The </w:t>
      </w:r>
      <w:ins w:author="Shin Feng WONG" w:date="2026-06-06T06:52:00Z" w16du:dateUtc="2026-06-05T22:52:00Z" w:id="1358">
        <w:r w:rsidR="00DB39DA">
          <w:rPr>
            <w:rFonts w:hint="eastAsia"/>
          </w:rPr>
          <w:t xml:space="preserve">e-Diary </w:t>
        </w:r>
      </w:ins>
      <w:del w:author="Shin Feng WONG" w:date="2026-06-06T06:52:00Z" w16du:dateUtc="2026-06-05T22:52:00Z" w:id="1359">
        <w:r w:rsidRPr="00323C34" w:rsidDel="00DB39DA">
          <w:delText xml:space="preserve">Occurrence Log </w:delText>
        </w:r>
      </w:del>
      <w:r w:rsidRPr="00323C34">
        <w:t>shall be accessible as a</w:t>
      </w:r>
      <w:del w:author="Shin Feng WONG" w:date="2026-06-06T06:52:00Z" w16du:dateUtc="2026-06-05T22:52:00Z" w:id="1360">
        <w:r w:rsidRPr="00323C34" w:rsidDel="00DB39DA">
          <w:delText>n e-Diary</w:delText>
        </w:r>
      </w:del>
      <w:r w:rsidRPr="00323C34">
        <w:t xml:space="preserve"> module within the UCS, allowing Controllers and Duty Officers to create and retrieve occurrence entries without navigating to the CMS.</w:t>
      </w:r>
    </w:p>
    <w:p w:rsidRPr="00323C34" w:rsidR="0029676E" w:rsidP="00226503" w:rsidRDefault="0029676E" w14:paraId="136201C1" w14:textId="5654E064">
      <w:pPr>
        <w:pStyle w:val="ListParagraph"/>
        <w:numPr>
          <w:ilvl w:val="0"/>
          <w:numId w:val="36"/>
        </w:numPr>
      </w:pPr>
      <w:r w:rsidRPr="00323C34">
        <w:t xml:space="preserve">The UCS surface requirements for the </w:t>
      </w:r>
      <w:ins w:author="Shin Feng WONG" w:date="2026-06-06T05:05:00Z" w16du:dateUtc="2026-06-05T21:05:00Z" w:id="1361">
        <w:r w:rsidR="009A0809">
          <w:rPr>
            <w:rFonts w:hint="eastAsia"/>
          </w:rPr>
          <w:t xml:space="preserve">e-Diary </w:t>
        </w:r>
      </w:ins>
      <w:del w:author="Shin Feng WONG" w:date="2026-06-06T05:05:00Z" w16du:dateUtc="2026-06-05T21:05:00Z" w:id="1362">
        <w:r w:rsidRPr="00323C34" w:rsidDel="009A0809">
          <w:delText xml:space="preserve">Occurrence Log </w:delText>
        </w:r>
      </w:del>
      <w:r w:rsidRPr="00323C34">
        <w:t>are defined within the UCS Functional Requirements Document.</w:t>
      </w:r>
    </w:p>
    <w:p w:rsidRPr="00323C34" w:rsidR="0099013E" w:rsidRDefault="0099013E" w14:paraId="224B458F" w14:textId="77777777">
      <w:pPr>
        <w:spacing w:line="278" w:lineRule="auto"/>
        <w:rPr>
          <w:rFonts w:eastAsiaTheme="majorEastAsia" w:cstheme="majorBidi"/>
          <w:b/>
          <w:bCs/>
          <w:color w:val="0F4761" w:themeColor="accent1" w:themeShade="BF"/>
          <w:sz w:val="32"/>
          <w:szCs w:val="28"/>
        </w:rPr>
      </w:pPr>
      <w:r w:rsidRPr="00323C34">
        <w:br w:type="page"/>
      </w:r>
    </w:p>
    <w:p w:rsidRPr="00323C34" w:rsidR="00F933D7" w:rsidP="0099013E" w:rsidRDefault="00F933D7" w14:paraId="3A2507AD" w14:textId="22A8016C">
      <w:pPr>
        <w:pStyle w:val="Heading1"/>
        <w:pBdr>
          <w:bottom w:val="single" w:color="auto" w:sz="4" w:space="1"/>
        </w:pBdr>
      </w:pPr>
      <w:bookmarkStart w:name="_Toc231625462" w:id="1363"/>
      <w:r w:rsidRPr="00323C34">
        <w:rPr>
          <w:rFonts w:hint="eastAsia"/>
        </w:rPr>
        <w:t>Broadcast and Notification Framework</w:t>
      </w:r>
      <w:bookmarkEnd w:id="1363"/>
    </w:p>
    <w:p w:rsidR="000D5CEF" w:rsidP="00F933D7" w:rsidRDefault="00F933D7" w14:paraId="142E0D4C" w14:textId="77777777">
      <w:r w:rsidRPr="00323C34">
        <w:t xml:space="preserve">The Broadcast and Notification Framework govern the composition, delivery, and record-keeping of all outbound communications generated by the CMS. Broadcasts are structured communications issued to defined recipient groups in response to </w:t>
      </w:r>
      <w:commentRangeStart w:id="1364"/>
      <w:r w:rsidRPr="00323C34">
        <w:t xml:space="preserve">incident lifecycle </w:t>
      </w:r>
      <w:commentRangeEnd w:id="1364"/>
      <w:r w:rsidRPr="00323C34" w:rsidR="00292DA4">
        <w:rPr>
          <w:rStyle w:val="CommentReference"/>
          <w:sz w:val="22"/>
          <w:szCs w:val="24"/>
        </w:rPr>
        <w:commentReference w:id="1364"/>
      </w:r>
      <w:r w:rsidRPr="00323C34">
        <w:t>events.</w:t>
      </w:r>
    </w:p>
    <w:p w:rsidRPr="00323C34" w:rsidR="00F933D7" w:rsidP="00F933D7" w:rsidRDefault="00F933D7" w14:paraId="24A323BE" w14:textId="211FD486">
      <w:r w:rsidRPr="00323C34">
        <w:t>Notifications are system-generated alerts directed to individual users in response to record assignments, status changes, or workflow actions.</w:t>
      </w:r>
    </w:p>
    <w:p w:rsidRPr="00323C34" w:rsidR="00F933D7" w:rsidP="00F933D7" w:rsidRDefault="00F933D7" w14:paraId="214049A2" w14:textId="3F96C7F9">
      <w:pPr>
        <w:pStyle w:val="Heading2"/>
      </w:pPr>
      <w:bookmarkStart w:name="_Toc231625463" w:id="1365"/>
      <w:r w:rsidRPr="00323C34">
        <w:rPr>
          <w:rFonts w:hint="eastAsia"/>
        </w:rPr>
        <w:t>Broadcast Types</w:t>
      </w:r>
      <w:bookmarkEnd w:id="1365"/>
    </w:p>
    <w:tbl>
      <w:tblPr>
        <w:tblStyle w:val="SJ"/>
        <w:tblW w:w="0" w:type="auto"/>
        <w:tblLook w:val="04A0" w:firstRow="1" w:lastRow="0" w:firstColumn="1" w:lastColumn="0" w:noHBand="0" w:noVBand="1"/>
      </w:tblPr>
      <w:tblGrid>
        <w:gridCol w:w="1570"/>
        <w:gridCol w:w="3157"/>
        <w:gridCol w:w="4289"/>
      </w:tblGrid>
      <w:tr w:rsidRPr="00323C34" w:rsidR="00C62A87" w:rsidTr="00F933D7" w14:paraId="1DBB229D"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F933D7" w:rsidP="00F933D7" w:rsidRDefault="00F933D7" w14:paraId="28CB8201" w14:textId="77777777">
            <w:pPr>
              <w:spacing w:after="160"/>
              <w:rPr>
                <w:bCs/>
              </w:rPr>
            </w:pPr>
            <w:r w:rsidRPr="00323C34">
              <w:rPr>
                <w:bCs/>
              </w:rPr>
              <w:t>Broadcast Type</w:t>
            </w:r>
          </w:p>
        </w:tc>
        <w:tc>
          <w:tcPr>
            <w:tcW w:w="0" w:type="auto"/>
            <w:hideMark/>
          </w:tcPr>
          <w:p w:rsidRPr="00323C34" w:rsidR="00F933D7" w:rsidP="00F933D7" w:rsidRDefault="00F933D7" w14:paraId="224723A7" w14:textId="77777777">
            <w:pPr>
              <w:spacing w:after="160"/>
              <w:rPr>
                <w:bCs/>
              </w:rPr>
            </w:pPr>
            <w:r w:rsidRPr="00323C34">
              <w:rPr>
                <w:bCs/>
              </w:rPr>
              <w:t>Trigger</w:t>
            </w:r>
          </w:p>
        </w:tc>
        <w:tc>
          <w:tcPr>
            <w:tcW w:w="0" w:type="auto"/>
            <w:hideMark/>
          </w:tcPr>
          <w:p w:rsidRPr="00323C34" w:rsidR="00F933D7" w:rsidP="00F933D7" w:rsidRDefault="00F933D7" w14:paraId="1E2F757E" w14:textId="77777777">
            <w:pPr>
              <w:spacing w:after="160"/>
              <w:rPr>
                <w:bCs/>
              </w:rPr>
            </w:pPr>
            <w:r w:rsidRPr="00323C34">
              <w:rPr>
                <w:bCs/>
              </w:rPr>
              <w:t>Initiator</w:t>
            </w:r>
          </w:p>
        </w:tc>
      </w:tr>
      <w:tr w:rsidRPr="00323C34" w:rsidR="00C62A87" w:rsidTr="00F933D7" w14:paraId="59B008D5" w14:textId="77777777">
        <w:tc>
          <w:tcPr>
            <w:tcW w:w="0" w:type="auto"/>
            <w:hideMark/>
          </w:tcPr>
          <w:p w:rsidRPr="00323C34" w:rsidR="00F933D7" w:rsidP="00F933D7" w:rsidRDefault="00F933D7" w14:paraId="2F2BB196" w14:textId="77777777">
            <w:pPr>
              <w:spacing w:after="160"/>
            </w:pPr>
            <w:r w:rsidRPr="00323C34">
              <w:t>Closure Broadcast</w:t>
            </w:r>
          </w:p>
        </w:tc>
        <w:tc>
          <w:tcPr>
            <w:tcW w:w="0" w:type="auto"/>
            <w:hideMark/>
          </w:tcPr>
          <w:p w:rsidRPr="00323C34" w:rsidR="00F933D7" w:rsidP="00F933D7" w:rsidRDefault="00F933D7" w14:paraId="3A488515" w14:textId="262A8EF5">
            <w:pPr>
              <w:spacing w:after="160"/>
            </w:pPr>
            <w:r w:rsidRPr="00323C34">
              <w:t xml:space="preserve">Duty Manager </w:t>
            </w:r>
            <w:del w:author="Shin Feng WONG" w:date="2026-06-06T06:38:00Z" w16du:dateUtc="2026-06-05T22:38:00Z" w:id="1366">
              <w:r w:rsidRPr="00323C34" w:rsidDel="009C61C6">
                <w:delText xml:space="preserve">or In-charge </w:delText>
              </w:r>
            </w:del>
            <w:r w:rsidRPr="00323C34">
              <w:t>approves incident closure</w:t>
            </w:r>
            <w:ins w:author="Shin Feng WONG" w:date="2026-06-06T06:38:00Z" w16du:dateUtc="2026-06-05T22:38:00Z" w:id="1367">
              <w:r w:rsidR="009C61C6">
                <w:rPr>
                  <w:rFonts w:hint="eastAsia"/>
                </w:rPr>
                <w:t>; system notifies Controller to perfom Closure Broadcase</w:t>
              </w:r>
            </w:ins>
          </w:p>
        </w:tc>
        <w:tc>
          <w:tcPr>
            <w:tcW w:w="0" w:type="auto"/>
            <w:hideMark/>
          </w:tcPr>
          <w:p w:rsidRPr="00323C34" w:rsidR="00F933D7" w:rsidP="00F933D7" w:rsidRDefault="009C61C6" w14:paraId="0B265C4F" w14:textId="67E2E557">
            <w:pPr>
              <w:spacing w:after="160"/>
            </w:pPr>
            <w:ins w:author="Shin Feng WONG" w:date="2026-06-06T06:39:00Z" w16du:dateUtc="2026-06-05T22:39:00Z" w:id="1368">
              <w:r>
                <w:rPr>
                  <w:rFonts w:hint="eastAsia"/>
                </w:rPr>
                <w:t>C</w:t>
              </w:r>
              <w:r>
                <w:t>o</w:t>
              </w:r>
              <w:r>
                <w:rPr>
                  <w:rFonts w:hint="eastAsia"/>
                </w:rPr>
                <w:t>ntroller</w:t>
              </w:r>
            </w:ins>
            <w:del w:author="Shin Feng WONG" w:date="2026-06-06T06:38:00Z" w16du:dateUtc="2026-06-05T22:38:00Z" w:id="1369">
              <w:r w:rsidRPr="00323C34" w:rsidDel="009C61C6" w:rsidR="00F933D7">
                <w:delText>System</w:delText>
              </w:r>
            </w:del>
            <w:r w:rsidRPr="00323C34" w:rsidR="00F933D7">
              <w:t xml:space="preserve">, upon </w:t>
            </w:r>
            <w:ins w:author="Shin Feng WONG" w:date="2026-06-06T06:39:00Z" w16du:dateUtc="2026-06-05T22:39:00Z" w:id="1370">
              <w:r>
                <w:rPr>
                  <w:rFonts w:hint="eastAsia"/>
                </w:rPr>
                <w:t>accepting system notification. Broadcast composition menu is presented for Controller to confirm fields and recipients before dispatch</w:t>
              </w:r>
            </w:ins>
            <w:del w:author="Shin Feng WONG" w:date="2026-06-06T06:39:00Z" w16du:dateUtc="2026-06-05T22:39:00Z" w:id="1371">
              <w:r w:rsidRPr="00323C34" w:rsidDel="009C61C6" w:rsidR="00F933D7">
                <w:delText>closure approval</w:delText>
              </w:r>
            </w:del>
          </w:p>
        </w:tc>
      </w:tr>
      <w:tr w:rsidRPr="00323C34" w:rsidR="00C62A87" w:rsidTr="00F933D7" w14:paraId="2B99DF64" w14:textId="77777777">
        <w:tc>
          <w:tcPr>
            <w:tcW w:w="0" w:type="auto"/>
            <w:hideMark/>
          </w:tcPr>
          <w:p w:rsidRPr="00323C34" w:rsidR="00F933D7" w:rsidP="00F933D7" w:rsidRDefault="00F933D7" w14:paraId="514FADD1" w14:textId="77777777">
            <w:pPr>
              <w:spacing w:after="160"/>
            </w:pPr>
            <w:r w:rsidRPr="00323C34">
              <w:t>End-of-Day Interim Broadcast</w:t>
            </w:r>
          </w:p>
        </w:tc>
        <w:tc>
          <w:tcPr>
            <w:tcW w:w="0" w:type="auto"/>
            <w:hideMark/>
          </w:tcPr>
          <w:p w:rsidRPr="00323C34" w:rsidR="00F933D7" w:rsidP="00F933D7" w:rsidRDefault="00F933D7" w14:paraId="78CC0DFA" w14:textId="4877FE95">
            <w:pPr>
              <w:spacing w:after="160"/>
            </w:pPr>
            <w:r w:rsidRPr="00323C34">
              <w:t>End of operational day</w:t>
            </w:r>
            <w:ins w:author="Shin Feng WONG" w:date="2026-06-06T06:40:00Z" w16du:dateUtc="2026-06-05T22:40:00Z" w:id="1372">
              <w:r w:rsidR="009C61C6">
                <w:rPr>
                  <w:rFonts w:hint="eastAsia"/>
                </w:rPr>
                <w:t>, system notification prompts Duty Manager to review open incidents and confirm whether a broadcast is required</w:t>
              </w:r>
            </w:ins>
          </w:p>
        </w:tc>
        <w:tc>
          <w:tcPr>
            <w:tcW w:w="0" w:type="auto"/>
            <w:hideMark/>
          </w:tcPr>
          <w:p w:rsidR="00F933D7" w:rsidP="00F933D7" w:rsidRDefault="00F933D7" w14:paraId="3D01387D" w14:textId="77777777">
            <w:pPr>
              <w:spacing w:after="160"/>
              <w:rPr>
                <w:ins w:author="Shin Feng WONG" w:date="2026-06-06T06:40:00Z" w16du:dateUtc="2026-06-05T22:40:00Z" w:id="1373"/>
              </w:rPr>
            </w:pPr>
            <w:r w:rsidRPr="00323C34">
              <w:t>Duty Manager</w:t>
            </w:r>
            <w:del w:author="Shin Feng WONG" w:date="2026-06-06T06:40:00Z" w16du:dateUtc="2026-06-05T22:40:00Z" w:id="1374">
              <w:r w:rsidRPr="00323C34" w:rsidDel="009C61C6">
                <w:delText>, via batch review queue</w:delText>
              </w:r>
            </w:del>
          </w:p>
          <w:p w:rsidRPr="00323C34" w:rsidR="009C61C6" w:rsidP="00F933D7" w:rsidRDefault="009C61C6" w14:paraId="474134F8" w14:textId="0291F5C2">
            <w:pPr>
              <w:spacing w:after="160"/>
            </w:pPr>
            <w:ins w:author="Shin Feng WONG" w:date="2026-06-06T06:40:00Z" w16du:dateUtc="2026-06-05T22:40:00Z" w:id="1375">
              <w:r>
                <w:rPr>
                  <w:rFonts w:hint="eastAsia"/>
                </w:rPr>
                <w:t>Not all open incident require a broadcast, the Duty Manager decide per incident</w:t>
              </w:r>
            </w:ins>
          </w:p>
        </w:tc>
      </w:tr>
      <w:tr w:rsidRPr="00323C34" w:rsidR="00C62A87" w:rsidDel="009C61C6" w:rsidTr="00F933D7" w14:paraId="0F0BE9C2" w14:textId="642B494E">
        <w:trPr>
          <w:del w:author="Shin Feng WONG" w:date="2026-06-06T06:41:00Z" w:id="1376"/>
        </w:trPr>
        <w:tc>
          <w:tcPr>
            <w:tcW w:w="0" w:type="auto"/>
            <w:hideMark/>
          </w:tcPr>
          <w:p w:rsidRPr="00323C34" w:rsidR="00F933D7" w:rsidDel="009C61C6" w:rsidP="00F933D7" w:rsidRDefault="00F933D7" w14:paraId="491BDC3D" w14:textId="56DE9CDB">
            <w:pPr>
              <w:spacing w:after="160"/>
              <w:rPr>
                <w:del w:author="Shin Feng WONG" w:date="2026-06-06T06:41:00Z" w16du:dateUtc="2026-06-05T22:41:00Z" w:id="1377"/>
              </w:rPr>
            </w:pPr>
            <w:del w:author="Shin Feng WONG" w:date="2026-06-06T06:41:00Z" w16du:dateUtc="2026-06-05T22:41:00Z" w:id="1378">
              <w:r w:rsidRPr="00323C34" w:rsidDel="009C61C6">
                <w:delText>Crisis Recall</w:delText>
              </w:r>
            </w:del>
          </w:p>
        </w:tc>
        <w:tc>
          <w:tcPr>
            <w:tcW w:w="0" w:type="auto"/>
            <w:hideMark/>
          </w:tcPr>
          <w:p w:rsidRPr="00323C34" w:rsidR="00F933D7" w:rsidDel="009C61C6" w:rsidP="00F933D7" w:rsidRDefault="00F933D7" w14:paraId="4CDCF2FD" w14:textId="477A52E1">
            <w:pPr>
              <w:spacing w:after="160"/>
              <w:rPr>
                <w:del w:author="Shin Feng WONG" w:date="2026-06-06T06:41:00Z" w16du:dateUtc="2026-06-05T22:41:00Z" w:id="1379"/>
              </w:rPr>
            </w:pPr>
            <w:del w:author="Shin Feng WONG" w:date="2026-06-06T06:41:00Z" w16du:dateUtc="2026-06-05T22:41:00Z" w:id="1380">
              <w:r w:rsidRPr="00323C34" w:rsidDel="009C61C6">
                <w:delText>Incident classified at Level 4</w:delText>
              </w:r>
              <w:r w:rsidRPr="00323C34" w:rsidDel="009C61C6">
                <w:rPr>
                  <w:rFonts w:hint="eastAsia"/>
                </w:rPr>
                <w:delText>+</w:delText>
              </w:r>
              <w:r w:rsidRPr="00323C34" w:rsidDel="009C61C6">
                <w:delText xml:space="preserve"> or above</w:delText>
              </w:r>
            </w:del>
          </w:p>
        </w:tc>
        <w:tc>
          <w:tcPr>
            <w:tcW w:w="0" w:type="auto"/>
            <w:hideMark/>
          </w:tcPr>
          <w:p w:rsidRPr="00323C34" w:rsidR="00F933D7" w:rsidDel="009C61C6" w:rsidP="00F933D7" w:rsidRDefault="00F933D7" w14:paraId="5362C427" w14:textId="1E6357C8">
            <w:pPr>
              <w:spacing w:after="160"/>
              <w:rPr>
                <w:del w:author="Shin Feng WONG" w:date="2026-06-06T06:41:00Z" w16du:dateUtc="2026-06-05T22:41:00Z" w:id="1381"/>
              </w:rPr>
            </w:pPr>
            <w:del w:author="Shin Feng WONG" w:date="2026-06-06T06:41:00Z" w16du:dateUtc="2026-06-05T22:41:00Z" w:id="1382">
              <w:r w:rsidRPr="00323C34" w:rsidDel="009C61C6">
                <w:delText>Semi-automated</w:delText>
              </w:r>
              <w:r w:rsidRPr="00323C34" w:rsidDel="009C61C6">
                <w:rPr>
                  <w:rFonts w:hint="eastAsia"/>
                </w:rPr>
                <w:delText>,</w:delText>
              </w:r>
              <w:r w:rsidRPr="00323C34" w:rsidDel="009C61C6">
                <w:delText xml:space="preserve"> human confirmation required before dispatch</w:delText>
              </w:r>
            </w:del>
          </w:p>
        </w:tc>
      </w:tr>
    </w:tbl>
    <w:p w:rsidRPr="00323C34" w:rsidR="008906F6" w:rsidP="00F933D7" w:rsidRDefault="008906F6" w14:paraId="1F61033C" w14:textId="78BCE294">
      <w:r w:rsidRPr="00323C34">
        <w:t>Each broadcast shall be assigned a system-generated Broadcast ID following the convention</w:t>
      </w:r>
      <w:r w:rsidRPr="00323C34" w:rsidR="00E41D59">
        <w:rPr>
          <w:rFonts w:hint="eastAsia"/>
        </w:rPr>
        <w:t xml:space="preserve">: </w:t>
      </w:r>
      <w:r w:rsidRPr="00323C34">
        <w:t>[Case ID]-BC[3-digit running sequence starting from 001].</w:t>
      </w:r>
    </w:p>
    <w:p w:rsidR="00F933D7" w:rsidP="008906F6" w:rsidRDefault="000D5CEF" w14:paraId="011131FE" w14:textId="154C19E1">
      <w:pPr>
        <w:rPr>
          <w:ins w:author="Shin Feng WONG" w:date="2026-06-06T06:41:00Z" w16du:dateUtc="2026-06-05T22:41:00Z" w:id="1383"/>
        </w:rPr>
      </w:pPr>
      <w:r w:rsidRPr="000D5CEF">
        <w:rPr>
          <w:rFonts w:hint="eastAsia"/>
          <w:b/>
          <w:bCs/>
        </w:rPr>
        <w:t>E</w:t>
      </w:r>
      <w:r w:rsidRPr="000D5CEF" w:rsidR="008906F6">
        <w:rPr>
          <w:b/>
          <w:bCs/>
        </w:rPr>
        <w:t>xample</w:t>
      </w:r>
      <w:r w:rsidRPr="000D5CEF">
        <w:rPr>
          <w:rFonts w:hint="eastAsia"/>
          <w:b/>
          <w:bCs/>
        </w:rPr>
        <w:t>:</w:t>
      </w:r>
      <w:r w:rsidRPr="00323C34" w:rsidR="008906F6">
        <w:t xml:space="preserve"> </w:t>
      </w:r>
      <w:r>
        <w:rPr>
          <w:rFonts w:hint="eastAsia"/>
        </w:rPr>
        <w:t>T</w:t>
      </w:r>
      <w:r w:rsidRPr="00323C34" w:rsidR="008906F6">
        <w:t>he second broadcast issued against Case 2002/01/0004 shall be 2002/01/0004-BC002.</w:t>
      </w:r>
    </w:p>
    <w:p w:rsidRPr="00323C34" w:rsidR="009C61C6" w:rsidP="008906F6" w:rsidRDefault="009C61C6" w14:paraId="180EEC8D" w14:textId="5FA11CB8">
      <w:ins w:author="Shin Feng WONG" w:date="2026-06-06T06:41:00Z" w16du:dateUtc="2026-06-05T22:41:00Z" w:id="1384">
        <w:r>
          <w:rPr>
            <w:rFonts w:hint="eastAsia"/>
          </w:rPr>
          <w:t>All broadcasts are delivered via email to configured distribution groups</w:t>
        </w:r>
      </w:ins>
    </w:p>
    <w:p w:rsidRPr="00323C34" w:rsidR="00F933D7" w:rsidP="00F933D7" w:rsidRDefault="00F933D7" w14:paraId="6A288E66" w14:textId="6C3AD0B5">
      <w:pPr>
        <w:pStyle w:val="Heading2"/>
      </w:pPr>
      <w:bookmarkStart w:name="_Toc231624892" w:id="1385"/>
      <w:bookmarkStart w:name="_Toc231625464" w:id="1386"/>
      <w:r w:rsidRPr="00323C34">
        <w:rPr>
          <w:rFonts w:hint="eastAsia"/>
        </w:rPr>
        <w:t>Delivery Channels</w:t>
      </w:r>
      <w:bookmarkEnd w:id="1385"/>
      <w:bookmarkEnd w:id="1386"/>
    </w:p>
    <w:tbl>
      <w:tblPr>
        <w:tblStyle w:val="SJ"/>
        <w:tblW w:w="0" w:type="auto"/>
        <w:tblLook w:val="04A0" w:firstRow="1" w:lastRow="0" w:firstColumn="1" w:lastColumn="0" w:noHBand="0" w:noVBand="1"/>
      </w:tblPr>
      <w:tblGrid>
        <w:gridCol w:w="1084"/>
        <w:gridCol w:w="2717"/>
        <w:gridCol w:w="5215"/>
      </w:tblGrid>
      <w:tr w:rsidRPr="00323C34" w:rsidR="00607D2E" w:rsidTr="00F933D7" w14:paraId="6234212C" w14:textId="15B6045A">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F933D7" w:rsidP="00F933D7" w:rsidRDefault="00F933D7" w14:paraId="63FFE079" w14:textId="02F3DD91">
            <w:pPr>
              <w:spacing w:after="160"/>
              <w:rPr>
                <w:bCs/>
              </w:rPr>
            </w:pPr>
            <w:r w:rsidRPr="00323C34">
              <w:rPr>
                <w:bCs/>
              </w:rPr>
              <w:t>Channel</w:t>
            </w:r>
          </w:p>
        </w:tc>
        <w:tc>
          <w:tcPr>
            <w:tcW w:w="0" w:type="auto"/>
            <w:hideMark/>
          </w:tcPr>
          <w:p w:rsidRPr="00323C34" w:rsidR="00F933D7" w:rsidP="00F933D7" w:rsidRDefault="00F933D7" w14:paraId="6A537D49" w14:textId="4FAA1A70">
            <w:pPr>
              <w:spacing w:after="160"/>
              <w:rPr>
                <w:bCs/>
              </w:rPr>
            </w:pPr>
            <w:r w:rsidRPr="00323C34">
              <w:rPr>
                <w:bCs/>
              </w:rPr>
              <w:t>Used For</w:t>
            </w:r>
          </w:p>
        </w:tc>
        <w:tc>
          <w:tcPr>
            <w:tcW w:w="0" w:type="auto"/>
            <w:hideMark/>
          </w:tcPr>
          <w:p w:rsidRPr="00323C34" w:rsidR="00F933D7" w:rsidP="00F933D7" w:rsidRDefault="00F933D7" w14:paraId="1FFA58FA" w14:textId="65B96DCB">
            <w:pPr>
              <w:spacing w:after="160"/>
              <w:rPr>
                <w:bCs/>
              </w:rPr>
            </w:pPr>
            <w:r w:rsidRPr="00323C34">
              <w:rPr>
                <w:bCs/>
              </w:rPr>
              <w:t>Notes</w:t>
            </w:r>
          </w:p>
        </w:tc>
      </w:tr>
      <w:tr w:rsidRPr="00323C34" w:rsidR="00607D2E" w:rsidTr="00F933D7" w14:paraId="72C44435" w14:textId="4DEC5934">
        <w:tc>
          <w:tcPr>
            <w:tcW w:w="0" w:type="auto"/>
            <w:hideMark/>
          </w:tcPr>
          <w:p w:rsidRPr="00323C34" w:rsidR="00F933D7" w:rsidP="00F933D7" w:rsidRDefault="00F933D7" w14:paraId="04E9713A" w14:textId="417F878B">
            <w:pPr>
              <w:spacing w:after="160"/>
            </w:pPr>
            <w:r w:rsidRPr="00323C34">
              <w:t>Email</w:t>
            </w:r>
          </w:p>
        </w:tc>
        <w:tc>
          <w:tcPr>
            <w:tcW w:w="0" w:type="auto"/>
            <w:hideMark/>
          </w:tcPr>
          <w:p w:rsidRPr="00323C34" w:rsidR="00F933D7" w:rsidP="00F933D7" w:rsidRDefault="00F933D7" w14:paraId="0AA96230" w14:textId="40C57A23">
            <w:pPr>
              <w:spacing w:after="160"/>
            </w:pPr>
            <w:r w:rsidRPr="00323C34">
              <w:t>Closure broadcasts; end-of-day interim broadcasts</w:t>
            </w:r>
          </w:p>
        </w:tc>
        <w:tc>
          <w:tcPr>
            <w:tcW w:w="0" w:type="auto"/>
            <w:hideMark/>
          </w:tcPr>
          <w:p w:rsidRPr="00323C34" w:rsidR="00F933D7" w:rsidP="00F933D7" w:rsidRDefault="00F933D7" w14:paraId="1F28940C" w14:textId="4AA8EF2C">
            <w:pPr>
              <w:spacing w:after="160"/>
            </w:pPr>
            <w:r w:rsidRPr="00323C34">
              <w:t>Directed to configured distribution groups</w:t>
            </w:r>
          </w:p>
        </w:tc>
      </w:tr>
      <w:tr w:rsidRPr="00323C34" w:rsidR="00607D2E" w:rsidTr="00974DC9" w14:paraId="4F084904" w14:textId="0ABD335D">
        <w:tc>
          <w:tcPr>
            <w:tcW w:w="0" w:type="auto"/>
          </w:tcPr>
          <w:p w:rsidRPr="00323C34" w:rsidR="00F933D7" w:rsidP="00F933D7" w:rsidRDefault="00F933D7" w14:paraId="6E7999C4" w14:textId="77DDC779">
            <w:pPr>
              <w:spacing w:after="160"/>
            </w:pPr>
            <w:del w:author="Shin Feng WONG" w:date="2026-06-06T08:00:00Z" w16du:dateUtc="2026-06-06T00:00:00Z" w:id="1387">
              <w:r w:rsidRPr="00323C34" w:rsidDel="00974DC9">
                <w:delText>SMS</w:delText>
              </w:r>
            </w:del>
          </w:p>
        </w:tc>
        <w:tc>
          <w:tcPr>
            <w:tcW w:w="0" w:type="auto"/>
          </w:tcPr>
          <w:p w:rsidRPr="00323C34" w:rsidR="00F933D7" w:rsidP="00F933D7" w:rsidRDefault="00F933D7" w14:paraId="4A0CDF6D" w14:textId="2DDC4F5F">
            <w:pPr>
              <w:spacing w:after="160"/>
            </w:pPr>
            <w:del w:author="Shin Feng WONG" w:date="2026-06-06T08:00:00Z" w16du:dateUtc="2026-06-06T00:00:00Z" w:id="1388">
              <w:r w:rsidRPr="00323C34" w:rsidDel="00974DC9">
                <w:delText>Crisis recall at Level 4</w:delText>
              </w:r>
              <w:r w:rsidRPr="00323C34" w:rsidDel="00974DC9">
                <w:rPr>
                  <w:rFonts w:hint="eastAsia"/>
                </w:rPr>
                <w:delText xml:space="preserve">+ </w:delText>
              </w:r>
              <w:r w:rsidRPr="00323C34" w:rsidDel="00974DC9">
                <w:delText>and above</w:delText>
              </w:r>
            </w:del>
          </w:p>
        </w:tc>
        <w:tc>
          <w:tcPr>
            <w:tcW w:w="0" w:type="auto"/>
          </w:tcPr>
          <w:p w:rsidRPr="00323C34" w:rsidR="003A37DC" w:rsidP="00F933D7" w:rsidRDefault="00F933D7" w14:paraId="6AE42FBD" w14:textId="41F998E8">
            <w:pPr>
              <w:spacing w:after="160"/>
            </w:pPr>
            <w:del w:author="Shin Feng WONG" w:date="2026-06-06T08:00:00Z" w16du:dateUtc="2026-06-06T00:00:00Z" w:id="1389">
              <w:r w:rsidRPr="00323C34" w:rsidDel="00974DC9">
                <w:delText xml:space="preserve">Includes recipient acknowledgement feature; routed via </w:delText>
              </w:r>
              <w:commentRangeStart w:id="1390"/>
              <w:r w:rsidRPr="00323C34" w:rsidDel="00974DC9">
                <w:delText xml:space="preserve">SMS gateway </w:delText>
              </w:r>
              <w:commentRangeEnd w:id="1390"/>
              <w:r w:rsidRPr="00323C34" w:rsidDel="00974DC9" w:rsidR="00292DA4">
                <w:rPr>
                  <w:rStyle w:val="CommentReference"/>
                  <w:sz w:val="22"/>
                  <w:szCs w:val="24"/>
                </w:rPr>
                <w:commentReference w:id="1390"/>
              </w:r>
              <w:r w:rsidRPr="00323C34" w:rsidDel="00974DC9">
                <w:delText>integrated with on-premises UCS</w:delText>
              </w:r>
            </w:del>
          </w:p>
        </w:tc>
      </w:tr>
    </w:tbl>
    <w:p w:rsidRPr="00323C34" w:rsidR="00F933D7" w:rsidP="00F933D7" w:rsidRDefault="00F933D7" w14:paraId="250B57D6" w14:textId="1A5E8D41">
      <w:pPr>
        <w:pStyle w:val="Heading2"/>
      </w:pPr>
      <w:bookmarkStart w:name="_Toc231625465" w:id="1391"/>
      <w:r w:rsidRPr="00323C34">
        <w:rPr>
          <w:rFonts w:hint="eastAsia"/>
        </w:rPr>
        <w:t>Recipient Group</w:t>
      </w:r>
      <w:bookmarkEnd w:id="1391"/>
    </w:p>
    <w:p w:rsidR="000D5CEF" w:rsidP="00226503" w:rsidRDefault="00F933D7" w14:paraId="6C5A9E3B" w14:textId="77777777">
      <w:pPr>
        <w:pStyle w:val="ListParagraph"/>
        <w:numPr>
          <w:ilvl w:val="0"/>
          <w:numId w:val="37"/>
        </w:numPr>
      </w:pPr>
      <w:r w:rsidRPr="00323C34">
        <w:t>Distribution groups shall be managed as named collections of user email addresses, configurable by the System Administrator.</w:t>
      </w:r>
    </w:p>
    <w:p w:rsidR="000D5CEF" w:rsidP="00226503" w:rsidRDefault="00F933D7" w14:paraId="097D228D" w14:textId="77777777">
      <w:pPr>
        <w:pStyle w:val="ListParagraph"/>
        <w:numPr>
          <w:ilvl w:val="0"/>
          <w:numId w:val="37"/>
        </w:numPr>
      </w:pPr>
      <w:r w:rsidRPr="00323C34">
        <w:t xml:space="preserve">The system shall support creation, editing, and deactivation of distribution groups. </w:t>
      </w:r>
    </w:p>
    <w:p w:rsidR="000D5CEF" w:rsidDel="009C61C6" w:rsidP="00226503" w:rsidRDefault="00F933D7" w14:paraId="42DFF86E" w14:textId="22731586">
      <w:pPr>
        <w:pStyle w:val="ListParagraph"/>
        <w:numPr>
          <w:ilvl w:val="0"/>
          <w:numId w:val="37"/>
        </w:numPr>
        <w:rPr>
          <w:del w:author="Shin Feng WONG" w:date="2026-06-06T06:42:00Z" w16du:dateUtc="2026-06-05T22:42:00Z" w:id="1392"/>
        </w:rPr>
      </w:pPr>
      <w:del w:author="Shin Feng WONG" w:date="2026-06-06T06:42:00Z" w16du:dateUtc="2026-06-05T22:42:00Z" w:id="1393">
        <w:r w:rsidRPr="00323C34" w:rsidDel="009C61C6">
          <w:delText>Known standing groups include the Sentosa Crisis Operations Group and the SC Management Group.</w:delText>
        </w:r>
      </w:del>
    </w:p>
    <w:p w:rsidR="000D5CEF" w:rsidP="00226503" w:rsidRDefault="00F933D7" w14:paraId="3886E1AC" w14:textId="77777777">
      <w:pPr>
        <w:pStyle w:val="ListParagraph"/>
        <w:numPr>
          <w:ilvl w:val="0"/>
          <w:numId w:val="37"/>
        </w:numPr>
      </w:pPr>
      <w:r w:rsidRPr="00323C34">
        <w:t>On broadcast initiation, the system shall pre-populate the recipient field with the default distribution group mapped to the incident type and crisis level.</w:t>
      </w:r>
    </w:p>
    <w:p w:rsidR="00F933D7" w:rsidP="00226503" w:rsidRDefault="00F933D7" w14:paraId="01AABBDB" w14:textId="32606EC9">
      <w:pPr>
        <w:pStyle w:val="ListParagraph"/>
        <w:numPr>
          <w:ilvl w:val="0"/>
          <w:numId w:val="37"/>
        </w:numPr>
      </w:pPr>
      <w:r w:rsidRPr="00323C34">
        <w:t>The Duty Manager or Controller may add or remove individual recipients prior to dispatch without modifying the group configuration permanently.</w:t>
      </w:r>
    </w:p>
    <w:p w:rsidRPr="00323C34" w:rsidR="00F933D7" w:rsidP="00F933D7" w:rsidRDefault="00F933D7" w14:paraId="25E19BC7" w14:textId="739EA154">
      <w:pPr>
        <w:pStyle w:val="Heading2"/>
      </w:pPr>
      <w:bookmarkStart w:name="_Toc231625466" w:id="1394"/>
      <w:r w:rsidRPr="00323C34">
        <w:rPr>
          <w:rFonts w:hint="eastAsia"/>
        </w:rPr>
        <w:t>Broadcast Templates</w:t>
      </w:r>
      <w:bookmarkEnd w:id="1394"/>
    </w:p>
    <w:p w:rsidR="000D5CEF" w:rsidP="00226503" w:rsidRDefault="00F933D7" w14:paraId="093BE615" w14:textId="77777777">
      <w:pPr>
        <w:pStyle w:val="ListParagraph"/>
        <w:numPr>
          <w:ilvl w:val="0"/>
          <w:numId w:val="38"/>
        </w:numPr>
      </w:pPr>
      <w:r w:rsidRPr="00323C34">
        <w:t>The system shall support configurable broadcast templates mapped to incident type and crisis level.</w:t>
      </w:r>
    </w:p>
    <w:p w:rsidR="000D5CEF" w:rsidP="00226503" w:rsidRDefault="00F933D7" w14:paraId="1780F570" w14:textId="77777777">
      <w:pPr>
        <w:pStyle w:val="ListParagraph"/>
        <w:numPr>
          <w:ilvl w:val="0"/>
          <w:numId w:val="38"/>
        </w:numPr>
      </w:pPr>
      <w:r w:rsidRPr="00323C34">
        <w:t>Templates shall define the default set of incident fields included in the broadcast.</w:t>
      </w:r>
    </w:p>
    <w:p w:rsidR="000D5CEF" w:rsidP="00226503" w:rsidRDefault="00F933D7" w14:paraId="217B1E2E" w14:textId="77777777">
      <w:pPr>
        <w:pStyle w:val="ListParagraph"/>
        <w:numPr>
          <w:ilvl w:val="0"/>
          <w:numId w:val="38"/>
        </w:numPr>
      </w:pPr>
      <w:r w:rsidRPr="00323C34">
        <w:t xml:space="preserve">Default templates shall be configured to </w:t>
      </w:r>
      <w:commentRangeStart w:id="1395"/>
      <w:r w:rsidRPr="00323C34">
        <w:t>exclude sensitive content</w:t>
      </w:r>
      <w:commentRangeEnd w:id="1395"/>
      <w:r w:rsidRPr="00323C34" w:rsidR="00292DA4">
        <w:rPr>
          <w:rStyle w:val="CommentReference"/>
          <w:sz w:val="22"/>
          <w:szCs w:val="24"/>
        </w:rPr>
        <w:commentReference w:id="1395"/>
      </w:r>
      <w:r w:rsidRPr="00323C34">
        <w:t>, defined as details that are operationally sensitive, under active investigation, or unsafe for wider distribution.</w:t>
      </w:r>
    </w:p>
    <w:p w:rsidR="00F933D7" w:rsidP="00226503" w:rsidRDefault="00F933D7" w14:paraId="40DF85A9" w14:textId="4891EE98">
      <w:pPr>
        <w:pStyle w:val="ListParagraph"/>
        <w:numPr>
          <w:ilvl w:val="0"/>
          <w:numId w:val="38"/>
        </w:numPr>
      </w:pPr>
      <w:r w:rsidRPr="00323C34">
        <w:t>Inclusion of fields beyond the default requires explicit confirmation by the Duty Manager at the point of dispatch.</w:t>
      </w:r>
    </w:p>
    <w:p w:rsidRPr="00323C34" w:rsidR="000D5CEF" w:rsidP="00226503" w:rsidRDefault="000D5CEF" w14:paraId="6AD20643" w14:textId="68467EC1">
      <w:pPr>
        <w:pStyle w:val="ListParagraph"/>
        <w:numPr>
          <w:ilvl w:val="0"/>
          <w:numId w:val="38"/>
        </w:numPr>
      </w:pPr>
      <w:r>
        <w:rPr>
          <w:rFonts w:hint="eastAsia"/>
        </w:rPr>
        <w:t xml:space="preserve">Templates shall be configurable by </w:t>
      </w:r>
      <w:r>
        <w:t>the</w:t>
      </w:r>
      <w:r>
        <w:rPr>
          <w:rFonts w:hint="eastAsia"/>
        </w:rPr>
        <w:t xml:space="preserve"> S</w:t>
      </w:r>
      <w:r>
        <w:t>y</w:t>
      </w:r>
      <w:r>
        <w:rPr>
          <w:rFonts w:hint="eastAsia"/>
        </w:rPr>
        <w:t>stem Administrator</w:t>
      </w:r>
    </w:p>
    <w:p w:rsidRPr="00323C34" w:rsidR="00F933D7" w:rsidP="00F933D7" w:rsidRDefault="000D5CEF" w14:paraId="44DFAC81" w14:textId="28C6FB61">
      <w:r w:rsidRPr="000D5CEF">
        <w:rPr>
          <w:rFonts w:hint="eastAsia"/>
          <w:b/>
          <w:bCs/>
        </w:rPr>
        <w:t>Note:</w:t>
      </w:r>
      <w:r>
        <w:rPr>
          <w:rFonts w:hint="eastAsia"/>
        </w:rPr>
        <w:t xml:space="preserve"> </w:t>
      </w:r>
      <w:r w:rsidR="00F554DD">
        <w:rPr>
          <w:rFonts w:hint="eastAsia"/>
        </w:rPr>
        <w:t>Broadcast t</w:t>
      </w:r>
      <w:r w:rsidRPr="00323C34" w:rsidR="00F933D7">
        <w:rPr>
          <w:rFonts w:hint="eastAsia"/>
        </w:rPr>
        <w:t>emplate</w:t>
      </w:r>
      <w:r w:rsidRPr="00323C34" w:rsidR="008906F6">
        <w:rPr>
          <w:rFonts w:hint="eastAsia"/>
        </w:rPr>
        <w:t xml:space="preserve"> content per incident type and crisis level</w:t>
      </w:r>
      <w:r w:rsidR="00F554DD">
        <w:rPr>
          <w:rFonts w:hint="eastAsia"/>
        </w:rPr>
        <w:t xml:space="preserve"> to be confirmed</w:t>
      </w:r>
      <w:r w:rsidRPr="00323C34" w:rsidR="008906F6">
        <w:rPr>
          <w:rFonts w:hint="eastAsia"/>
        </w:rPr>
        <w:t>.</w:t>
      </w:r>
    </w:p>
    <w:p w:rsidRPr="00323C34" w:rsidR="00146B98" w:rsidP="00146B98" w:rsidRDefault="00146B98" w14:paraId="767E07C7" w14:textId="77777777">
      <w:pPr>
        <w:pStyle w:val="Heading2"/>
      </w:pPr>
      <w:bookmarkStart w:name="_Toc231625467" w:id="1396"/>
      <w:r w:rsidRPr="00323C34">
        <w:rPr>
          <w:rFonts w:hint="eastAsia"/>
        </w:rPr>
        <w:t>System Notifications</w:t>
      </w:r>
      <w:bookmarkEnd w:id="1396"/>
    </w:p>
    <w:p w:rsidRPr="00323C34" w:rsidR="00146B98" w:rsidP="00146B98" w:rsidRDefault="00146B98" w14:paraId="5BFD5062" w14:textId="77777777">
      <w:r w:rsidRPr="00323C34">
        <w:t>The system shall generate automated notifications to individual users for the following events:</w:t>
      </w:r>
    </w:p>
    <w:tbl>
      <w:tblPr>
        <w:tblStyle w:val="SJ"/>
        <w:tblW w:w="5000" w:type="pct"/>
        <w:tblLook w:val="04A0" w:firstRow="1" w:lastRow="0" w:firstColumn="1" w:lastColumn="0" w:noHBand="0" w:noVBand="1"/>
      </w:tblPr>
      <w:tblGrid>
        <w:gridCol w:w="4944"/>
        <w:gridCol w:w="4072"/>
      </w:tblGrid>
      <w:tr w:rsidRPr="00323C34" w:rsidR="00146B98" w:rsidTr="0020094E" w14:paraId="55AD7398" w14:textId="77777777">
        <w:trPr>
          <w:cnfStyle w:val="100000000000" w:firstRow="1" w:lastRow="0" w:firstColumn="0" w:lastColumn="0" w:oddVBand="0" w:evenVBand="0" w:oddHBand="0" w:evenHBand="0" w:firstRowFirstColumn="0" w:firstRowLastColumn="0" w:lastRowFirstColumn="0" w:lastRowLastColumn="0"/>
        </w:trPr>
        <w:tc>
          <w:tcPr>
            <w:tcW w:w="2742" w:type="pct"/>
            <w:hideMark/>
          </w:tcPr>
          <w:p w:rsidRPr="00323C34" w:rsidR="00146B98" w:rsidP="0020094E" w:rsidRDefault="00146B98" w14:paraId="20019971" w14:textId="77777777">
            <w:pPr>
              <w:spacing w:after="160"/>
              <w:rPr>
                <w:bCs/>
              </w:rPr>
            </w:pPr>
            <w:r w:rsidRPr="00323C34">
              <w:rPr>
                <w:bCs/>
              </w:rPr>
              <w:t>Event</w:t>
            </w:r>
          </w:p>
        </w:tc>
        <w:tc>
          <w:tcPr>
            <w:tcW w:w="2258" w:type="pct"/>
            <w:hideMark/>
          </w:tcPr>
          <w:p w:rsidRPr="00323C34" w:rsidR="00146B98" w:rsidP="0020094E" w:rsidRDefault="00146B98" w14:paraId="786855B8" w14:textId="77777777">
            <w:pPr>
              <w:spacing w:after="160"/>
              <w:rPr>
                <w:bCs/>
              </w:rPr>
            </w:pPr>
            <w:r w:rsidRPr="00323C34">
              <w:rPr>
                <w:bCs/>
              </w:rPr>
              <w:t>Recipient</w:t>
            </w:r>
          </w:p>
        </w:tc>
      </w:tr>
      <w:tr w:rsidRPr="00323C34" w:rsidR="00146B98" w:rsidTr="0020094E" w14:paraId="159A6883" w14:textId="77777777">
        <w:tc>
          <w:tcPr>
            <w:tcW w:w="2742" w:type="pct"/>
            <w:hideMark/>
          </w:tcPr>
          <w:p w:rsidRPr="00323C34" w:rsidR="00146B98" w:rsidP="0020094E" w:rsidRDefault="00146B98" w14:paraId="7A3882E1" w14:textId="77777777">
            <w:pPr>
              <w:spacing w:after="160"/>
            </w:pPr>
            <w:r w:rsidRPr="00323C34">
              <w:t>Task assigned or reassigned</w:t>
            </w:r>
          </w:p>
        </w:tc>
        <w:tc>
          <w:tcPr>
            <w:tcW w:w="2258" w:type="pct"/>
            <w:hideMark/>
          </w:tcPr>
          <w:p w:rsidRPr="00323C34" w:rsidR="00146B98" w:rsidP="0020094E" w:rsidRDefault="00146B98" w14:paraId="6501EAD2" w14:textId="77777777">
            <w:pPr>
              <w:spacing w:after="160"/>
            </w:pPr>
            <w:r w:rsidRPr="00323C34">
              <w:t>Assignee</w:t>
            </w:r>
          </w:p>
        </w:tc>
      </w:tr>
      <w:tr w:rsidRPr="00323C34" w:rsidR="00146B98" w:rsidTr="0020094E" w14:paraId="3832DF66" w14:textId="77777777">
        <w:tc>
          <w:tcPr>
            <w:tcW w:w="2742" w:type="pct"/>
            <w:hideMark/>
          </w:tcPr>
          <w:p w:rsidRPr="00323C34" w:rsidR="00146B98" w:rsidP="0020094E" w:rsidRDefault="00146B98" w14:paraId="5FA8247B" w14:textId="77777777">
            <w:pPr>
              <w:spacing w:after="160"/>
            </w:pPr>
            <w:r w:rsidRPr="00323C34">
              <w:t>Incident assigned for Responder Activity</w:t>
            </w:r>
          </w:p>
        </w:tc>
        <w:tc>
          <w:tcPr>
            <w:tcW w:w="2258" w:type="pct"/>
            <w:hideMark/>
          </w:tcPr>
          <w:p w:rsidRPr="00323C34" w:rsidR="00146B98" w:rsidP="0020094E" w:rsidRDefault="00146B98" w14:paraId="508C7A0B" w14:textId="77777777">
            <w:pPr>
              <w:spacing w:after="160"/>
            </w:pPr>
            <w:r w:rsidRPr="00323C34">
              <w:t>Responder</w:t>
            </w:r>
          </w:p>
        </w:tc>
      </w:tr>
      <w:tr w:rsidRPr="00323C34" w:rsidR="009C61C6" w:rsidTr="0020094E" w14:paraId="23E550CE" w14:textId="77777777">
        <w:trPr>
          <w:ins w:author="Shin Feng WONG" w:date="2026-06-06T06:42:00Z" w:id="1397"/>
        </w:trPr>
        <w:tc>
          <w:tcPr>
            <w:tcW w:w="2742" w:type="pct"/>
          </w:tcPr>
          <w:p w:rsidRPr="00323C34" w:rsidR="009C61C6" w:rsidP="0020094E" w:rsidRDefault="009C61C6" w14:paraId="4E2A1213" w14:textId="5CCD61E0">
            <w:pPr>
              <w:spacing w:after="160"/>
              <w:rPr>
                <w:ins w:author="Shin Feng WONG" w:date="2026-06-06T06:42:00Z" w16du:dateUtc="2026-06-05T22:42:00Z" w:id="1398"/>
              </w:rPr>
            </w:pPr>
            <w:ins w:author="Shin Feng WONG" w:date="2026-06-06T06:42:00Z" w16du:dateUtc="2026-06-05T22:42:00Z" w:id="1399">
              <w:r>
                <w:rPr>
                  <w:rFonts w:hint="eastAsia"/>
                </w:rPr>
                <w:t>Responder incident log submission: review prompt</w:t>
              </w:r>
            </w:ins>
          </w:p>
        </w:tc>
        <w:tc>
          <w:tcPr>
            <w:tcW w:w="2258" w:type="pct"/>
          </w:tcPr>
          <w:p w:rsidRPr="00323C34" w:rsidR="009C61C6" w:rsidP="0020094E" w:rsidRDefault="009C61C6" w14:paraId="3F0452B2" w14:textId="5437A10E">
            <w:pPr>
              <w:spacing w:after="160"/>
              <w:rPr>
                <w:ins w:author="Shin Feng WONG" w:date="2026-06-06T06:42:00Z" w16du:dateUtc="2026-06-05T22:42:00Z" w:id="1400"/>
              </w:rPr>
            </w:pPr>
            <w:ins w:author="Shin Feng WONG" w:date="2026-06-06T06:42:00Z" w16du:dateUtc="2026-06-05T22:42:00Z" w:id="1401">
              <w:r>
                <w:rPr>
                  <w:rFonts w:hint="eastAsia"/>
                </w:rPr>
                <w:t>Con</w:t>
              </w:r>
            </w:ins>
            <w:ins w:author="Shin Feng WONG" w:date="2026-06-06T06:43:00Z" w16du:dateUtc="2026-06-05T22:43:00Z" w:id="1402">
              <w:r>
                <w:rPr>
                  <w:rFonts w:hint="eastAsia"/>
                </w:rPr>
                <w:t>troller</w:t>
              </w:r>
            </w:ins>
          </w:p>
        </w:tc>
      </w:tr>
      <w:tr w:rsidRPr="00323C34" w:rsidR="00146B98" w:rsidTr="0020094E" w14:paraId="7371397A" w14:textId="77777777">
        <w:tc>
          <w:tcPr>
            <w:tcW w:w="2742" w:type="pct"/>
            <w:hideMark/>
          </w:tcPr>
          <w:p w:rsidRPr="00323C34" w:rsidR="00146B98" w:rsidP="0020094E" w:rsidRDefault="00146B98" w14:paraId="12B11902" w14:textId="029657C6">
            <w:pPr>
              <w:spacing w:after="160"/>
            </w:pPr>
            <w:r w:rsidRPr="00323C34">
              <w:t>Incident</w:t>
            </w:r>
            <w:ins w:author="Shin Feng WONG" w:date="2026-06-06T06:43:00Z" w16du:dateUtc="2026-06-05T22:43:00Z" w:id="1403">
              <w:r w:rsidR="009C61C6">
                <w:rPr>
                  <w:rFonts w:hint="eastAsia"/>
                </w:rPr>
                <w:t xml:space="preserve"> log</w:t>
              </w:r>
            </w:ins>
            <w:r w:rsidRPr="00323C34">
              <w:t xml:space="preserve"> returned for revision</w:t>
            </w:r>
            <w:ins w:author="Shin Feng WONG" w:date="2026-06-06T06:43:00Z" w16du:dateUtc="2026-06-05T22:43:00Z" w:id="1404">
              <w:r w:rsidR="009C61C6">
                <w:rPr>
                  <w:rFonts w:hint="eastAsia"/>
                </w:rPr>
                <w:t xml:space="preserve"> by Duty Manager</w:t>
              </w:r>
            </w:ins>
          </w:p>
        </w:tc>
        <w:tc>
          <w:tcPr>
            <w:tcW w:w="2258" w:type="pct"/>
            <w:hideMark/>
          </w:tcPr>
          <w:p w:rsidRPr="00323C34" w:rsidR="00146B98" w:rsidP="0020094E" w:rsidRDefault="00146B98" w14:paraId="2F192A1C" w14:textId="030BF25B">
            <w:pPr>
              <w:spacing w:after="160"/>
            </w:pPr>
            <w:r w:rsidRPr="00323C34">
              <w:t>Controller</w:t>
            </w:r>
            <w:ins w:author="Shin Feng WONG" w:date="2026-06-06T06:45:00Z" w16du:dateUtc="2026-06-05T22:45:00Z" w:id="1405">
              <w:r w:rsidR="009C61C6">
                <w:rPr>
                  <w:rFonts w:hint="eastAsia"/>
                </w:rPr>
                <w:t xml:space="preserve"> of incident</w:t>
              </w:r>
            </w:ins>
            <w:del w:author="Shin Feng WONG" w:date="2026-06-06T06:43:00Z" w16du:dateUtc="2026-06-05T22:43:00Z" w:id="1406">
              <w:r w:rsidRPr="00323C34" w:rsidDel="009C61C6">
                <w:delText xml:space="preserve"> or Responder</w:delText>
              </w:r>
            </w:del>
          </w:p>
        </w:tc>
      </w:tr>
      <w:tr w:rsidRPr="00323C34" w:rsidR="00146B98" w:rsidTr="0020094E" w14:paraId="0521421B" w14:textId="77777777">
        <w:tc>
          <w:tcPr>
            <w:tcW w:w="2742" w:type="pct"/>
            <w:hideMark/>
          </w:tcPr>
          <w:p w:rsidRPr="00323C34" w:rsidR="00146B98" w:rsidP="0020094E" w:rsidRDefault="00146B98" w14:paraId="59B6FE32" w14:textId="77777777">
            <w:pPr>
              <w:spacing w:after="160"/>
            </w:pPr>
            <w:r w:rsidRPr="00323C34">
              <w:t>NOP status change</w:t>
            </w:r>
          </w:p>
        </w:tc>
        <w:tc>
          <w:tcPr>
            <w:tcW w:w="2258" w:type="pct"/>
            <w:hideMark/>
          </w:tcPr>
          <w:p w:rsidRPr="00323C34" w:rsidR="00146B98" w:rsidP="0020094E" w:rsidRDefault="00146B98" w14:paraId="5C42AE30" w14:textId="77777777">
            <w:pPr>
              <w:spacing w:after="160"/>
            </w:pPr>
            <w:r w:rsidRPr="00323C34">
              <w:t>Applicant and relevant approvers</w:t>
            </w:r>
          </w:p>
        </w:tc>
      </w:tr>
      <w:tr w:rsidRPr="00323C34" w:rsidR="00146B98" w:rsidTr="0020094E" w14:paraId="309F6C38" w14:textId="77777777">
        <w:tc>
          <w:tcPr>
            <w:tcW w:w="2742" w:type="pct"/>
            <w:hideMark/>
          </w:tcPr>
          <w:p w:rsidRPr="00323C34" w:rsidR="00146B98" w:rsidP="0020094E" w:rsidRDefault="00146B98" w14:paraId="67F1B10A" w14:textId="77777777">
            <w:pPr>
              <w:spacing w:after="160"/>
            </w:pPr>
            <w:r w:rsidRPr="00323C34">
              <w:t>CMMS Fault ID received</w:t>
            </w:r>
          </w:p>
        </w:tc>
        <w:tc>
          <w:tcPr>
            <w:tcW w:w="2258" w:type="pct"/>
            <w:hideMark/>
          </w:tcPr>
          <w:p w:rsidRPr="00323C34" w:rsidR="00146B98" w:rsidP="0020094E" w:rsidRDefault="00146B98" w14:paraId="3E21C56B" w14:textId="77777777">
            <w:pPr>
              <w:spacing w:after="160"/>
            </w:pPr>
            <w:r w:rsidRPr="00323C34">
              <w:t>Controller of linked Case</w:t>
            </w:r>
          </w:p>
        </w:tc>
      </w:tr>
      <w:tr w:rsidRPr="00323C34" w:rsidR="009C61C6" w:rsidTr="0020094E" w14:paraId="64CFACE2" w14:textId="77777777">
        <w:trPr>
          <w:ins w:author="Shin Feng WONG" w:date="2026-06-06T06:44:00Z" w:id="1407"/>
        </w:trPr>
        <w:tc>
          <w:tcPr>
            <w:tcW w:w="2742" w:type="pct"/>
          </w:tcPr>
          <w:p w:rsidRPr="00323C34" w:rsidR="009C61C6" w:rsidP="0020094E" w:rsidRDefault="009C61C6" w14:paraId="267448EC" w14:textId="6621E98B">
            <w:pPr>
              <w:spacing w:after="160"/>
              <w:rPr>
                <w:ins w:author="Shin Feng WONG" w:date="2026-06-06T06:44:00Z" w16du:dateUtc="2026-06-05T22:44:00Z" w:id="1408"/>
              </w:rPr>
            </w:pPr>
            <w:ins w:author="Shin Feng WONG" w:date="2026-06-06T06:44:00Z" w16du:dateUtc="2026-06-05T22:44:00Z" w:id="1409">
              <w:r>
                <w:rPr>
                  <w:rFonts w:hint="eastAsia"/>
                </w:rPr>
                <w:t>Incident active for 12 days: advance ageing alert</w:t>
              </w:r>
            </w:ins>
          </w:p>
        </w:tc>
        <w:tc>
          <w:tcPr>
            <w:tcW w:w="2258" w:type="pct"/>
          </w:tcPr>
          <w:p w:rsidRPr="00323C34" w:rsidR="009C61C6" w:rsidP="0020094E" w:rsidRDefault="009C61C6" w14:paraId="561E55D5" w14:textId="71B383C1">
            <w:pPr>
              <w:spacing w:after="160"/>
              <w:rPr>
                <w:ins w:author="Shin Feng WONG" w:date="2026-06-06T06:44:00Z" w16du:dateUtc="2026-06-05T22:44:00Z" w:id="1410"/>
              </w:rPr>
            </w:pPr>
            <w:ins w:author="Shin Feng WONG" w:date="2026-06-06T06:45:00Z" w16du:dateUtc="2026-06-05T22:45:00Z" w:id="1411">
              <w:r>
                <w:rPr>
                  <w:rFonts w:hint="eastAsia"/>
                </w:rPr>
                <w:t>Duty Manager</w:t>
              </w:r>
            </w:ins>
          </w:p>
        </w:tc>
      </w:tr>
      <w:tr w:rsidRPr="00323C34" w:rsidR="009C61C6" w:rsidTr="0020094E" w14:paraId="2304CFFE" w14:textId="77777777">
        <w:trPr>
          <w:ins w:author="Shin Feng WONG" w:date="2026-06-06T06:44:00Z" w:id="1412"/>
        </w:trPr>
        <w:tc>
          <w:tcPr>
            <w:tcW w:w="2742" w:type="pct"/>
          </w:tcPr>
          <w:p w:rsidRPr="00323C34" w:rsidR="009C61C6" w:rsidP="0020094E" w:rsidRDefault="009C61C6" w14:paraId="773CFA75" w14:textId="08306AD8">
            <w:pPr>
              <w:spacing w:after="160"/>
              <w:rPr>
                <w:ins w:author="Shin Feng WONG" w:date="2026-06-06T06:44:00Z" w16du:dateUtc="2026-06-05T22:44:00Z" w:id="1413"/>
              </w:rPr>
            </w:pPr>
            <w:ins w:author="Shin Feng WONG" w:date="2026-06-06T06:44:00Z" w16du:dateUtc="2026-06-05T22:44:00Z" w:id="1414">
              <w:r>
                <w:rPr>
                  <w:rFonts w:hint="eastAsia"/>
                </w:rPr>
                <w:t>Incident active for 14 days: ageing alert action required</w:t>
              </w:r>
            </w:ins>
          </w:p>
        </w:tc>
        <w:tc>
          <w:tcPr>
            <w:tcW w:w="2258" w:type="pct"/>
          </w:tcPr>
          <w:p w:rsidRPr="00323C34" w:rsidR="009C61C6" w:rsidP="0020094E" w:rsidRDefault="009C61C6" w14:paraId="796140ED" w14:textId="77C8F173">
            <w:pPr>
              <w:spacing w:after="160"/>
              <w:rPr>
                <w:ins w:author="Shin Feng WONG" w:date="2026-06-06T06:44:00Z" w16du:dateUtc="2026-06-05T22:44:00Z" w:id="1415"/>
              </w:rPr>
            </w:pPr>
            <w:ins w:author="Shin Feng WONG" w:date="2026-06-06T06:45:00Z" w16du:dateUtc="2026-06-05T22:45:00Z" w:id="1416">
              <w:r>
                <w:rPr>
                  <w:rFonts w:hint="eastAsia"/>
                </w:rPr>
                <w:t>Duty Manager</w:t>
              </w:r>
            </w:ins>
          </w:p>
        </w:tc>
      </w:tr>
      <w:tr w:rsidRPr="00323C34" w:rsidR="009C61C6" w:rsidTr="0020094E" w14:paraId="2673F9E8" w14:textId="77777777">
        <w:trPr>
          <w:ins w:author="Shin Feng WONG" w:date="2026-06-06T06:44:00Z" w:id="1417"/>
        </w:trPr>
        <w:tc>
          <w:tcPr>
            <w:tcW w:w="2742" w:type="pct"/>
          </w:tcPr>
          <w:p w:rsidRPr="00323C34" w:rsidR="009C61C6" w:rsidP="0020094E" w:rsidRDefault="009C61C6" w14:paraId="2C675D91" w14:textId="5B3252F1">
            <w:pPr>
              <w:spacing w:after="160"/>
              <w:rPr>
                <w:ins w:author="Shin Feng WONG" w:date="2026-06-06T06:44:00Z" w16du:dateUtc="2026-06-05T22:44:00Z" w:id="1418"/>
              </w:rPr>
            </w:pPr>
            <w:ins w:author="Shin Feng WONG" w:date="2026-06-06T06:44:00Z" w16du:dateUtc="2026-06-05T22:44:00Z" w:id="1419">
              <w:r>
                <w:rPr>
                  <w:rFonts w:hint="eastAsia"/>
                </w:rPr>
                <w:t>Incident closed: closure broadcast prompt</w:t>
              </w:r>
            </w:ins>
          </w:p>
        </w:tc>
        <w:tc>
          <w:tcPr>
            <w:tcW w:w="2258" w:type="pct"/>
          </w:tcPr>
          <w:p w:rsidRPr="00323C34" w:rsidR="009C61C6" w:rsidP="0020094E" w:rsidRDefault="009C61C6" w14:paraId="147D5008" w14:textId="7DD36231">
            <w:pPr>
              <w:spacing w:after="160"/>
              <w:rPr>
                <w:ins w:author="Shin Feng WONG" w:date="2026-06-06T06:44:00Z" w16du:dateUtc="2026-06-05T22:44:00Z" w:id="1420"/>
              </w:rPr>
            </w:pPr>
            <w:ins w:author="Shin Feng WONG" w:date="2026-06-06T06:45:00Z" w16du:dateUtc="2026-06-05T22:45:00Z" w:id="1421">
              <w:r>
                <w:rPr>
                  <w:rFonts w:hint="eastAsia"/>
                </w:rPr>
                <w:t>Controller of closed incident</w:t>
              </w:r>
            </w:ins>
          </w:p>
        </w:tc>
      </w:tr>
    </w:tbl>
    <w:p w:rsidRPr="00323C34" w:rsidR="00146B98" w:rsidP="00146B98" w:rsidRDefault="00146B98" w14:paraId="6F076BB8" w14:textId="77777777"/>
    <w:p w:rsidRPr="00323C34" w:rsidR="00146B98" w:rsidP="00146B98" w:rsidRDefault="00146B98" w14:paraId="0ABC67B6" w14:textId="77777777">
      <w:pPr>
        <w:spacing w:line="278" w:lineRule="auto"/>
        <w:rPr>
          <w:rFonts w:eastAsiaTheme="majorEastAsia" w:cstheme="majorBidi"/>
          <w:b/>
          <w:bCs/>
          <w:color w:val="0F4761" w:themeColor="accent1" w:themeShade="BF"/>
          <w:sz w:val="32"/>
          <w:szCs w:val="28"/>
        </w:rPr>
      </w:pPr>
      <w:r w:rsidRPr="00323C34">
        <w:br w:type="page"/>
      </w:r>
    </w:p>
    <w:p w:rsidR="000D5CEF" w:rsidP="000D5CEF" w:rsidRDefault="000D5CEF" w14:paraId="6DDA8B59" w14:textId="77777777">
      <w:pPr>
        <w:pStyle w:val="Heading2"/>
      </w:pPr>
      <w:bookmarkStart w:name="_Toc231625468" w:id="1422"/>
      <w:r>
        <w:rPr>
          <w:rFonts w:hint="eastAsia"/>
        </w:rPr>
        <w:t>Broadcast Matrix</w:t>
      </w:r>
      <w:bookmarkEnd w:id="1422"/>
    </w:p>
    <w:p w:rsidRPr="00323C34" w:rsidR="000D5CEF" w:rsidP="000D5CEF" w:rsidRDefault="000D5CEF" w14:paraId="7420BC5B" w14:textId="77777777">
      <w:r w:rsidRPr="00323C34">
        <w:rPr>
          <w:rFonts w:hint="eastAsia"/>
        </w:rPr>
        <w:t xml:space="preserve">[TBC </w:t>
      </w:r>
      <w:r w:rsidRPr="00323C34">
        <w:t>–</w:t>
      </w:r>
      <w:r w:rsidRPr="00323C34">
        <w:rPr>
          <w:rFonts w:hint="eastAsia"/>
        </w:rPr>
        <w:t xml:space="preserve"> Full broadcast matrix]</w:t>
      </w:r>
    </w:p>
    <w:p w:rsidRPr="00323C34" w:rsidR="00F933D7" w:rsidP="00F933D7" w:rsidRDefault="00F933D7" w14:paraId="6F652F01" w14:textId="29AE9772">
      <w:pPr>
        <w:pStyle w:val="Heading2"/>
      </w:pPr>
      <w:bookmarkStart w:name="_Toc231625469" w:id="1423"/>
      <w:r w:rsidRPr="00323C34">
        <w:rPr>
          <w:rFonts w:hint="eastAsia"/>
        </w:rPr>
        <w:t>End-of-Day Interim Broadcast</w:t>
      </w:r>
      <w:bookmarkEnd w:id="1423"/>
    </w:p>
    <w:p w:rsidR="009C61C6" w:rsidP="009C61C6" w:rsidRDefault="008906F6" w14:paraId="6492AE4F" w14:textId="77777777">
      <w:pPr>
        <w:pStyle w:val="ListParagraph"/>
        <w:numPr>
          <w:ilvl w:val="0"/>
          <w:numId w:val="40"/>
        </w:numPr>
        <w:rPr>
          <w:ins w:author="Shin Feng WONG" w:date="2026-06-06T06:45:00Z" w16du:dateUtc="2026-06-05T22:45:00Z" w:id="1424"/>
        </w:rPr>
      </w:pPr>
      <w:r w:rsidRPr="00323C34">
        <w:t>At the end of each operational day, the system shall surface a queue of open incidents flagged for interim broadcast to the Duty Manager.</w:t>
      </w:r>
    </w:p>
    <w:p w:rsidR="009C61C6" w:rsidP="009C61C6" w:rsidRDefault="009C61C6" w14:paraId="1CF27DE1" w14:textId="05D03F7C">
      <w:pPr>
        <w:pStyle w:val="ListParagraph"/>
        <w:numPr>
          <w:ilvl w:val="0"/>
          <w:numId w:val="40"/>
        </w:numPr>
      </w:pPr>
      <w:ins w:author="Shin Feng WONG" w:date="2026-06-06T06:45:00Z" w16du:dateUtc="2026-06-05T22:45:00Z" w:id="1425">
        <w:r>
          <w:t xml:space="preserve">Not all open incidents require an interim broadcast. The Duty Manager shall review each incident in </w:t>
        </w:r>
      </w:ins>
      <w:ins w:author="Shin Feng WONG" w:date="2026-06-06T06:46:00Z" w16du:dateUtc="2026-06-05T22:46:00Z" w:id="1426">
        <w:r>
          <w:t>the queue</w:t>
        </w:r>
      </w:ins>
      <w:ins w:author="Shin Feng WONG" w:date="2026-06-06T06:45:00Z" w16du:dateUtc="2026-06-05T22:45:00Z" w:id="1427">
        <w:r>
          <w:t xml:space="preserve"> and decide whether a broadcast is required.</w:t>
        </w:r>
      </w:ins>
    </w:p>
    <w:p w:rsidRPr="00323C34" w:rsidR="008906F6" w:rsidP="00226503" w:rsidRDefault="008906F6" w14:paraId="2C8718B2" w14:textId="3C235021">
      <w:pPr>
        <w:pStyle w:val="ListParagraph"/>
        <w:numPr>
          <w:ilvl w:val="0"/>
          <w:numId w:val="40"/>
        </w:numPr>
      </w:pPr>
      <w:r w:rsidRPr="00323C34">
        <w:t xml:space="preserve">For each incident in the queue, the Duty Manager shall select the applicable template, confirm the content to be included, and approve dispatch. </w:t>
      </w:r>
    </w:p>
    <w:p w:rsidRPr="00323C34" w:rsidR="008906F6" w:rsidP="008906F6" w:rsidRDefault="000D5CEF" w14:paraId="65908A3F" w14:textId="02A4E120">
      <w:r w:rsidRPr="000D5CEF">
        <w:rPr>
          <w:rFonts w:hint="eastAsia"/>
          <w:b/>
          <w:bCs/>
        </w:rPr>
        <w:t>Note:</w:t>
      </w:r>
      <w:r w:rsidRPr="00323C34" w:rsidR="008906F6">
        <w:t xml:space="preserve"> Broadcast timing rules and criteria governing which active incidents are surfaced in the interim broadcast queue</w:t>
      </w:r>
      <w:r w:rsidR="00D90C3B">
        <w:rPr>
          <w:rFonts w:hint="eastAsia"/>
        </w:rPr>
        <w:t xml:space="preserve"> are to be determined.</w:t>
      </w:r>
    </w:p>
    <w:p w:rsidRPr="00323C34" w:rsidR="00146B98" w:rsidP="00146B98" w:rsidRDefault="00146B98" w14:paraId="10A3D32F" w14:textId="77777777">
      <w:pPr>
        <w:pStyle w:val="Heading2"/>
      </w:pPr>
      <w:bookmarkStart w:name="_Toc231625470" w:id="1428"/>
      <w:r w:rsidRPr="00323C34">
        <w:rPr>
          <w:rFonts w:hint="eastAsia"/>
        </w:rPr>
        <w:t>SDC Communications Team Notification</w:t>
      </w:r>
      <w:bookmarkEnd w:id="1428"/>
    </w:p>
    <w:p w:rsidR="00146B98" w:rsidP="00146B98" w:rsidRDefault="00146B98" w14:paraId="77E97009" w14:textId="77777777">
      <w:pPr>
        <w:pStyle w:val="ListParagraph"/>
        <w:numPr>
          <w:ilvl w:val="0"/>
          <w:numId w:val="41"/>
        </w:numPr>
      </w:pPr>
      <w:r w:rsidRPr="00323C34">
        <w:t>When media is confirmed or suspected to be present at an incident scene, the system shall prompt the Controller to notify the SDC Communications team</w:t>
      </w:r>
      <w:r w:rsidRPr="00323C34">
        <w:rPr>
          <w:rFonts w:hint="eastAsia"/>
        </w:rPr>
        <w:t xml:space="preserve"> by broadcast.</w:t>
      </w:r>
    </w:p>
    <w:p w:rsidR="00146B98" w:rsidP="00146B98" w:rsidRDefault="00146B98" w14:paraId="517C11CA" w14:textId="77777777">
      <w:pPr>
        <w:pStyle w:val="ListParagraph"/>
        <w:numPr>
          <w:ilvl w:val="0"/>
          <w:numId w:val="41"/>
        </w:numPr>
      </w:pPr>
      <w:r w:rsidRPr="00323C34">
        <w:rPr>
          <w:rFonts w:hint="eastAsia"/>
        </w:rPr>
        <w:t>This broadcast would include details of the incident and the media organisation that is present</w:t>
      </w:r>
      <w:r>
        <w:rPr>
          <w:rFonts w:hint="eastAsia"/>
        </w:rPr>
        <w:t>.</w:t>
      </w:r>
    </w:p>
    <w:p w:rsidRPr="00323C34" w:rsidR="00146B98" w:rsidP="00146B98" w:rsidRDefault="00146B98" w14:paraId="1FC34A6D" w14:textId="77777777">
      <w:pPr>
        <w:pStyle w:val="ListParagraph"/>
        <w:numPr>
          <w:ilvl w:val="0"/>
          <w:numId w:val="41"/>
        </w:numPr>
      </w:pPr>
      <w:r w:rsidRPr="00323C34">
        <w:t>The incident record shall include a field to log confirmation that this notification has been made.</w:t>
      </w:r>
    </w:p>
    <w:p w:rsidRPr="00323C34" w:rsidR="00F933D7" w:rsidP="00F933D7" w:rsidRDefault="00F933D7" w14:paraId="43A6D2E7" w14:textId="61AFB5AD">
      <w:pPr>
        <w:pStyle w:val="Heading2"/>
      </w:pPr>
      <w:bookmarkStart w:name="_Toc231625471" w:id="1429"/>
      <w:r w:rsidRPr="00323C34">
        <w:rPr>
          <w:rFonts w:hint="eastAsia"/>
        </w:rPr>
        <w:t>Broadcast Record and Export</w:t>
      </w:r>
      <w:bookmarkEnd w:id="1429"/>
    </w:p>
    <w:p w:rsidR="000D5CEF" w:rsidP="00226503" w:rsidRDefault="008906F6" w14:paraId="34ADA0EE" w14:textId="77777777">
      <w:pPr>
        <w:pStyle w:val="ListParagraph"/>
        <w:numPr>
          <w:ilvl w:val="0"/>
          <w:numId w:val="42"/>
        </w:numPr>
      </w:pPr>
      <w:r w:rsidRPr="00323C34">
        <w:t>All dispatched broadcasts shall be logged against the originating Case record and identified by Broadcast ID.</w:t>
      </w:r>
    </w:p>
    <w:p w:rsidR="000D5CEF" w:rsidP="00226503" w:rsidRDefault="008906F6" w14:paraId="5DE6966E" w14:textId="77777777">
      <w:pPr>
        <w:pStyle w:val="ListParagraph"/>
        <w:numPr>
          <w:ilvl w:val="0"/>
          <w:numId w:val="42"/>
        </w:numPr>
      </w:pPr>
      <w:r w:rsidRPr="00323C34">
        <w:t>The system shall retain a full record of each broadcast including the recipient list, template used, content dispatched, date and time of dispatch, and the authorising user.</w:t>
      </w:r>
    </w:p>
    <w:p w:rsidRPr="00323C34" w:rsidR="008906F6" w:rsidP="00226503" w:rsidRDefault="008906F6" w14:paraId="4D35AE6D" w14:textId="20C26D44">
      <w:pPr>
        <w:pStyle w:val="ListParagraph"/>
        <w:numPr>
          <w:ilvl w:val="0"/>
          <w:numId w:val="42"/>
        </w:numPr>
      </w:pPr>
      <w:r w:rsidRPr="00323C34">
        <w:t>Broadcast content shall be included as a section within the incident report export. The broadcast export format may differ from the full incident report format and shall present a concise summary suitable for record-keeping purposes.</w:t>
      </w:r>
    </w:p>
    <w:p w:rsidR="00DB39DA" w:rsidRDefault="00DB39DA" w14:paraId="2055E023" w14:textId="77777777">
      <w:pPr>
        <w:spacing w:before="0" w:after="160" w:line="278" w:lineRule="auto"/>
        <w:rPr>
          <w:rFonts w:eastAsiaTheme="majorEastAsia" w:cstheme="majorBidi"/>
          <w:b/>
          <w:bCs/>
          <w:color w:val="0F4761" w:themeColor="accent1" w:themeShade="BF"/>
          <w:sz w:val="32"/>
          <w:szCs w:val="28"/>
        </w:rPr>
      </w:pPr>
      <w:r>
        <w:br w:type="page"/>
      </w:r>
    </w:p>
    <w:p w:rsidR="00146B98" w:rsidP="00146B98" w:rsidRDefault="00146B98" w14:paraId="05980660" w14:textId="5323D2AC">
      <w:pPr>
        <w:pStyle w:val="Heading1"/>
        <w:pBdr>
          <w:bottom w:val="single" w:color="auto" w:sz="4" w:space="1"/>
        </w:pBdr>
      </w:pPr>
      <w:bookmarkStart w:name="_Toc231625472" w:id="1430"/>
      <w:r>
        <w:rPr>
          <w:rFonts w:hint="eastAsia"/>
        </w:rPr>
        <w:t>Crisis Management and Emergency Recall</w:t>
      </w:r>
      <w:bookmarkEnd w:id="1430"/>
    </w:p>
    <w:p w:rsidRPr="00DB39DA" w:rsidR="00DB39DA" w:rsidP="00DB39DA" w:rsidRDefault="00DB39DA" w14:paraId="5E80A9D5" w14:textId="77F17021">
      <w:pPr>
        <w:rPr>
          <w:ins w:author="Shin Feng WONG" w:date="2026-06-06T06:53:00Z" w16du:dateUtc="2026-06-05T22:53:00Z" w:id="1431"/>
        </w:rPr>
      </w:pPr>
      <w:ins w:author="Shin Feng WONG" w:date="2026-06-06T06:53:00Z" w16du:dateUtc="2026-06-05T22:53:00Z" w:id="1432">
        <w:r>
          <w:t xml:space="preserve">Crisis Recall is distinct from the broadcasts described in </w:t>
        </w:r>
        <w:r>
          <w:rPr>
            <w:rFonts w:hint="eastAsia"/>
          </w:rPr>
          <w:t>the previous section</w:t>
        </w:r>
        <w:r>
          <w:t xml:space="preserve">. </w:t>
        </w:r>
        <w:r>
          <w:rPr>
            <w:rFonts w:hint="eastAsia"/>
          </w:rPr>
          <w:t xml:space="preserve">While </w:t>
        </w:r>
        <w:r>
          <w:t>Broadcasts disseminate incident information to external recipients via email. Crisis Recall is the activation of named stakeholder groups to the command centre, triggered by an incident classified at Level 4+ or above, and delivered via SMS.</w:t>
        </w:r>
      </w:ins>
    </w:p>
    <w:p w:rsidR="00146B98" w:rsidP="00146B98" w:rsidRDefault="00146B98" w14:paraId="26EE3EBC" w14:textId="77777777">
      <w:pPr>
        <w:pStyle w:val="Heading2"/>
        <w:rPr>
          <w:ins w:author="Shin Feng WONG" w:date="2026-06-06T06:52:00Z" w16du:dateUtc="2026-06-05T22:52:00Z" w:id="1433"/>
        </w:rPr>
      </w:pPr>
      <w:bookmarkStart w:name="_Toc231625473" w:id="1434"/>
      <w:r w:rsidRPr="00323C34">
        <w:rPr>
          <w:rFonts w:hint="eastAsia"/>
        </w:rPr>
        <w:t xml:space="preserve">Crisis Level </w:t>
      </w:r>
      <w:r w:rsidRPr="00323C34">
        <w:t>Classification</w:t>
      </w:r>
      <w:r w:rsidRPr="00323C34">
        <w:rPr>
          <w:rFonts w:hint="eastAsia"/>
        </w:rPr>
        <w:t xml:space="preserve"> and Routing</w:t>
      </w:r>
      <w:bookmarkEnd w:id="1434"/>
    </w:p>
    <w:p w:rsidRPr="00DB39DA" w:rsidR="00DB39DA" w:rsidDel="00DB39DA" w:rsidP="00DB39DA" w:rsidRDefault="00DB39DA" w14:paraId="14745E62" w14:textId="0D325201">
      <w:pPr>
        <w:rPr>
          <w:del w:author="Shin Feng WONG" w:date="2026-06-06T06:53:00Z" w16du:dateUtc="2026-06-05T22:53:00Z" w:id="1435"/>
        </w:rPr>
      </w:pPr>
    </w:p>
    <w:p w:rsidRPr="00323C34" w:rsidR="00146B98" w:rsidP="00146B98" w:rsidRDefault="00146B98" w14:paraId="1CE98060" w14:textId="77777777">
      <w:r w:rsidRPr="00323C34">
        <w:t>Each incident shall be assigned a crisis level from 1 to 5 that determines the broadcast type, delivery channel, and recipient group as follows:</w:t>
      </w:r>
    </w:p>
    <w:tbl>
      <w:tblPr>
        <w:tblStyle w:val="SJ"/>
        <w:tblW w:w="0" w:type="auto"/>
        <w:tblLook w:val="04A0" w:firstRow="1" w:lastRow="0" w:firstColumn="1" w:lastColumn="0" w:noHBand="0" w:noVBand="1"/>
      </w:tblPr>
      <w:tblGrid>
        <w:gridCol w:w="1099"/>
        <w:gridCol w:w="2438"/>
        <w:gridCol w:w="5479"/>
      </w:tblGrid>
      <w:tr w:rsidRPr="00323C34" w:rsidR="00146B98" w:rsidTr="00DC06B2" w14:paraId="7F9DB75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146B98" w:rsidP="00DC06B2" w:rsidRDefault="00146B98" w14:paraId="44EEA0B1" w14:textId="77777777">
            <w:pPr>
              <w:spacing w:after="160"/>
              <w:rPr>
                <w:bCs/>
              </w:rPr>
            </w:pPr>
            <w:r w:rsidRPr="00323C34">
              <w:rPr>
                <w:bCs/>
              </w:rPr>
              <w:t>Crisis Level</w:t>
            </w:r>
          </w:p>
        </w:tc>
        <w:tc>
          <w:tcPr>
            <w:tcW w:w="0" w:type="auto"/>
            <w:hideMark/>
          </w:tcPr>
          <w:p w:rsidRPr="00323C34" w:rsidR="00146B98" w:rsidP="00DC06B2" w:rsidRDefault="00146B98" w14:paraId="11977A86" w14:textId="77777777">
            <w:pPr>
              <w:spacing w:after="160"/>
              <w:rPr>
                <w:bCs/>
              </w:rPr>
            </w:pPr>
            <w:r w:rsidRPr="00323C34">
              <w:rPr>
                <w:bCs/>
              </w:rPr>
              <w:t>Description</w:t>
            </w:r>
          </w:p>
        </w:tc>
        <w:tc>
          <w:tcPr>
            <w:tcW w:w="0" w:type="auto"/>
            <w:hideMark/>
          </w:tcPr>
          <w:p w:rsidRPr="00323C34" w:rsidR="00146B98" w:rsidP="00DC06B2" w:rsidRDefault="00146B98" w14:paraId="7B442072" w14:textId="77777777">
            <w:pPr>
              <w:spacing w:after="160"/>
              <w:rPr>
                <w:bCs/>
              </w:rPr>
            </w:pPr>
            <w:r w:rsidRPr="00323C34">
              <w:rPr>
                <w:bCs/>
              </w:rPr>
              <w:t>Broadcast Behaviour</w:t>
            </w:r>
          </w:p>
        </w:tc>
      </w:tr>
      <w:tr w:rsidRPr="00323C34" w:rsidR="00146B98" w:rsidTr="00DC06B2" w14:paraId="243A8AA0" w14:textId="77777777">
        <w:tc>
          <w:tcPr>
            <w:tcW w:w="0" w:type="auto"/>
            <w:hideMark/>
          </w:tcPr>
          <w:p w:rsidRPr="00323C34" w:rsidR="00146B98" w:rsidP="00DC06B2" w:rsidRDefault="00146B98" w14:paraId="608F5D3E" w14:textId="77777777">
            <w:pPr>
              <w:spacing w:after="160"/>
            </w:pPr>
            <w:r w:rsidRPr="00323C34">
              <w:t>Level 1–3</w:t>
            </w:r>
          </w:p>
        </w:tc>
        <w:tc>
          <w:tcPr>
            <w:tcW w:w="0" w:type="auto"/>
            <w:hideMark/>
          </w:tcPr>
          <w:p w:rsidRPr="00323C34" w:rsidR="00146B98" w:rsidP="00DC06B2" w:rsidRDefault="00146B98" w14:paraId="76F90F3A" w14:textId="77777777">
            <w:pPr>
              <w:spacing w:after="160"/>
            </w:pPr>
            <w:r w:rsidRPr="00323C34">
              <w:t>High-severity incidents</w:t>
            </w:r>
          </w:p>
        </w:tc>
        <w:tc>
          <w:tcPr>
            <w:tcW w:w="0" w:type="auto"/>
            <w:hideMark/>
          </w:tcPr>
          <w:p w:rsidRPr="00323C34" w:rsidR="00146B98" w:rsidP="00DC06B2" w:rsidRDefault="00146B98" w14:paraId="4BCA2000" w14:textId="77777777">
            <w:pPr>
              <w:spacing w:after="160"/>
            </w:pPr>
            <w:r w:rsidRPr="00323C34">
              <w:t>Fixed broadcast via emai</w:t>
            </w:r>
            <w:r w:rsidRPr="00323C34">
              <w:rPr>
                <w:rFonts w:hint="eastAsia"/>
              </w:rPr>
              <w:t>l, select recall via</w:t>
            </w:r>
            <w:r w:rsidRPr="00323C34">
              <w:t xml:space="preserve"> SMS with acknowledgement to defined distribution groups</w:t>
            </w:r>
          </w:p>
        </w:tc>
      </w:tr>
      <w:tr w:rsidRPr="00323C34" w:rsidR="00146B98" w:rsidTr="00DC06B2" w14:paraId="56369AC0" w14:textId="77777777">
        <w:tc>
          <w:tcPr>
            <w:tcW w:w="0" w:type="auto"/>
          </w:tcPr>
          <w:p w:rsidRPr="00323C34" w:rsidR="00146B98" w:rsidP="00DC06B2" w:rsidRDefault="00146B98" w14:paraId="74E4E1CE" w14:textId="77777777">
            <w:r w:rsidRPr="00323C34">
              <w:t xml:space="preserve">Level </w:t>
            </w:r>
            <w:r w:rsidRPr="00323C34">
              <w:rPr>
                <w:rFonts w:hint="eastAsia"/>
              </w:rPr>
              <w:t>4+</w:t>
            </w:r>
          </w:p>
        </w:tc>
        <w:tc>
          <w:tcPr>
            <w:tcW w:w="0" w:type="auto"/>
          </w:tcPr>
          <w:p w:rsidRPr="00323C34" w:rsidR="00146B98" w:rsidP="00DC06B2" w:rsidRDefault="00146B98" w14:paraId="0BB79932" w14:textId="77777777">
            <w:r w:rsidRPr="00323C34">
              <w:t>Incidents requiring SCOG activation</w:t>
            </w:r>
          </w:p>
        </w:tc>
        <w:tc>
          <w:tcPr>
            <w:tcW w:w="0" w:type="auto"/>
          </w:tcPr>
          <w:p w:rsidRPr="00323C34" w:rsidR="00146B98" w:rsidP="00DC06B2" w:rsidRDefault="00146B98" w14:paraId="1D7CC24C" w14:textId="77777777">
            <w:r w:rsidRPr="00323C34">
              <w:t>Fixed broadcast via emai</w:t>
            </w:r>
            <w:r w:rsidRPr="00323C34">
              <w:rPr>
                <w:rFonts w:hint="eastAsia"/>
              </w:rPr>
              <w:t>l, select recall via</w:t>
            </w:r>
            <w:r w:rsidRPr="00323C34">
              <w:t xml:space="preserve"> SMS with acknowledgement to defined distribution groups</w:t>
            </w:r>
          </w:p>
        </w:tc>
      </w:tr>
      <w:tr w:rsidRPr="00323C34" w:rsidR="00146B98" w:rsidTr="00DC06B2" w14:paraId="0C0D2243" w14:textId="77777777">
        <w:tc>
          <w:tcPr>
            <w:tcW w:w="0" w:type="auto"/>
            <w:hideMark/>
          </w:tcPr>
          <w:p w:rsidRPr="00323C34" w:rsidR="00146B98" w:rsidP="00DC06B2" w:rsidRDefault="00146B98" w14:paraId="07DB99FC" w14:textId="77777777">
            <w:pPr>
              <w:spacing w:after="160"/>
            </w:pPr>
            <w:r w:rsidRPr="00323C34">
              <w:t>Level 4</w:t>
            </w:r>
          </w:p>
        </w:tc>
        <w:tc>
          <w:tcPr>
            <w:tcW w:w="0" w:type="auto"/>
            <w:hideMark/>
          </w:tcPr>
          <w:p w:rsidRPr="00323C34" w:rsidR="00146B98" w:rsidP="00DC06B2" w:rsidRDefault="00146B98" w14:paraId="0EAF110C" w14:textId="77777777">
            <w:pPr>
              <w:spacing w:after="160"/>
            </w:pPr>
            <w:r w:rsidRPr="00323C34">
              <w:t>Routing incidents</w:t>
            </w:r>
          </w:p>
        </w:tc>
        <w:tc>
          <w:tcPr>
            <w:tcW w:w="0" w:type="auto"/>
            <w:hideMark/>
          </w:tcPr>
          <w:p w:rsidRPr="00323C34" w:rsidR="00146B98" w:rsidP="00DC06B2" w:rsidRDefault="00146B98" w14:paraId="6D2DAB2F" w14:textId="77777777">
            <w:pPr>
              <w:spacing w:after="160"/>
            </w:pPr>
            <w:r w:rsidRPr="00323C34">
              <w:t>Targeted email broadcast to relevant distribution groups</w:t>
            </w:r>
          </w:p>
        </w:tc>
      </w:tr>
      <w:tr w:rsidRPr="00323C34" w:rsidR="00146B98" w:rsidTr="00DC06B2" w14:paraId="12421EED" w14:textId="77777777">
        <w:tc>
          <w:tcPr>
            <w:tcW w:w="0" w:type="auto"/>
            <w:hideMark/>
          </w:tcPr>
          <w:p w:rsidRPr="00323C34" w:rsidR="00146B98" w:rsidP="00DC06B2" w:rsidRDefault="00146B98" w14:paraId="6EE8254D" w14:textId="77777777">
            <w:pPr>
              <w:spacing w:after="160"/>
            </w:pPr>
            <w:r w:rsidRPr="00323C34">
              <w:t>Level 5</w:t>
            </w:r>
          </w:p>
        </w:tc>
        <w:tc>
          <w:tcPr>
            <w:tcW w:w="0" w:type="auto"/>
            <w:hideMark/>
          </w:tcPr>
          <w:p w:rsidRPr="00323C34" w:rsidR="00146B98" w:rsidP="00DC06B2" w:rsidRDefault="00146B98" w14:paraId="5AEBE751" w14:textId="77777777">
            <w:pPr>
              <w:spacing w:after="160"/>
            </w:pPr>
            <w:r w:rsidRPr="00323C34">
              <w:t>Occurrences and false alarms</w:t>
            </w:r>
          </w:p>
        </w:tc>
        <w:tc>
          <w:tcPr>
            <w:tcW w:w="0" w:type="auto"/>
            <w:hideMark/>
          </w:tcPr>
          <w:p w:rsidRPr="00323C34" w:rsidR="00146B98" w:rsidP="00DC06B2" w:rsidRDefault="00146B98" w14:paraId="27160171" w14:textId="77777777">
            <w:pPr>
              <w:spacing w:after="160"/>
            </w:pPr>
            <w:r w:rsidRPr="00323C34">
              <w:t>Targeted email broadcast to relevant distribution groups</w:t>
            </w:r>
          </w:p>
        </w:tc>
      </w:tr>
    </w:tbl>
    <w:p w:rsidR="00DB39DA" w:rsidP="00DB39DA" w:rsidRDefault="00DB39DA" w14:paraId="362B6809" w14:textId="28E8CC1E">
      <w:pPr>
        <w:pStyle w:val="ListParagraph"/>
        <w:numPr>
          <w:ilvl w:val="0"/>
          <w:numId w:val="57"/>
        </w:numPr>
        <w:rPr>
          <w:ins w:author="Shin Feng WONG" w:date="2026-06-06T06:55:00Z" w16du:dateUtc="2026-06-05T22:55:00Z" w:id="1436"/>
        </w:rPr>
      </w:pPr>
      <w:ins w:author="Shin Feng WONG" w:date="2026-06-06T06:55:00Z" w16du:dateUtc="2026-06-05T22:55:00Z" w:id="1437">
        <w:r>
          <w:rPr>
            <w:rFonts w:hint="eastAsia"/>
          </w:rPr>
          <w:t>Level 1 is the most severe; Level 5 is the least severe (occurrence or false alarm)</w:t>
        </w:r>
      </w:ins>
      <w:ins w:author="Shin Feng WONG" w:date="2026-06-06T06:56:00Z" w16du:dateUtc="2026-06-05T22:56:00Z" w:id="1438">
        <w:r>
          <w:rPr>
            <w:rFonts w:hint="eastAsia"/>
          </w:rPr>
          <w:t>.</w:t>
        </w:r>
      </w:ins>
    </w:p>
    <w:p w:rsidR="00DB39DA" w:rsidP="00DB39DA" w:rsidRDefault="00146B98" w14:paraId="1F715A60" w14:textId="34F1AA9F">
      <w:pPr>
        <w:pStyle w:val="ListParagraph"/>
        <w:numPr>
          <w:ilvl w:val="0"/>
          <w:numId w:val="57"/>
        </w:numPr>
        <w:rPr>
          <w:ins w:author="Shin Feng WONG" w:date="2026-06-06T06:55:00Z" w16du:dateUtc="2026-06-05T22:55:00Z" w:id="1439"/>
        </w:rPr>
      </w:pPr>
      <w:r w:rsidRPr="00323C34">
        <w:t>Crisis level may be influenced by dynamic factors including media or press presence, reputational impact, and number of persons involved.</w:t>
      </w:r>
    </w:p>
    <w:p w:rsidR="00146B98" w:rsidDel="00455214" w:rsidP="00455214" w:rsidRDefault="00146B98" w14:paraId="0DA91988" w14:textId="2E648E30">
      <w:pPr>
        <w:pStyle w:val="ListParagraph"/>
        <w:numPr>
          <w:ilvl w:val="0"/>
          <w:numId w:val="57"/>
        </w:numPr>
        <w:rPr>
          <w:del w:author="Shin Feng WONG" w:date="2026-06-06T06:56:00Z" w16du:dateUtc="2026-06-05T22:56:00Z" w:id="1440"/>
        </w:rPr>
      </w:pPr>
      <w:del w:author="Shin Feng WONG" w:date="2026-06-06T06:55:00Z" w16du:dateUtc="2026-06-05T22:55:00Z" w:id="1441">
        <w:r w:rsidRPr="00323C34" w:rsidDel="00DB39DA">
          <w:delText xml:space="preserve"> </w:delText>
        </w:r>
      </w:del>
      <w:del w:author="Shin Feng WONG" w:date="2026-06-06T06:56:00Z" w16du:dateUtc="2026-06-05T22:56:00Z" w:id="1442">
        <w:r w:rsidRPr="00323C34" w:rsidDel="00455214">
          <w:delText xml:space="preserve">Escalation to Level </w:delText>
        </w:r>
        <w:r w:rsidRPr="00323C34" w:rsidDel="00455214">
          <w:rPr>
            <w:rFonts w:hint="eastAsia"/>
          </w:rPr>
          <w:delText>4+</w:delText>
        </w:r>
        <w:r w:rsidRPr="00323C34" w:rsidDel="00455214">
          <w:delText xml:space="preserve"> or above shall require</w:delText>
        </w:r>
      </w:del>
      <w:del w:author="Shin Feng WONG" w:date="2026-06-06T06:55:00Z" w16du:dateUtc="2026-06-05T22:55:00Z" w:id="1443">
        <w:r w:rsidRPr="00323C34" w:rsidDel="00DB39DA">
          <w:delText xml:space="preserve"> human</w:delText>
        </w:r>
      </w:del>
      <w:del w:author="Shin Feng WONG" w:date="2026-06-06T06:56:00Z" w16du:dateUtc="2026-06-05T22:56:00Z" w:id="1444">
        <w:r w:rsidRPr="00323C34" w:rsidDel="00455214">
          <w:delText xml:space="preserve"> confirmation </w:delText>
        </w:r>
      </w:del>
      <w:del w:author="Shin Feng WONG" w:date="2026-06-06T06:55:00Z" w16du:dateUtc="2026-06-05T22:55:00Z" w:id="1445">
        <w:r w:rsidRPr="00323C34" w:rsidDel="00DB39DA">
          <w:delText>from an authorised user</w:delText>
        </w:r>
      </w:del>
      <w:del w:author="Shin Feng WONG" w:date="2026-06-06T06:56:00Z" w16du:dateUtc="2026-06-05T22:56:00Z" w:id="1446">
        <w:r w:rsidRPr="00323C34" w:rsidDel="00455214">
          <w:delText xml:space="preserve"> prior to SCOG recall dispatch.</w:delText>
        </w:r>
      </w:del>
    </w:p>
    <w:p w:rsidR="00455214" w:rsidP="00455214" w:rsidRDefault="00455214" w14:paraId="7248F358" w14:textId="0778BEB8">
      <w:pPr>
        <w:pStyle w:val="Heading2"/>
        <w:rPr>
          <w:ins w:author="Shin Feng WONG" w:date="2026-06-06T06:59:00Z" w16du:dateUtc="2026-06-05T22:59:00Z" w:id="1447"/>
        </w:rPr>
      </w:pPr>
      <w:bookmarkStart w:name="_Toc231625474" w:id="1448"/>
      <w:ins w:author="Shin Feng WONG" w:date="2026-06-06T06:58:00Z" w16du:dateUtc="2026-06-05T22:58:00Z" w:id="1449">
        <w:r>
          <w:rPr>
            <w:rFonts w:hint="eastAsia"/>
          </w:rPr>
          <w:t>Crisis Recall</w:t>
        </w:r>
      </w:ins>
      <w:bookmarkEnd w:id="1448"/>
    </w:p>
    <w:p w:rsidR="00455214" w:rsidP="00455214" w:rsidRDefault="00455214" w14:paraId="6C5A5250" w14:textId="756CBA6B">
      <w:pPr>
        <w:pStyle w:val="ListParagraph"/>
        <w:numPr>
          <w:ilvl w:val="0"/>
          <w:numId w:val="58"/>
        </w:numPr>
        <w:rPr>
          <w:ins w:author="Shin Feng WONG" w:date="2026-06-06T06:59:00Z" w16du:dateUtc="2026-06-05T22:59:00Z" w:id="1450"/>
        </w:rPr>
      </w:pPr>
      <w:ins w:author="Shin Feng WONG" w:date="2026-06-06T06:59:00Z" w16du:dateUtc="2026-06-05T22:59:00Z" w:id="1451">
        <w:r>
          <w:rPr>
            <w:rFonts w:hint="eastAsia"/>
          </w:rPr>
          <w:t>Crisis Recall shall be triggered when an incident is classified at Level 4+ or above.</w:t>
        </w:r>
      </w:ins>
    </w:p>
    <w:p w:rsidR="00455214" w:rsidP="00455214" w:rsidRDefault="00455214" w14:paraId="5ED71CD6" w14:textId="6DE0C4AE">
      <w:pPr>
        <w:pStyle w:val="ListParagraph"/>
        <w:numPr>
          <w:ilvl w:val="0"/>
          <w:numId w:val="58"/>
        </w:numPr>
        <w:rPr>
          <w:ins w:author="Shin Feng WONG" w:date="2026-06-06T06:59:00Z" w16du:dateUtc="2026-06-05T22:59:00Z" w:id="1452"/>
        </w:rPr>
      </w:pPr>
      <w:ins w:author="Shin Feng WONG" w:date="2026-06-06T06:59:00Z" w16du:dateUtc="2026-06-05T22:59:00Z" w:id="1453">
        <w:r>
          <w:rPr>
            <w:rFonts w:hint="eastAsia"/>
          </w:rPr>
          <w:t>Crisis Recall is semi-automated. An authorised user (Duty Manager) must reivew and confirm the recall before dispatch</w:t>
        </w:r>
      </w:ins>
    </w:p>
    <w:p w:rsidR="00455214" w:rsidRDefault="00455214" w14:paraId="2B7FBEC9" w14:textId="00E42B63">
      <w:pPr>
        <w:pStyle w:val="ListParagraph"/>
        <w:numPr>
          <w:ilvl w:val="0"/>
          <w:numId w:val="58"/>
        </w:numPr>
        <w:rPr>
          <w:ins w:author="Shin Feng WONG" w:date="2026-06-06T07:59:00Z" w16du:dateUtc="2026-06-05T23:59:00Z" w:id="1454"/>
        </w:rPr>
      </w:pPr>
      <w:ins w:author="Shin Feng WONG" w:date="2026-06-06T06:59:00Z" w16du:dateUtc="2026-06-05T22:59:00Z" w:id="1455">
        <w:r>
          <w:rPr>
            <w:rFonts w:hint="eastAsia"/>
          </w:rPr>
          <w:t xml:space="preserve">At </w:t>
        </w:r>
        <w:r>
          <w:t>Level</w:t>
        </w:r>
        <w:r>
          <w:rPr>
            <w:rFonts w:hint="eastAsia"/>
          </w:rPr>
          <w:t xml:space="preserve"> 4+, the specific relevant</w:t>
        </w:r>
      </w:ins>
      <w:ins w:author="Shin Feng WONG" w:date="2026-06-06T07:00:00Z" w16du:dateUtc="2026-06-05T23:00:00Z" w:id="1456">
        <w:r>
          <w:rPr>
            <w:rFonts w:hint="eastAsia"/>
          </w:rPr>
          <w:t xml:space="preserve"> stakeholder group shall be recalled. At Level 3 and below, a broader set of SDC stakeholders shall be recalled.</w:t>
        </w:r>
      </w:ins>
    </w:p>
    <w:p w:rsidRPr="00323C34" w:rsidR="00974DC9" w:rsidP="00974DC9" w:rsidRDefault="00974DC9" w14:paraId="79B84B85" w14:textId="77777777">
      <w:pPr>
        <w:pStyle w:val="Heading2"/>
        <w:rPr>
          <w:ins w:author="Shin Feng WONG" w:date="2026-06-06T07:59:00Z" w16du:dateUtc="2026-06-05T23:59:00Z" w:id="1457"/>
        </w:rPr>
      </w:pPr>
      <w:bookmarkStart w:name="_Toc231625475" w:id="1458"/>
      <w:ins w:author="Shin Feng WONG" w:date="2026-06-06T07:59:00Z" w16du:dateUtc="2026-06-05T23:59:00Z" w:id="1459">
        <w:r w:rsidRPr="00323C34">
          <w:rPr>
            <w:rFonts w:hint="eastAsia"/>
          </w:rPr>
          <w:t>Delivery Channels</w:t>
        </w:r>
        <w:bookmarkEnd w:id="1458"/>
      </w:ins>
    </w:p>
    <w:tbl>
      <w:tblPr>
        <w:tblStyle w:val="SJ"/>
        <w:tblW w:w="0" w:type="auto"/>
        <w:tblLook w:val="04A0" w:firstRow="1" w:lastRow="0" w:firstColumn="1" w:lastColumn="0" w:noHBand="0" w:noVBand="1"/>
      </w:tblPr>
      <w:tblGrid>
        <w:gridCol w:w="1084"/>
        <w:gridCol w:w="2026"/>
        <w:gridCol w:w="5906"/>
      </w:tblGrid>
      <w:tr w:rsidRPr="00323C34" w:rsidR="00974DC9" w:rsidTr="0001760E" w14:paraId="4F8ECA32" w14:textId="77777777">
        <w:trPr>
          <w:cnfStyle w:val="100000000000" w:firstRow="1" w:lastRow="0" w:firstColumn="0" w:lastColumn="0" w:oddVBand="0" w:evenVBand="0" w:oddHBand="0" w:evenHBand="0" w:firstRowFirstColumn="0" w:firstRowLastColumn="0" w:lastRowFirstColumn="0" w:lastRowLastColumn="0"/>
          <w:ins w:author="Shin Feng WONG" w:date="2026-06-06T07:59:00Z" w:id="1460"/>
        </w:trPr>
        <w:tc>
          <w:tcPr>
            <w:tcW w:w="0" w:type="auto"/>
            <w:hideMark/>
          </w:tcPr>
          <w:p w:rsidRPr="00323C34" w:rsidR="00974DC9" w:rsidP="0001760E" w:rsidRDefault="00974DC9" w14:paraId="2E362AF9" w14:textId="77777777">
            <w:pPr>
              <w:spacing w:after="160"/>
              <w:rPr>
                <w:ins w:author="Shin Feng WONG" w:date="2026-06-06T07:59:00Z" w16du:dateUtc="2026-06-05T23:59:00Z" w:id="1461"/>
                <w:bCs/>
              </w:rPr>
            </w:pPr>
            <w:ins w:author="Shin Feng WONG" w:date="2026-06-06T07:59:00Z" w16du:dateUtc="2026-06-05T23:59:00Z" w:id="1462">
              <w:r w:rsidRPr="00323C34">
                <w:rPr>
                  <w:bCs/>
                </w:rPr>
                <w:t>Channel</w:t>
              </w:r>
            </w:ins>
          </w:p>
        </w:tc>
        <w:tc>
          <w:tcPr>
            <w:tcW w:w="0" w:type="auto"/>
            <w:hideMark/>
          </w:tcPr>
          <w:p w:rsidRPr="00323C34" w:rsidR="00974DC9" w:rsidP="0001760E" w:rsidRDefault="00974DC9" w14:paraId="6F1B5D75" w14:textId="77777777">
            <w:pPr>
              <w:spacing w:after="160"/>
              <w:rPr>
                <w:ins w:author="Shin Feng WONG" w:date="2026-06-06T07:59:00Z" w16du:dateUtc="2026-06-05T23:59:00Z" w:id="1463"/>
                <w:bCs/>
              </w:rPr>
            </w:pPr>
            <w:ins w:author="Shin Feng WONG" w:date="2026-06-06T07:59:00Z" w16du:dateUtc="2026-06-05T23:59:00Z" w:id="1464">
              <w:r w:rsidRPr="00323C34">
                <w:rPr>
                  <w:bCs/>
                </w:rPr>
                <w:t>Used For</w:t>
              </w:r>
            </w:ins>
          </w:p>
        </w:tc>
        <w:tc>
          <w:tcPr>
            <w:tcW w:w="0" w:type="auto"/>
            <w:hideMark/>
          </w:tcPr>
          <w:p w:rsidRPr="00323C34" w:rsidR="00974DC9" w:rsidP="0001760E" w:rsidRDefault="00974DC9" w14:paraId="07DD4AE4" w14:textId="77777777">
            <w:pPr>
              <w:spacing w:after="160"/>
              <w:rPr>
                <w:ins w:author="Shin Feng WONG" w:date="2026-06-06T07:59:00Z" w16du:dateUtc="2026-06-05T23:59:00Z" w:id="1465"/>
                <w:bCs/>
              </w:rPr>
            </w:pPr>
            <w:ins w:author="Shin Feng WONG" w:date="2026-06-06T07:59:00Z" w16du:dateUtc="2026-06-05T23:59:00Z" w:id="1466">
              <w:r w:rsidRPr="00323C34">
                <w:rPr>
                  <w:bCs/>
                </w:rPr>
                <w:t>Notes</w:t>
              </w:r>
            </w:ins>
          </w:p>
        </w:tc>
      </w:tr>
      <w:tr w:rsidRPr="00323C34" w:rsidR="00974DC9" w:rsidTr="0001760E" w14:paraId="6EEDBD15" w14:textId="77777777">
        <w:trPr>
          <w:ins w:author="Shin Feng WONG" w:date="2026-06-06T07:59:00Z" w:id="1467"/>
        </w:trPr>
        <w:tc>
          <w:tcPr>
            <w:tcW w:w="0" w:type="auto"/>
            <w:hideMark/>
          </w:tcPr>
          <w:p w:rsidRPr="00323C34" w:rsidR="00974DC9" w:rsidP="00974DC9" w:rsidRDefault="00974DC9" w14:paraId="33EFB0F0" w14:textId="2C68332A">
            <w:pPr>
              <w:spacing w:after="160"/>
              <w:rPr>
                <w:ins w:author="Shin Feng WONG" w:date="2026-06-06T07:59:00Z" w16du:dateUtc="2026-06-05T23:59:00Z" w:id="1468"/>
              </w:rPr>
            </w:pPr>
            <w:ins w:author="Shin Feng WONG" w:date="2026-06-06T08:00:00Z" w16du:dateUtc="2026-06-06T00:00:00Z" w:id="1469">
              <w:r w:rsidRPr="00323C34">
                <w:t>SMS</w:t>
              </w:r>
            </w:ins>
          </w:p>
        </w:tc>
        <w:tc>
          <w:tcPr>
            <w:tcW w:w="0" w:type="auto"/>
            <w:hideMark/>
          </w:tcPr>
          <w:p w:rsidRPr="00323C34" w:rsidR="00974DC9" w:rsidP="00974DC9" w:rsidRDefault="00974DC9" w14:paraId="0D63B9B0" w14:textId="1D1499A2">
            <w:pPr>
              <w:spacing w:after="160"/>
              <w:rPr>
                <w:ins w:author="Shin Feng WONG" w:date="2026-06-06T07:59:00Z" w16du:dateUtc="2026-06-05T23:59:00Z" w:id="1470"/>
              </w:rPr>
            </w:pPr>
            <w:ins w:author="Shin Feng WONG" w:date="2026-06-06T08:00:00Z" w16du:dateUtc="2026-06-06T00:00:00Z" w:id="1471">
              <w:r w:rsidRPr="00323C34">
                <w:t>Crisis recall at Level 4</w:t>
              </w:r>
              <w:r w:rsidRPr="00323C34">
                <w:rPr>
                  <w:rFonts w:hint="eastAsia"/>
                </w:rPr>
                <w:t xml:space="preserve">+ </w:t>
              </w:r>
              <w:r w:rsidRPr="00323C34">
                <w:t>and above</w:t>
              </w:r>
            </w:ins>
          </w:p>
        </w:tc>
        <w:tc>
          <w:tcPr>
            <w:tcW w:w="0" w:type="auto"/>
            <w:hideMark/>
          </w:tcPr>
          <w:p w:rsidRPr="00323C34" w:rsidR="00974DC9" w:rsidP="00974DC9" w:rsidRDefault="00974DC9" w14:paraId="45D747E4" w14:textId="274969BB">
            <w:pPr>
              <w:spacing w:after="160"/>
              <w:rPr>
                <w:ins w:author="Shin Feng WONG" w:date="2026-06-06T07:59:00Z" w16du:dateUtc="2026-06-05T23:59:00Z" w:id="1472"/>
              </w:rPr>
            </w:pPr>
            <w:ins w:author="Shin Feng WONG" w:date="2026-06-06T08:00:00Z" w16du:dateUtc="2026-06-06T00:00:00Z" w:id="1473">
              <w:r w:rsidRPr="00323C34">
                <w:t xml:space="preserve">Includes recipient acknowledgement feature; routed via </w:t>
              </w:r>
              <w:commentRangeStart w:id="1474"/>
              <w:r w:rsidRPr="00323C34">
                <w:t xml:space="preserve">SMS gateway </w:t>
              </w:r>
              <w:commentRangeEnd w:id="1474"/>
              <w:r w:rsidRPr="00323C34" w:rsidDel="009C61C6" w:rsidR="00292DA4">
                <w:rPr>
                  <w:rStyle w:val="CommentReference"/>
                  <w:sz w:val="22"/>
                  <w:szCs w:val="24"/>
                </w:rPr>
                <w:commentReference w:id="1474"/>
              </w:r>
              <w:r w:rsidRPr="00323C34">
                <w:t>integrated with on-premises UCS</w:t>
              </w:r>
            </w:ins>
          </w:p>
        </w:tc>
      </w:tr>
    </w:tbl>
    <w:p w:rsidRPr="00455214" w:rsidR="00974DC9" w:rsidP="00974DC9" w:rsidRDefault="00974DC9" w14:paraId="6C6658F0" w14:textId="77777777">
      <w:pPr>
        <w:rPr>
          <w:ins w:author="Shin Feng WONG" w:date="2026-06-06T06:58:00Z" w16du:dateUtc="2026-06-05T22:58:00Z" w:id="1475"/>
        </w:rPr>
      </w:pPr>
    </w:p>
    <w:p w:rsidRPr="00323C34" w:rsidR="00146B98" w:rsidP="00146B98" w:rsidRDefault="00146B98" w14:paraId="1F4C1059" w14:textId="77777777">
      <w:pPr>
        <w:pStyle w:val="Heading2"/>
      </w:pPr>
      <w:bookmarkStart w:name="_Toc231625476" w:id="1476"/>
      <w:r w:rsidRPr="00323C34">
        <w:rPr>
          <w:rFonts w:hint="eastAsia"/>
        </w:rPr>
        <w:t>SMS Recall Workflow</w:t>
      </w:r>
      <w:bookmarkEnd w:id="1476"/>
    </w:p>
    <w:p w:rsidR="00146B98" w:rsidP="00146B98" w:rsidRDefault="00146B98" w14:paraId="441BD876" w14:textId="39E6F1D3">
      <w:pPr>
        <w:pStyle w:val="ListParagraph"/>
        <w:numPr>
          <w:ilvl w:val="0"/>
          <w:numId w:val="39"/>
        </w:numPr>
      </w:pPr>
      <w:r w:rsidRPr="00323C34">
        <w:t>For incidents at Level 4</w:t>
      </w:r>
      <w:r w:rsidRPr="00323C34">
        <w:rPr>
          <w:rFonts w:hint="eastAsia"/>
        </w:rPr>
        <w:t>+</w:t>
      </w:r>
      <w:r w:rsidRPr="00323C34">
        <w:t xml:space="preserve"> and above, the system shall generate and queue a crisis recall SMS based on the incident classification and configured recipient group.</w:t>
      </w:r>
    </w:p>
    <w:p w:rsidRPr="00323C34" w:rsidR="00146B98" w:rsidP="00146B98" w:rsidRDefault="00146B98" w14:paraId="7B4BEE32" w14:textId="502BB582">
      <w:pPr>
        <w:pStyle w:val="ListParagraph"/>
        <w:numPr>
          <w:ilvl w:val="0"/>
          <w:numId w:val="39"/>
        </w:numPr>
      </w:pPr>
      <w:r w:rsidRPr="00323C34">
        <w:t>An authorised user</w:t>
      </w:r>
      <w:ins w:author="Shin Feng WONG" w:date="2026-06-06T07:00:00Z" w16du:dateUtc="2026-06-05T23:00:00Z" w:id="1477">
        <w:r w:rsidR="00455214">
          <w:rPr>
            <w:rFonts w:hint="eastAsia"/>
          </w:rPr>
          <w:t xml:space="preserve"> (Duty Manager)</w:t>
        </w:r>
      </w:ins>
      <w:r w:rsidRPr="00323C34">
        <w:t xml:space="preserve"> shall review and confirm the queued message before dispatch.</w:t>
      </w:r>
    </w:p>
    <w:p w:rsidRPr="00323C34" w:rsidR="00455214" w:rsidDel="00455214" w:rsidP="00455214" w:rsidRDefault="00146B98" w14:paraId="2F07366E" w14:textId="318A4C3C">
      <w:pPr>
        <w:pStyle w:val="ListParagraph"/>
        <w:numPr>
          <w:ilvl w:val="0"/>
          <w:numId w:val="39"/>
        </w:numPr>
        <w:rPr>
          <w:del w:author="Shin Feng WONG" w:date="2026-06-06T06:58:00Z" w16du:dateUtc="2026-06-05T22:58:00Z" w:id="1478"/>
        </w:rPr>
      </w:pPr>
      <w:r w:rsidRPr="00323C34">
        <w:t xml:space="preserve">The system shall surface SMS acknowledgement status to the </w:t>
      </w:r>
      <w:ins w:author="Shin Feng WONG" w:date="2026-06-06T07:00:00Z" w16du:dateUtc="2026-06-05T23:00:00Z" w:id="1479">
        <w:r w:rsidR="00455214">
          <w:rPr>
            <w:rFonts w:hint="eastAsia"/>
          </w:rPr>
          <w:t>authorised user (</w:t>
        </w:r>
      </w:ins>
      <w:r w:rsidRPr="00323C34">
        <w:t>Duty Manager</w:t>
      </w:r>
      <w:ins w:author="Shin Feng WONG" w:date="2026-06-06T07:00:00Z" w16du:dateUtc="2026-06-05T23:00:00Z" w:id="1480">
        <w:r w:rsidR="00455214">
          <w:rPr>
            <w:rFonts w:hint="eastAsia"/>
          </w:rPr>
          <w:t>)</w:t>
        </w:r>
      </w:ins>
      <w:r w:rsidRPr="00323C34">
        <w:t xml:space="preserve"> upon receipt by recipients.</w:t>
      </w:r>
    </w:p>
    <w:p w:rsidR="00C466E2" w:rsidRDefault="00C466E2" w14:paraId="23F38AFE" w14:textId="77777777">
      <w:pPr>
        <w:spacing w:before="0" w:after="160" w:line="278" w:lineRule="auto"/>
        <w:rPr>
          <w:ins w:author="Shin Feng WONG" w:date="2026-06-06T07:58:00Z" w16du:dateUtc="2026-06-05T23:58:00Z" w:id="1481"/>
          <w:rFonts w:eastAsiaTheme="majorEastAsia" w:cstheme="majorBidi"/>
          <w:b/>
          <w:bCs/>
          <w:color w:val="0F4761" w:themeColor="accent1" w:themeShade="BF"/>
          <w:sz w:val="32"/>
          <w:szCs w:val="28"/>
        </w:rPr>
      </w:pPr>
      <w:ins w:author="Shin Feng WONG" w:date="2026-06-06T07:58:00Z" w16du:dateUtc="2026-06-05T23:58:00Z" w:id="1482">
        <w:r>
          <w:br w:type="page"/>
        </w:r>
      </w:ins>
    </w:p>
    <w:p w:rsidRPr="00323C34" w:rsidR="00EC7A08" w:rsidP="00C037BF" w:rsidRDefault="00EC7A08" w14:paraId="14F06E5B" w14:textId="2E1CDA68">
      <w:pPr>
        <w:pStyle w:val="Heading1"/>
        <w:pBdr>
          <w:bottom w:val="single" w:color="auto" w:sz="4" w:space="1"/>
        </w:pBdr>
      </w:pPr>
      <w:bookmarkStart w:name="_Toc231625477" w:id="1483"/>
      <w:r w:rsidRPr="00323C34">
        <w:rPr>
          <w:rFonts w:hint="eastAsia"/>
        </w:rPr>
        <w:t>Reporting and Data Export</w:t>
      </w:r>
      <w:bookmarkEnd w:id="1483"/>
    </w:p>
    <w:p w:rsidRPr="00323C34" w:rsidR="00EC7A08" w:rsidP="00EC7A08" w:rsidRDefault="00EC7A08" w14:paraId="0715F655" w14:textId="77777777">
      <w:r w:rsidRPr="00323C34">
        <w:t xml:space="preserve">The Reporting and Data Export module provides structured exports of CMS records for operational record-keeping, management review, and downstream analytics. </w:t>
      </w:r>
    </w:p>
    <w:p w:rsidRPr="00323C34" w:rsidR="00EC7A08" w:rsidP="00EC7A08" w:rsidRDefault="00EC7A08" w14:paraId="2103D848" w14:textId="3786AEB8">
      <w:r w:rsidRPr="00323C34">
        <w:t>Export outputs are distinct from broadcast content</w:t>
      </w:r>
      <w:r w:rsidRPr="00323C34">
        <w:rPr>
          <w:rFonts w:hint="eastAsia"/>
        </w:rPr>
        <w:t>. F</w:t>
      </w:r>
      <w:r w:rsidRPr="00323C34">
        <w:t>ields included in an export may differ from those included in a broadcast for the same incident.</w:t>
      </w:r>
    </w:p>
    <w:p w:rsidR="00455214" w:rsidP="00EC7A08" w:rsidRDefault="00455214" w14:paraId="40A52714" w14:textId="264D995E">
      <w:pPr>
        <w:pStyle w:val="Heading2"/>
        <w:rPr>
          <w:ins w:author="Shin Feng WONG" w:date="2026-06-06T07:04:00Z" w16du:dateUtc="2026-06-05T23:04:00Z" w:id="1484"/>
        </w:rPr>
      </w:pPr>
      <w:bookmarkStart w:name="_Toc231625478" w:id="1485"/>
      <w:ins w:author="Shin Feng WONG" w:date="2026-06-06T07:03:00Z" w16du:dateUtc="2026-06-05T23:03:00Z" w:id="1486">
        <w:r>
          <w:rPr>
            <w:rFonts w:hint="eastAsia"/>
          </w:rPr>
          <w:t>Operational Statistics M</w:t>
        </w:r>
      </w:ins>
      <w:ins w:author="Shin Feng WONG" w:date="2026-06-06T07:04:00Z" w16du:dateUtc="2026-06-05T23:04:00Z" w:id="1487">
        <w:r>
          <w:rPr>
            <w:rFonts w:hint="eastAsia"/>
          </w:rPr>
          <w:t>odule</w:t>
        </w:r>
        <w:bookmarkEnd w:id="1485"/>
      </w:ins>
    </w:p>
    <w:p w:rsidR="00455214" w:rsidP="00455214" w:rsidRDefault="00455214" w14:paraId="2F32A9C8" w14:textId="5796FA10">
      <w:pPr>
        <w:rPr>
          <w:ins w:author="Shin Feng WONG" w:date="2026-06-06T07:04:00Z" w16du:dateUtc="2026-06-05T23:04:00Z" w:id="1488"/>
        </w:rPr>
      </w:pPr>
      <w:ins w:author="Shin Feng WONG" w:date="2026-06-06T07:04:00Z" w16du:dateUtc="2026-06-05T23:04:00Z" w:id="1489">
        <w:r>
          <w:rPr>
            <w:rFonts w:hint="eastAsia"/>
          </w:rPr>
          <w:t>The Operational Statistics module is a dedicated analytics surface accessible from the main CMS navigation. It provides in-built visualisations and data export across all core operational record types.</w:t>
        </w:r>
      </w:ins>
    </w:p>
    <w:p w:rsidR="00455214" w:rsidP="00455214" w:rsidRDefault="00455214" w14:paraId="30C1A843" w14:textId="25452CE0">
      <w:pPr>
        <w:pStyle w:val="ListParagraph"/>
        <w:numPr>
          <w:ilvl w:val="0"/>
          <w:numId w:val="59"/>
        </w:numPr>
        <w:rPr>
          <w:ins w:author="Shin Feng WONG" w:date="2026-06-06T07:05:00Z" w16du:dateUtc="2026-06-05T23:05:00Z" w:id="1490"/>
        </w:rPr>
      </w:pPr>
      <w:ins w:author="Shin Feng WONG" w:date="2026-06-06T07:04:00Z" w16du:dateUtc="2026-06-05T23:04:00Z" w:id="1491">
        <w:r>
          <w:rPr>
            <w:rFonts w:hint="eastAsia"/>
          </w:rPr>
          <w:t xml:space="preserve">The </w:t>
        </w:r>
      </w:ins>
      <w:ins w:author="Shin Feng WONG" w:date="2026-06-06T07:05:00Z" w16du:dateUtc="2026-06-05T23:05:00Z" w:id="1492">
        <w:r>
          <w:rPr>
            <w:rFonts w:hint="eastAsia"/>
          </w:rPr>
          <w:t xml:space="preserve">module shall provide in-built analytics across Cases, Incidents, Faults, Tasks, </w:t>
        </w:r>
      </w:ins>
      <w:ins w:author="Shin Feng WONG" w:date="2026-06-06T07:20:00Z" w16du:dateUtc="2026-06-05T23:20:00Z" w:id="1493">
        <w:r w:rsidR="00F87572">
          <w:rPr>
            <w:rFonts w:hint="eastAsia"/>
          </w:rPr>
          <w:t xml:space="preserve">e-Diary entries, </w:t>
        </w:r>
      </w:ins>
      <w:ins w:author="Shin Feng WONG" w:date="2026-06-06T07:05:00Z" w16du:dateUtc="2026-06-05T23:05:00Z" w:id="1494">
        <w:r>
          <w:rPr>
            <w:rFonts w:hint="eastAsia"/>
          </w:rPr>
          <w:t>Events and No-Objection Permits, including the following:</w:t>
        </w:r>
      </w:ins>
    </w:p>
    <w:tbl>
      <w:tblPr>
        <w:tblStyle w:val="SJ"/>
        <w:tblW w:w="5000" w:type="pct"/>
        <w:tblLook w:val="04A0" w:firstRow="1" w:lastRow="0" w:firstColumn="1" w:lastColumn="0" w:noHBand="0" w:noVBand="1"/>
      </w:tblPr>
      <w:tblGrid>
        <w:gridCol w:w="3083"/>
        <w:gridCol w:w="5933"/>
      </w:tblGrid>
      <w:tr w:rsidRPr="00323C34" w:rsidR="00455214" w:rsidTr="00F87572" w14:paraId="70CD80EF" w14:textId="77777777">
        <w:trPr>
          <w:cnfStyle w:val="100000000000" w:firstRow="1" w:lastRow="0" w:firstColumn="0" w:lastColumn="0" w:oddVBand="0" w:evenVBand="0" w:oddHBand="0" w:evenHBand="0" w:firstRowFirstColumn="0" w:firstRowLastColumn="0" w:lastRowFirstColumn="0" w:lastRowLastColumn="0"/>
          <w:ins w:author="Shin Feng WONG" w:date="2026-06-06T07:05:00Z" w:id="1495"/>
        </w:trPr>
        <w:tc>
          <w:tcPr>
            <w:tcW w:w="1710" w:type="pct"/>
          </w:tcPr>
          <w:p w:rsidRPr="00323C34" w:rsidR="00455214" w:rsidP="007A3E83" w:rsidRDefault="00455214" w14:paraId="74408208" w14:textId="1A786AD7">
            <w:pPr>
              <w:spacing w:after="160"/>
              <w:rPr>
                <w:ins w:author="Shin Feng WONG" w:date="2026-06-06T07:05:00Z" w16du:dateUtc="2026-06-05T23:05:00Z" w:id="1496"/>
                <w:bCs/>
              </w:rPr>
            </w:pPr>
            <w:ins w:author="Shin Feng WONG" w:date="2026-06-06T07:06:00Z" w16du:dateUtc="2026-06-05T23:06:00Z" w:id="1497">
              <w:r>
                <w:rPr>
                  <w:rFonts w:hint="eastAsia"/>
                  <w:bCs/>
                </w:rPr>
                <w:t>Chart / Metric</w:t>
              </w:r>
            </w:ins>
          </w:p>
        </w:tc>
        <w:tc>
          <w:tcPr>
            <w:tcW w:w="3290" w:type="pct"/>
          </w:tcPr>
          <w:p w:rsidRPr="00323C34" w:rsidR="00455214" w:rsidP="007A3E83" w:rsidRDefault="00455214" w14:paraId="69C9707A" w14:textId="35C7A1C7">
            <w:pPr>
              <w:spacing w:after="160"/>
              <w:rPr>
                <w:ins w:author="Shin Feng WONG" w:date="2026-06-06T07:05:00Z" w16du:dateUtc="2026-06-05T23:05:00Z" w:id="1498"/>
                <w:bCs/>
              </w:rPr>
            </w:pPr>
            <w:ins w:author="Shin Feng WONG" w:date="2026-06-06T07:06:00Z" w16du:dateUtc="2026-06-05T23:06:00Z" w:id="1499">
              <w:r>
                <w:rPr>
                  <w:bCs/>
                </w:rPr>
                <w:t>Description</w:t>
              </w:r>
              <w:r>
                <w:rPr>
                  <w:rFonts w:hint="eastAsia"/>
                  <w:bCs/>
                </w:rPr>
                <w:t xml:space="preserve"> Example</w:t>
              </w:r>
            </w:ins>
          </w:p>
        </w:tc>
      </w:tr>
      <w:tr w:rsidRPr="00323C34" w:rsidR="00455214" w:rsidTr="00F87572" w14:paraId="4036413A" w14:textId="77777777">
        <w:trPr>
          <w:ins w:author="Shin Feng WONG" w:date="2026-06-06T07:05:00Z" w:id="1500"/>
        </w:trPr>
        <w:tc>
          <w:tcPr>
            <w:tcW w:w="1710" w:type="pct"/>
          </w:tcPr>
          <w:p w:rsidRPr="00323C34" w:rsidR="00455214" w:rsidP="007A3E83" w:rsidRDefault="00455214" w14:paraId="16D8566D" w14:textId="6C1F0099">
            <w:pPr>
              <w:spacing w:after="160"/>
              <w:rPr>
                <w:ins w:author="Shin Feng WONG" w:date="2026-06-06T07:05:00Z" w16du:dateUtc="2026-06-05T23:05:00Z" w:id="1501"/>
              </w:rPr>
            </w:pPr>
            <w:ins w:author="Shin Feng WONG" w:date="2026-06-06T07:06:00Z" w16du:dateUtc="2026-06-05T23:06:00Z" w:id="1502">
              <w:r>
                <w:rPr>
                  <w:rFonts w:hint="eastAsia"/>
                </w:rPr>
                <w:t>Volume Trends</w:t>
              </w:r>
            </w:ins>
          </w:p>
        </w:tc>
        <w:tc>
          <w:tcPr>
            <w:tcW w:w="3290" w:type="pct"/>
          </w:tcPr>
          <w:p w:rsidRPr="00323C34" w:rsidR="00455214" w:rsidP="007A3E83" w:rsidRDefault="00455214" w14:paraId="047841FB" w14:textId="6D9B08C8">
            <w:pPr>
              <w:spacing w:after="160"/>
              <w:rPr>
                <w:ins w:author="Shin Feng WONG" w:date="2026-06-06T07:05:00Z" w16du:dateUtc="2026-06-05T23:05:00Z" w:id="1503"/>
              </w:rPr>
            </w:pPr>
            <w:ins w:author="Shin Feng WONG" w:date="2026-06-06T07:06:00Z" w16du:dateUtc="2026-06-05T23:06:00Z" w:id="1504">
              <w:r>
                <w:rPr>
                  <w:rFonts w:hint="eastAsia"/>
                </w:rPr>
                <w:t xml:space="preserve">Daily count of </w:t>
              </w:r>
              <w:r>
                <w:t>records</w:t>
              </w:r>
              <w:r>
                <w:rPr>
                  <w:rFonts w:hint="eastAsia"/>
                </w:rPr>
                <w:t xml:space="preserve"> over selected period</w:t>
              </w:r>
            </w:ins>
          </w:p>
        </w:tc>
      </w:tr>
      <w:tr w:rsidRPr="00323C34" w:rsidR="00455214" w:rsidTr="00F87572" w14:paraId="34B03E78" w14:textId="77777777">
        <w:trPr>
          <w:ins w:author="Shin Feng WONG" w:date="2026-06-06T07:05:00Z" w:id="1505"/>
        </w:trPr>
        <w:tc>
          <w:tcPr>
            <w:tcW w:w="1710" w:type="pct"/>
          </w:tcPr>
          <w:p w:rsidRPr="00323C34" w:rsidR="00455214" w:rsidP="007A3E83" w:rsidRDefault="00455214" w14:paraId="7C71292E" w14:textId="02DFB8DD">
            <w:pPr>
              <w:rPr>
                <w:ins w:author="Shin Feng WONG" w:date="2026-06-06T07:05:00Z" w16du:dateUtc="2026-06-05T23:05:00Z" w:id="1506"/>
              </w:rPr>
            </w:pPr>
            <w:ins w:author="Shin Feng WONG" w:date="2026-06-06T07:06:00Z" w16du:dateUtc="2026-06-05T23:06:00Z" w:id="1507">
              <w:r>
                <w:rPr>
                  <w:rFonts w:hint="eastAsia"/>
                </w:rPr>
                <w:t>Status Breakdown</w:t>
              </w:r>
            </w:ins>
          </w:p>
        </w:tc>
        <w:tc>
          <w:tcPr>
            <w:tcW w:w="3290" w:type="pct"/>
          </w:tcPr>
          <w:p w:rsidRPr="00323C34" w:rsidR="00455214" w:rsidP="007A3E83" w:rsidRDefault="00455214" w14:paraId="1C45C51F" w14:textId="39CC2D24">
            <w:pPr>
              <w:rPr>
                <w:ins w:author="Shin Feng WONG" w:date="2026-06-06T07:05:00Z" w16du:dateUtc="2026-06-05T23:05:00Z" w:id="1508"/>
              </w:rPr>
            </w:pPr>
            <w:ins w:author="Shin Feng WONG" w:date="2026-06-06T07:06:00Z" w16du:dateUtc="2026-06-05T23:06:00Z" w:id="1509">
              <w:r>
                <w:rPr>
                  <w:rFonts w:hint="eastAsia"/>
                </w:rPr>
                <w:t>Distribution of records by current status</w:t>
              </w:r>
            </w:ins>
          </w:p>
        </w:tc>
      </w:tr>
      <w:tr w:rsidRPr="00323C34" w:rsidR="00455214" w:rsidTr="00F87572" w14:paraId="047A191F" w14:textId="77777777">
        <w:trPr>
          <w:ins w:author="Shin Feng WONG" w:date="2026-06-06T07:05:00Z" w:id="1510"/>
        </w:trPr>
        <w:tc>
          <w:tcPr>
            <w:tcW w:w="1710" w:type="pct"/>
          </w:tcPr>
          <w:p w:rsidRPr="00323C34" w:rsidR="00455214" w:rsidP="007A3E83" w:rsidRDefault="00455214" w14:paraId="68595A15" w14:textId="2A5E47CE">
            <w:pPr>
              <w:spacing w:after="160"/>
              <w:rPr>
                <w:ins w:author="Shin Feng WONG" w:date="2026-06-06T07:05:00Z" w16du:dateUtc="2026-06-05T23:05:00Z" w:id="1511"/>
              </w:rPr>
            </w:pPr>
            <w:ins w:author="Shin Feng WONG" w:date="2026-06-06T07:06:00Z" w16du:dateUtc="2026-06-05T23:06:00Z" w:id="1512">
              <w:r>
                <w:rPr>
                  <w:rFonts w:hint="eastAsia"/>
                </w:rPr>
                <w:t>Type Breakdown</w:t>
              </w:r>
            </w:ins>
          </w:p>
        </w:tc>
        <w:tc>
          <w:tcPr>
            <w:tcW w:w="3290" w:type="pct"/>
          </w:tcPr>
          <w:p w:rsidRPr="00323C34" w:rsidR="00455214" w:rsidP="007A3E83" w:rsidRDefault="00455214" w14:paraId="46E1C553" w14:textId="7E22FB8C">
            <w:pPr>
              <w:spacing w:after="160"/>
              <w:rPr>
                <w:ins w:author="Shin Feng WONG" w:date="2026-06-06T07:05:00Z" w16du:dateUtc="2026-06-05T23:05:00Z" w:id="1513"/>
              </w:rPr>
            </w:pPr>
            <w:ins w:author="Shin Feng WONG" w:date="2026-06-06T07:07:00Z" w16du:dateUtc="2026-06-05T23:07:00Z" w:id="1514">
              <w:r>
                <w:rPr>
                  <w:rFonts w:hint="eastAsia"/>
                </w:rPr>
                <w:t>Distribution of incidents by type and sub-type</w:t>
              </w:r>
            </w:ins>
          </w:p>
        </w:tc>
      </w:tr>
      <w:tr w:rsidRPr="00323C34" w:rsidR="00455214" w:rsidTr="00F87572" w14:paraId="33E1C5E6" w14:textId="77777777">
        <w:trPr>
          <w:ins w:author="Shin Feng WONG" w:date="2026-06-06T07:05:00Z" w:id="1515"/>
        </w:trPr>
        <w:tc>
          <w:tcPr>
            <w:tcW w:w="1710" w:type="pct"/>
          </w:tcPr>
          <w:p w:rsidRPr="00323C34" w:rsidR="00455214" w:rsidP="007A3E83" w:rsidRDefault="00455214" w14:paraId="5B2278AD" w14:textId="6DAF6FB7">
            <w:pPr>
              <w:spacing w:after="160"/>
              <w:rPr>
                <w:ins w:author="Shin Feng WONG" w:date="2026-06-06T07:05:00Z" w16du:dateUtc="2026-06-05T23:05:00Z" w:id="1516"/>
              </w:rPr>
            </w:pPr>
            <w:ins w:author="Shin Feng WONG" w:date="2026-06-06T07:06:00Z" w16du:dateUtc="2026-06-05T23:06:00Z" w:id="1517">
              <w:r>
                <w:rPr>
                  <w:rFonts w:hint="eastAsia"/>
                </w:rPr>
                <w:t>Location Breakdown</w:t>
              </w:r>
            </w:ins>
          </w:p>
        </w:tc>
        <w:tc>
          <w:tcPr>
            <w:tcW w:w="3290" w:type="pct"/>
          </w:tcPr>
          <w:p w:rsidRPr="00323C34" w:rsidR="00455214" w:rsidP="007A3E83" w:rsidRDefault="00455214" w14:paraId="547C6A73" w14:textId="110F643E">
            <w:pPr>
              <w:spacing w:after="160"/>
              <w:rPr>
                <w:ins w:author="Shin Feng WONG" w:date="2026-06-06T07:05:00Z" w16du:dateUtc="2026-06-05T23:05:00Z" w:id="1518"/>
              </w:rPr>
            </w:pPr>
            <w:ins w:author="Shin Feng WONG" w:date="2026-06-06T07:07:00Z" w16du:dateUtc="2026-06-05T23:07:00Z" w:id="1519">
              <w:r>
                <w:rPr>
                  <w:rFonts w:hint="eastAsia"/>
                </w:rPr>
                <w:t>Distribution of incident by location</w:t>
              </w:r>
            </w:ins>
          </w:p>
        </w:tc>
      </w:tr>
      <w:tr w:rsidRPr="00323C34" w:rsidR="00455214" w:rsidTr="00F87572" w14:paraId="38B51CE0" w14:textId="77777777">
        <w:trPr>
          <w:ins w:author="Shin Feng WONG" w:date="2026-06-06T07:06:00Z" w:id="1520"/>
        </w:trPr>
        <w:tc>
          <w:tcPr>
            <w:tcW w:w="1710" w:type="pct"/>
          </w:tcPr>
          <w:p w:rsidR="00455214" w:rsidP="007A3E83" w:rsidRDefault="00455214" w14:paraId="2F1D54E2" w14:textId="3A7F64CD">
            <w:pPr>
              <w:spacing w:after="160"/>
              <w:rPr>
                <w:ins w:author="Shin Feng WONG" w:date="2026-06-06T07:06:00Z" w16du:dateUtc="2026-06-05T23:06:00Z" w:id="1521"/>
              </w:rPr>
            </w:pPr>
            <w:ins w:author="Shin Feng WONG" w:date="2026-06-06T07:06:00Z" w16du:dateUtc="2026-06-05T23:06:00Z" w:id="1522">
              <w:r>
                <w:rPr>
                  <w:rFonts w:hint="eastAsia"/>
                </w:rPr>
                <w:t>Processing time metrics</w:t>
              </w:r>
            </w:ins>
          </w:p>
        </w:tc>
        <w:tc>
          <w:tcPr>
            <w:tcW w:w="3290" w:type="pct"/>
          </w:tcPr>
          <w:p w:rsidRPr="00323C34" w:rsidR="00455214" w:rsidP="007A3E83" w:rsidRDefault="00455214" w14:paraId="134E2A30" w14:textId="100D4C37">
            <w:pPr>
              <w:spacing w:after="160"/>
              <w:rPr>
                <w:ins w:author="Shin Feng WONG" w:date="2026-06-06T07:06:00Z" w16du:dateUtc="2026-06-05T23:06:00Z" w:id="1523"/>
              </w:rPr>
            </w:pPr>
            <w:ins w:author="Shin Feng WONG" w:date="2026-06-06T07:06:00Z" w16du:dateUtc="2026-06-05T23:06:00Z" w:id="1524">
              <w:r>
                <w:rPr>
                  <w:rFonts w:hint="eastAsia"/>
                </w:rPr>
                <w:t>Daily ave</w:t>
              </w:r>
            </w:ins>
            <w:ins w:author="Shin Feng WONG" w:date="2026-06-06T07:07:00Z" w16du:dateUtc="2026-06-05T23:07:00Z" w:id="1525">
              <w:r>
                <w:rPr>
                  <w:rFonts w:hint="eastAsia"/>
                </w:rPr>
                <w:t xml:space="preserve">rage </w:t>
              </w:r>
              <w:r>
                <w:t>pending</w:t>
              </w:r>
              <w:r>
                <w:rPr>
                  <w:rFonts w:hint="eastAsia"/>
                </w:rPr>
                <w:t xml:space="preserve"> time and processing time</w:t>
              </w:r>
            </w:ins>
          </w:p>
        </w:tc>
      </w:tr>
    </w:tbl>
    <w:p w:rsidR="00455214" w:rsidP="00455214" w:rsidRDefault="00455214" w14:paraId="5BC1C928" w14:textId="0A641BEB">
      <w:pPr>
        <w:pStyle w:val="ListParagraph"/>
        <w:numPr>
          <w:ilvl w:val="0"/>
          <w:numId w:val="59"/>
        </w:numPr>
        <w:rPr>
          <w:ins w:author="Shin Feng WONG" w:date="2026-06-06T07:08:00Z" w16du:dateUtc="2026-06-05T23:08:00Z" w:id="1526"/>
        </w:rPr>
      </w:pPr>
      <w:ins w:author="Shin Feng WONG" w:date="2026-06-06T07:07:00Z" w16du:dateUtc="2026-06-05T23:07:00Z" w:id="1527">
        <w:r>
          <w:rPr>
            <w:rFonts w:hint="eastAsia"/>
          </w:rPr>
          <w:t xml:space="preserve">The module shall support user-selectable </w:t>
        </w:r>
        <w:r>
          <w:t>dat</w:t>
        </w:r>
        <w:r>
          <w:rPr>
            <w:rFonts w:hint="eastAsia"/>
          </w:rPr>
          <w:t>e range filtering, with preset shortcuts for the last 7 days, 30 days, last 12 months, and a custom range</w:t>
        </w:r>
      </w:ins>
      <w:ins w:author="Shin Feng WONG" w:date="2026-06-06T07:08:00Z" w16du:dateUtc="2026-06-05T23:08:00Z" w:id="1528">
        <w:r>
          <w:rPr>
            <w:rFonts w:hint="eastAsia"/>
          </w:rPr>
          <w:t>.</w:t>
        </w:r>
      </w:ins>
    </w:p>
    <w:p w:rsidR="00455214" w:rsidP="00455214" w:rsidRDefault="00455214" w14:paraId="595E866F" w14:textId="38E2EF81">
      <w:pPr>
        <w:pStyle w:val="ListParagraph"/>
        <w:numPr>
          <w:ilvl w:val="0"/>
          <w:numId w:val="59"/>
        </w:numPr>
        <w:rPr>
          <w:ins w:author="Shin Feng WONG" w:date="2026-06-06T07:09:00Z" w16du:dateUtc="2026-06-05T23:09:00Z" w:id="1529"/>
        </w:rPr>
      </w:pPr>
      <w:ins w:author="Shin Feng WONG" w:date="2026-06-06T07:08:00Z" w16du:dateUtc="2026-06-05T23:08:00Z" w:id="1530">
        <w:r>
          <w:rPr>
            <w:rFonts w:hint="eastAsia"/>
          </w:rPr>
          <w:t>Data export shall be available directly from any chart or table view, in PDF format for period summaries and CSV format for bulk record export</w:t>
        </w:r>
      </w:ins>
    </w:p>
    <w:p w:rsidR="00F87572" w:rsidP="00ED3C9D" w:rsidRDefault="00ED3C9D" w14:paraId="2ADBD812" w14:textId="46163C5D">
      <w:pPr>
        <w:pStyle w:val="ListParagraph"/>
        <w:numPr>
          <w:ilvl w:val="0"/>
          <w:numId w:val="59"/>
        </w:numPr>
        <w:rPr>
          <w:ins w:author="Shin Feng WONG" w:date="2026-06-06T07:26:00Z" w16du:dateUtc="2026-06-05T23:26:00Z" w:id="1531"/>
        </w:rPr>
      </w:pPr>
      <w:ins w:author="Shin Feng WONG" w:date="2026-06-06T07:09:00Z" w16du:dateUtc="2026-06-05T23:09:00Z" w:id="1532">
        <w:r>
          <w:rPr>
            <w:rFonts w:hint="eastAsia"/>
          </w:rPr>
          <w:t>Access to the Operational Statistics modules</w:t>
        </w:r>
      </w:ins>
      <w:ins w:author="Shin Feng WONG" w:date="2026-06-06T07:21:00Z" w16du:dateUtc="2026-06-05T23:21:00Z" w:id="1533">
        <w:r w:rsidRPr="00F87572" w:rsidR="00F87572">
          <w:t xml:space="preserve"> </w:t>
        </w:r>
      </w:ins>
      <w:ins w:author="Shin Feng WONG" w:date="2026-06-06T07:27:00Z" w16du:dateUtc="2026-06-05T23:27:00Z" w:id="1534">
        <w:r w:rsidR="00F87572">
          <w:rPr>
            <w:rFonts w:hint="eastAsia"/>
          </w:rPr>
          <w:t xml:space="preserve">and export of reports </w:t>
        </w:r>
      </w:ins>
      <w:ins w:author="Shin Feng WONG" w:date="2026-06-06T07:21:00Z" w16du:dateUtc="2026-06-05T23:21:00Z" w:id="1535">
        <w:r w:rsidRPr="00F87572" w:rsidR="00F87572">
          <w:t>shall be governed by the user's assigned role</w:t>
        </w:r>
      </w:ins>
    </w:p>
    <w:p w:rsidR="00ED3C9D" w:rsidP="00ED3C9D" w:rsidRDefault="00ED3C9D" w14:paraId="38B1BE24" w14:textId="346F3F4A">
      <w:pPr>
        <w:pStyle w:val="ListParagraph"/>
        <w:numPr>
          <w:ilvl w:val="0"/>
          <w:numId w:val="59"/>
        </w:numPr>
        <w:rPr>
          <w:ins w:author="Shin Feng WONG" w:date="2026-06-06T07:23:00Z" w16du:dateUtc="2026-06-05T23:23:00Z" w:id="1536"/>
        </w:rPr>
      </w:pPr>
      <w:ins w:author="Shin Feng WONG" w:date="2026-06-06T07:10:00Z" w16du:dateUtc="2026-06-05T23:10:00Z" w:id="1537">
        <w:r>
          <w:rPr>
            <w:rFonts w:hint="eastAsia"/>
          </w:rPr>
          <w:t>Operational Resilience Analysts access shall extend to live and closed records across all record types to support post-incident classification, tagging and trend analysis.</w:t>
        </w:r>
      </w:ins>
    </w:p>
    <w:p w:rsidRPr="00455214" w:rsidR="00F87572" w:rsidP="00F87572" w:rsidRDefault="00F87572" w14:paraId="5C8FFB8D" w14:textId="77777777">
      <w:pPr>
        <w:rPr>
          <w:ins w:author="Shin Feng WONG" w:date="2026-06-06T07:03:00Z" w16du:dateUtc="2026-06-05T23:03:00Z" w:id="1538"/>
        </w:rPr>
      </w:pPr>
    </w:p>
    <w:p w:rsidRPr="00323C34" w:rsidR="008906F6" w:rsidP="00EC7A08" w:rsidRDefault="00EC7A08" w14:paraId="1059BCC6" w14:textId="77BA4991">
      <w:pPr>
        <w:pStyle w:val="Heading2"/>
      </w:pPr>
      <w:bookmarkStart w:name="_Toc231625479" w:id="1539"/>
      <w:r w:rsidRPr="00323C34">
        <w:rPr>
          <w:rFonts w:hint="eastAsia"/>
        </w:rPr>
        <w:t>Incident Report Export</w:t>
      </w:r>
      <w:bookmarkEnd w:id="1539"/>
    </w:p>
    <w:p w:rsidR="0009337D" w:rsidP="00226503" w:rsidRDefault="00EC7A08" w14:paraId="5717BBA7" w14:textId="77777777">
      <w:pPr>
        <w:pStyle w:val="ListParagraph"/>
        <w:numPr>
          <w:ilvl w:val="0"/>
          <w:numId w:val="43"/>
        </w:numPr>
      </w:pPr>
      <w:r w:rsidRPr="00323C34">
        <w:t xml:space="preserve">The system shall support export of a formal incident report for each closed incident. </w:t>
      </w:r>
    </w:p>
    <w:p w:rsidR="0009337D" w:rsidP="00226503" w:rsidRDefault="00EC7A08" w14:paraId="1B5FA4A9" w14:textId="77777777">
      <w:pPr>
        <w:pStyle w:val="ListParagraph"/>
        <w:numPr>
          <w:ilvl w:val="0"/>
          <w:numId w:val="43"/>
        </w:numPr>
      </w:pPr>
      <w:r w:rsidRPr="00323C34">
        <w:t>The report shall present a structured summary of the incident record fields and shall be exportable in PDF format.</w:t>
      </w:r>
    </w:p>
    <w:p w:rsidRPr="00323C34" w:rsidR="00EC7A08" w:rsidP="00226503" w:rsidRDefault="00EC7A08" w14:paraId="552089A3" w14:textId="4E011A6D">
      <w:pPr>
        <w:pStyle w:val="ListParagraph"/>
        <w:numPr>
          <w:ilvl w:val="0"/>
          <w:numId w:val="43"/>
        </w:numPr>
      </w:pPr>
      <w:r w:rsidRPr="00323C34">
        <w:t xml:space="preserve">The fields included in the incident report export </w:t>
      </w:r>
      <w:commentRangeStart w:id="1540"/>
      <w:r w:rsidRPr="00323C34">
        <w:t xml:space="preserve">shall be defined separately </w:t>
      </w:r>
      <w:commentRangeEnd w:id="1540"/>
      <w:r w:rsidRPr="00323C34" w:rsidR="00292DA4">
        <w:rPr>
          <w:rStyle w:val="CommentReference"/>
          <w:sz w:val="22"/>
          <w:szCs w:val="24"/>
        </w:rPr>
        <w:commentReference w:id="1540"/>
      </w:r>
      <w:r w:rsidRPr="00323C34">
        <w:t>from the incident form field structure, as the export may present a subset or differently formatted representation of the full record.</w:t>
      </w:r>
    </w:p>
    <w:p w:rsidRPr="00323C34" w:rsidR="00EC7A08" w:rsidP="00EC7A08" w:rsidRDefault="00EC7A08" w14:paraId="11FF9055" w14:textId="5E2D5935">
      <w:pPr>
        <w:pStyle w:val="Heading2"/>
      </w:pPr>
      <w:bookmarkStart w:name="_Toc231625480" w:id="1541"/>
      <w:r w:rsidRPr="00323C34">
        <w:rPr>
          <w:rFonts w:hint="eastAsia"/>
        </w:rPr>
        <w:t>Case Summary Export</w:t>
      </w:r>
      <w:bookmarkEnd w:id="1541"/>
    </w:p>
    <w:p w:rsidR="0009337D" w:rsidP="0009337D" w:rsidRDefault="00EC7A08" w14:paraId="093B00F7" w14:textId="6C16ED08">
      <w:r w:rsidRPr="00323C34">
        <w:t>The system shall support export of a case summary record presenting the key attributes of a Case, including</w:t>
      </w:r>
      <w:ins w:author="Shin Feng WONG" w:date="2026-06-06T07:17:00Z" w16du:dateUtc="2026-06-05T23:17:00Z" w:id="1542">
        <w:r w:rsidR="00ED3C9D">
          <w:rPr>
            <w:rFonts w:hint="eastAsia"/>
          </w:rPr>
          <w:t xml:space="preserve"> and not limited to</w:t>
        </w:r>
      </w:ins>
      <w:r w:rsidR="0009337D">
        <w:rPr>
          <w:rFonts w:hint="eastAsia"/>
        </w:rPr>
        <w:t>:</w:t>
      </w:r>
    </w:p>
    <w:p w:rsidRPr="0009337D" w:rsidR="0009337D" w:rsidP="0009337D" w:rsidRDefault="0009337D" w14:paraId="3F2BB135" w14:textId="77153372">
      <w:pPr>
        <w:pStyle w:val="ListBullet"/>
        <w:tabs>
          <w:tab w:val="clear" w:pos="360"/>
          <w:tab w:val="num" w:pos="720"/>
        </w:tabs>
        <w:ind w:left="1080"/>
      </w:pPr>
      <w:commentRangeStart w:id="1543"/>
      <w:r>
        <w:rPr>
          <w:rFonts w:hint="eastAsia"/>
        </w:rPr>
        <w:t>L</w:t>
      </w:r>
      <w:r w:rsidRPr="00323C34" w:rsidR="00EC7A08">
        <w:t>i</w:t>
      </w:r>
      <w:r w:rsidRPr="0009337D" w:rsidR="00EC7A08">
        <w:t>nked incident reference</w:t>
      </w:r>
      <w:r w:rsidRPr="0009337D">
        <w:rPr>
          <w:rFonts w:hint="eastAsia"/>
        </w:rPr>
        <w:t xml:space="preserve"> and status</w:t>
      </w:r>
    </w:p>
    <w:p w:rsidRPr="0009337D" w:rsidR="0009337D" w:rsidP="0009337D" w:rsidRDefault="0009337D" w14:paraId="40C5E6A2" w14:textId="31833CEB">
      <w:pPr>
        <w:pStyle w:val="ListBullet"/>
        <w:tabs>
          <w:tab w:val="clear" w:pos="360"/>
          <w:tab w:val="num" w:pos="720"/>
        </w:tabs>
        <w:ind w:left="1080"/>
      </w:pPr>
      <w:r w:rsidRPr="0009337D">
        <w:rPr>
          <w:rFonts w:hint="eastAsia"/>
        </w:rPr>
        <w:t>T</w:t>
      </w:r>
      <w:r w:rsidRPr="0009337D" w:rsidR="00EC7A08">
        <w:t>ask count</w:t>
      </w:r>
      <w:r w:rsidRPr="0009337D">
        <w:rPr>
          <w:rFonts w:hint="eastAsia"/>
        </w:rPr>
        <w:t xml:space="preserve"> and status summary</w:t>
      </w:r>
    </w:p>
    <w:p w:rsidRPr="0009337D" w:rsidR="0009337D" w:rsidP="0009337D" w:rsidRDefault="00EC7A08" w14:paraId="12242C7F" w14:textId="77777777">
      <w:pPr>
        <w:pStyle w:val="ListBullet"/>
        <w:tabs>
          <w:tab w:val="clear" w:pos="360"/>
          <w:tab w:val="num" w:pos="720"/>
        </w:tabs>
        <w:ind w:left="1080"/>
      </w:pPr>
      <w:r w:rsidRPr="0009337D">
        <w:t>CMMS Fault ID references</w:t>
      </w:r>
    </w:p>
    <w:p w:rsidR="00EC7A08" w:rsidP="0009337D" w:rsidRDefault="0009337D" w14:paraId="5C7FF9D6" w14:textId="4B09C197">
      <w:pPr>
        <w:pStyle w:val="ListBullet"/>
        <w:tabs>
          <w:tab w:val="clear" w:pos="360"/>
          <w:tab w:val="num" w:pos="720"/>
        </w:tabs>
        <w:ind w:left="1080"/>
        <w:rPr>
          <w:ins w:author="Shin Feng WONG" w:date="2026-06-06T07:17:00Z" w16du:dateUtc="2026-06-05T23:17:00Z" w:id="1544"/>
        </w:rPr>
      </w:pPr>
      <w:r w:rsidRPr="0009337D">
        <w:rPr>
          <w:rFonts w:hint="eastAsia"/>
        </w:rPr>
        <w:t>C</w:t>
      </w:r>
      <w:r w:rsidRPr="00323C34" w:rsidR="00EC7A08">
        <w:t>ase status history</w:t>
      </w:r>
      <w:r>
        <w:rPr>
          <w:rFonts w:hint="eastAsia"/>
        </w:rPr>
        <w:t xml:space="preserve"> and closure timestamp</w:t>
      </w:r>
      <w:commentRangeEnd w:id="1543"/>
      <w:r w:rsidR="00292DA4">
        <w:rPr>
          <w:rStyle w:val="CommentReference"/>
          <w:sz w:val="22"/>
          <w:szCs w:val="24"/>
        </w:rPr>
        <w:commentReference w:id="1543"/>
      </w:r>
    </w:p>
    <w:p w:rsidRPr="00323C34" w:rsidR="00ED3C9D" w:rsidP="0009337D" w:rsidRDefault="00ED3C9D" w14:paraId="3F14252B" w14:textId="58CC378B">
      <w:pPr>
        <w:pStyle w:val="ListBullet"/>
        <w:tabs>
          <w:tab w:val="clear" w:pos="360"/>
          <w:tab w:val="num" w:pos="720"/>
        </w:tabs>
        <w:ind w:left="1080"/>
      </w:pPr>
      <w:ins w:author="Shin Feng WONG" w:date="2026-06-06T07:17:00Z" w16du:dateUtc="2026-06-05T23:17:00Z" w:id="1545">
        <w:r>
          <w:rPr>
            <w:rFonts w:hint="eastAsia"/>
          </w:rPr>
          <w:t>e-Diary</w:t>
        </w:r>
      </w:ins>
    </w:p>
    <w:p w:rsidRPr="00323C34" w:rsidR="00EC7A08" w:rsidP="00EC7A08" w:rsidRDefault="00EC7A08" w14:paraId="2ECEF90A" w14:textId="35F80E75">
      <w:pPr>
        <w:pStyle w:val="Heading2"/>
      </w:pPr>
      <w:bookmarkStart w:name="_Toc231625481" w:id="1546"/>
      <w:commentRangeStart w:id="1547"/>
      <w:r w:rsidRPr="00323C34">
        <w:rPr>
          <w:rFonts w:hint="eastAsia"/>
        </w:rPr>
        <w:t>Data Export for Analytics</w:t>
      </w:r>
      <w:bookmarkEnd w:id="1546"/>
      <w:commentRangeEnd w:id="1547"/>
      <w:r w:rsidRPr="00323C34" w:rsidR="00292DA4">
        <w:rPr>
          <w:rStyle w:val="CommentReference"/>
          <w:sz w:val="28"/>
          <w:szCs w:val="32"/>
        </w:rPr>
        <w:commentReference w:id="1547"/>
      </w:r>
    </w:p>
    <w:p w:rsidR="0009337D" w:rsidP="00226503" w:rsidRDefault="00EC7A08" w14:paraId="5E1DB13A" w14:textId="29D9A2CA">
      <w:pPr>
        <w:pStyle w:val="ListParagraph"/>
        <w:numPr>
          <w:ilvl w:val="0"/>
          <w:numId w:val="44"/>
        </w:numPr>
      </w:pPr>
      <w:r w:rsidRPr="00323C34">
        <w:t xml:space="preserve">The system shall support bulk data export of incident and case records </w:t>
      </w:r>
      <w:ins w:author="Shin Feng WONG" w:date="2026-06-06T07:20:00Z" w16du:dateUtc="2026-06-05T23:20:00Z" w:id="1548">
        <w:r w:rsidR="00F87572">
          <w:rPr>
            <w:rFonts w:hint="eastAsia"/>
          </w:rPr>
          <w:t xml:space="preserve">and their sub-records, including incidents, faults, tasks, and e-Diary entries, </w:t>
        </w:r>
      </w:ins>
      <w:r w:rsidRPr="00323C34">
        <w:t>in CSV format to enable downstream analytics by</w:t>
      </w:r>
      <w:r w:rsidR="0009337D">
        <w:rPr>
          <w:rFonts w:hint="eastAsia"/>
        </w:rPr>
        <w:t xml:space="preserve"> authorised parties.</w:t>
      </w:r>
      <w:r w:rsidRPr="00323C34">
        <w:t xml:space="preserve"> </w:t>
      </w:r>
    </w:p>
    <w:p w:rsidR="0009337D" w:rsidP="00226503" w:rsidRDefault="0009337D" w14:paraId="08CAE945" w14:textId="5A0CEE61">
      <w:pPr>
        <w:pStyle w:val="ListParagraph"/>
        <w:numPr>
          <w:ilvl w:val="0"/>
          <w:numId w:val="44"/>
        </w:numPr>
      </w:pPr>
      <w:r>
        <w:rPr>
          <w:rFonts w:hint="eastAsia"/>
        </w:rPr>
        <w:t>The bulk e</w:t>
      </w:r>
      <w:r w:rsidRPr="00323C34" w:rsidR="00EC7A08">
        <w:t xml:space="preserve">xported shall </w:t>
      </w:r>
      <w:r>
        <w:rPr>
          <w:rFonts w:hint="eastAsia"/>
        </w:rPr>
        <w:t>support filtering by</w:t>
      </w:r>
      <w:ins w:author="Shin Feng WONG" w:date="2026-06-06T07:17:00Z" w16du:dateUtc="2026-06-05T23:17:00Z" w:id="1549">
        <w:r w:rsidR="00ED3C9D">
          <w:rPr>
            <w:rFonts w:hint="eastAsia"/>
          </w:rPr>
          <w:t>, and not limited to</w:t>
        </w:r>
      </w:ins>
      <w:r>
        <w:rPr>
          <w:rFonts w:hint="eastAsia"/>
        </w:rPr>
        <w:t>:</w:t>
      </w:r>
    </w:p>
    <w:p w:rsidR="0009337D" w:rsidP="0009337D" w:rsidRDefault="0009337D" w14:paraId="6D463727" w14:textId="63877430">
      <w:pPr>
        <w:pStyle w:val="ListBullet"/>
        <w:tabs>
          <w:tab w:val="clear" w:pos="360"/>
          <w:tab w:val="num" w:pos="720"/>
        </w:tabs>
        <w:ind w:left="1080"/>
      </w:pPr>
      <w:r>
        <w:rPr>
          <w:rFonts w:hint="eastAsia"/>
        </w:rPr>
        <w:t>Date Range</w:t>
      </w:r>
    </w:p>
    <w:p w:rsidR="0009337D" w:rsidP="0009337D" w:rsidRDefault="0009337D" w14:paraId="223B0C33" w14:textId="737BDD7D">
      <w:pPr>
        <w:pStyle w:val="ListBullet"/>
        <w:tabs>
          <w:tab w:val="clear" w:pos="360"/>
          <w:tab w:val="num" w:pos="720"/>
        </w:tabs>
        <w:ind w:left="1080"/>
      </w:pPr>
      <w:r>
        <w:rPr>
          <w:rFonts w:hint="eastAsia"/>
        </w:rPr>
        <w:t>Incident Status</w:t>
      </w:r>
    </w:p>
    <w:p w:rsidR="0009337D" w:rsidP="0009337D" w:rsidRDefault="0009337D" w14:paraId="2ADCE38B" w14:textId="638A832F">
      <w:pPr>
        <w:pStyle w:val="ListBullet"/>
        <w:tabs>
          <w:tab w:val="clear" w:pos="360"/>
          <w:tab w:val="num" w:pos="720"/>
        </w:tabs>
        <w:ind w:left="1080"/>
      </w:pPr>
      <w:r>
        <w:rPr>
          <w:rFonts w:hint="eastAsia"/>
        </w:rPr>
        <w:t>Incident Type and Category</w:t>
      </w:r>
    </w:p>
    <w:p w:rsidR="00ED3C9D" w:rsidP="00ED3C9D" w:rsidRDefault="0009337D" w14:paraId="5678DEB2" w14:textId="3349F391">
      <w:pPr>
        <w:pStyle w:val="ListBullet"/>
        <w:tabs>
          <w:tab w:val="clear" w:pos="360"/>
          <w:tab w:val="num" w:pos="720"/>
        </w:tabs>
        <w:ind w:left="1080"/>
      </w:pPr>
      <w:r>
        <w:rPr>
          <w:rFonts w:hint="eastAsia"/>
        </w:rPr>
        <w:t>Crisis Level</w:t>
      </w:r>
    </w:p>
    <w:p w:rsidRPr="0009337D" w:rsidR="0099013E" w:rsidP="00226503" w:rsidRDefault="00EC7A08" w14:paraId="4C887948" w14:textId="260A471E">
      <w:pPr>
        <w:pStyle w:val="ListParagraph"/>
        <w:numPr>
          <w:ilvl w:val="0"/>
          <w:numId w:val="44"/>
        </w:numPr>
      </w:pPr>
      <w:r w:rsidRPr="00323C34">
        <w:t>Access to report and data export functions shall be governed by the user's assigned role.</w:t>
      </w:r>
      <w:r w:rsidRPr="00323C34" w:rsidR="0099013E">
        <w:br w:type="page"/>
      </w:r>
    </w:p>
    <w:p w:rsidRPr="00323C34" w:rsidR="00154B85" w:rsidP="0099013E" w:rsidRDefault="00154B85" w14:paraId="76C85EE5" w14:textId="72AC06A9">
      <w:pPr>
        <w:pStyle w:val="Heading1"/>
        <w:pBdr>
          <w:bottom w:val="single" w:color="auto" w:sz="4" w:space="1"/>
        </w:pBdr>
      </w:pPr>
      <w:bookmarkStart w:name="_Toc231625482" w:id="1550"/>
      <w:r w:rsidRPr="00323C34">
        <w:rPr>
          <w:rFonts w:hint="eastAsia"/>
        </w:rPr>
        <w:t>System Configuration and Administration</w:t>
      </w:r>
      <w:bookmarkEnd w:id="1550"/>
    </w:p>
    <w:p w:rsidRPr="00323C34" w:rsidR="0099013E" w:rsidP="0099013E" w:rsidRDefault="0099013E" w14:paraId="019DAE8F" w14:textId="06011A52">
      <w:r w:rsidRPr="00323C34">
        <w:t xml:space="preserve">The System Configuration and Administration module provides </w:t>
      </w:r>
      <w:r w:rsidR="00C514BC">
        <w:rPr>
          <w:rFonts w:hint="eastAsia"/>
        </w:rPr>
        <w:t>System Admins</w:t>
      </w:r>
      <w:r w:rsidRPr="00323C34">
        <w:t xml:space="preserve"> with the tools to manage users, roles, reference data, </w:t>
      </w:r>
      <w:commentRangeStart w:id="1551"/>
      <w:del w:author="Shin Feng WONG" w:date="2026-06-06T07:15:00Z" w16du:dateUtc="2026-06-05T23:15:00Z" w:id="1552">
        <w:r w:rsidRPr="00323C34" w:rsidDel="00ED3C9D">
          <w:delText xml:space="preserve">routing rules, </w:delText>
        </w:r>
        <w:commentRangeEnd w:id="1551"/>
        <w:r w:rsidRPr="00323C34" w:rsidDel="00ED3C9D" w:rsidR="00292DA4">
          <w:rPr>
            <w:rStyle w:val="CommentReference"/>
            <w:sz w:val="22"/>
            <w:szCs w:val="24"/>
          </w:rPr>
          <w:commentReference w:id="1551"/>
        </w:r>
      </w:del>
      <w:r w:rsidRPr="00323C34">
        <w:t xml:space="preserve">and broadcast configuration across the CMS. </w:t>
      </w:r>
    </w:p>
    <w:p w:rsidRPr="00323C34" w:rsidR="0099013E" w:rsidP="0099013E" w:rsidRDefault="0099013E" w14:paraId="00042489" w14:textId="0CEC89BC">
      <w:pPr>
        <w:pStyle w:val="Heading2"/>
      </w:pPr>
      <w:bookmarkStart w:name="_Toc231625483" w:id="1553"/>
      <w:r w:rsidRPr="00323C34">
        <w:rPr>
          <w:rFonts w:hint="eastAsia"/>
        </w:rPr>
        <w:t>User and Role Management</w:t>
      </w:r>
      <w:bookmarkEnd w:id="1553"/>
    </w:p>
    <w:p w:rsidR="00C514BC" w:rsidP="00226503" w:rsidRDefault="00E92162" w14:paraId="211D4070" w14:textId="77777777">
      <w:pPr>
        <w:pStyle w:val="ListParagraph"/>
        <w:numPr>
          <w:ilvl w:val="0"/>
          <w:numId w:val="45"/>
        </w:numPr>
      </w:pPr>
      <w:r w:rsidRPr="00323C34">
        <w:t xml:space="preserve">The System Administrator shall be able to create, edit, </w:t>
      </w:r>
      <w:commentRangeStart w:id="1554"/>
      <w:r w:rsidRPr="00323C34">
        <w:t>deactivate</w:t>
      </w:r>
      <w:commentRangeEnd w:id="1554"/>
      <w:r w:rsidRPr="00323C34" w:rsidR="00292DA4">
        <w:rPr>
          <w:rStyle w:val="CommentReference"/>
          <w:sz w:val="22"/>
          <w:szCs w:val="24"/>
        </w:rPr>
        <w:commentReference w:id="1554"/>
      </w:r>
      <w:r w:rsidRPr="00323C34">
        <w:t>, and reactivate user accounts.</w:t>
      </w:r>
    </w:p>
    <w:p w:rsidR="00C514BC" w:rsidP="00226503" w:rsidRDefault="00E92162" w14:paraId="01F70C55" w14:textId="77777777">
      <w:pPr>
        <w:pStyle w:val="ListParagraph"/>
        <w:numPr>
          <w:ilvl w:val="0"/>
          <w:numId w:val="45"/>
        </w:numPr>
      </w:pPr>
      <w:r w:rsidRPr="00323C34">
        <w:t xml:space="preserve">Role assignment shall follow the role structure defined in Section </w:t>
      </w:r>
      <w:r w:rsidR="00C514BC">
        <w:rPr>
          <w:rFonts w:hint="eastAsia"/>
        </w:rPr>
        <w:t>3</w:t>
      </w:r>
    </w:p>
    <w:p w:rsidR="00C514BC" w:rsidP="00226503" w:rsidRDefault="00E92162" w14:paraId="424FF5C2" w14:textId="77777777">
      <w:pPr>
        <w:pStyle w:val="ListParagraph"/>
        <w:numPr>
          <w:ilvl w:val="0"/>
          <w:numId w:val="45"/>
        </w:numPr>
      </w:pPr>
      <w:r w:rsidRPr="00323C34">
        <w:t>The default access model shall be role-based group assignment, with individual access exceptions handled on a per-request basis by the System Administrator.</w:t>
      </w:r>
    </w:p>
    <w:p w:rsidR="00C514BC" w:rsidP="00226503" w:rsidRDefault="00E92162" w14:paraId="485D45C0" w14:textId="77777777">
      <w:pPr>
        <w:pStyle w:val="ListParagraph"/>
        <w:numPr>
          <w:ilvl w:val="0"/>
          <w:numId w:val="45"/>
        </w:numPr>
      </w:pPr>
      <w:r w:rsidRPr="00323C34">
        <w:t xml:space="preserve">Where users are </w:t>
      </w:r>
      <w:commentRangeStart w:id="1555"/>
      <w:r w:rsidRPr="00323C34">
        <w:t>authenticated via WOG SSO</w:t>
      </w:r>
      <w:commentRangeEnd w:id="1555"/>
      <w:r w:rsidRPr="00323C34" w:rsidR="00292DA4">
        <w:rPr>
          <w:rStyle w:val="CommentReference"/>
          <w:sz w:val="22"/>
          <w:szCs w:val="24"/>
        </w:rPr>
        <w:commentReference w:id="1555"/>
      </w:r>
      <w:r w:rsidRPr="00323C34">
        <w:t>, account provisioning may be partially automated based on Active Directory attributes such as department or organisational unit.</w:t>
      </w:r>
    </w:p>
    <w:p w:rsidR="0099013E" w:rsidP="00226503" w:rsidRDefault="00E92162" w14:paraId="063C85A7" w14:textId="15ADD1FB">
      <w:pPr>
        <w:pStyle w:val="ListParagraph"/>
        <w:numPr>
          <w:ilvl w:val="0"/>
          <w:numId w:val="45"/>
        </w:numPr>
      </w:pPr>
      <w:r w:rsidRPr="00323C34">
        <w:t>Accounts requiring permissions beyond the default role assigned by domain authentication shall require manual role assignment by the System Administrator.</w:t>
      </w:r>
    </w:p>
    <w:p w:rsidRPr="00323C34" w:rsidR="00E92162" w:rsidP="00E92162" w:rsidRDefault="00E92162" w14:paraId="0933879F" w14:textId="74473E89">
      <w:pPr>
        <w:pStyle w:val="Heading2"/>
      </w:pPr>
      <w:bookmarkStart w:name="_Toc231625484" w:id="1556"/>
      <w:r w:rsidRPr="00323C34">
        <w:rPr>
          <w:rFonts w:hint="eastAsia"/>
        </w:rPr>
        <w:t>System Reference Data Configuratio</w:t>
      </w:r>
      <w:r w:rsidRPr="00323C34" w:rsidR="005E1FE9">
        <w:rPr>
          <w:rFonts w:hint="eastAsia"/>
        </w:rPr>
        <w:t>n</w:t>
      </w:r>
      <w:bookmarkEnd w:id="1556"/>
    </w:p>
    <w:p w:rsidRPr="00323C34" w:rsidR="00E92162" w:rsidP="00E92162" w:rsidRDefault="00E92162" w14:paraId="47971691" w14:textId="116E6BBA">
      <w:r w:rsidRPr="00323C34">
        <w:t>The System Administrator shall be able to configure the following reference data sets without developer intervention:</w:t>
      </w:r>
    </w:p>
    <w:tbl>
      <w:tblPr>
        <w:tblStyle w:val="SJ"/>
        <w:tblW w:w="0" w:type="auto"/>
        <w:tblLook w:val="04A0" w:firstRow="1" w:lastRow="0" w:firstColumn="1" w:lastColumn="0" w:noHBand="0" w:noVBand="1"/>
      </w:tblPr>
      <w:tblGrid>
        <w:gridCol w:w="3629"/>
        <w:gridCol w:w="5387"/>
      </w:tblGrid>
      <w:tr w:rsidRPr="00323C34" w:rsidR="00C62A87" w:rsidTr="00E92162" w14:paraId="7B0C3109"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E92162" w:rsidP="00E92162" w:rsidRDefault="00E92162" w14:paraId="522EDF1C" w14:textId="77777777">
            <w:pPr>
              <w:spacing w:after="160"/>
              <w:rPr>
                <w:bCs/>
              </w:rPr>
            </w:pPr>
            <w:r w:rsidRPr="00323C34">
              <w:rPr>
                <w:bCs/>
              </w:rPr>
              <w:t>Configuration Item</w:t>
            </w:r>
          </w:p>
        </w:tc>
        <w:tc>
          <w:tcPr>
            <w:tcW w:w="0" w:type="auto"/>
            <w:hideMark/>
          </w:tcPr>
          <w:p w:rsidRPr="00323C34" w:rsidR="00E92162" w:rsidP="00E92162" w:rsidRDefault="00E92162" w14:paraId="6B3212E8" w14:textId="77777777">
            <w:pPr>
              <w:spacing w:after="160"/>
              <w:rPr>
                <w:bCs/>
              </w:rPr>
            </w:pPr>
            <w:r w:rsidRPr="00323C34">
              <w:rPr>
                <w:bCs/>
              </w:rPr>
              <w:t>Notes</w:t>
            </w:r>
          </w:p>
        </w:tc>
      </w:tr>
      <w:tr w:rsidRPr="00323C34" w:rsidR="00C62A87" w:rsidTr="00E92162" w14:paraId="275837FD" w14:textId="77777777">
        <w:tc>
          <w:tcPr>
            <w:tcW w:w="0" w:type="auto"/>
            <w:hideMark/>
          </w:tcPr>
          <w:p w:rsidRPr="00323C34" w:rsidR="00E92162" w:rsidP="00E92162" w:rsidRDefault="00E92162" w14:paraId="1DC20FB2" w14:textId="77777777">
            <w:pPr>
              <w:spacing w:after="160"/>
            </w:pPr>
            <w:r w:rsidRPr="00323C34">
              <w:t>Incident Type and Sub-type taxonomy</w:t>
            </w:r>
          </w:p>
        </w:tc>
        <w:tc>
          <w:tcPr>
            <w:tcW w:w="0" w:type="auto"/>
            <w:hideMark/>
          </w:tcPr>
          <w:p w:rsidRPr="00323C34" w:rsidR="00E92162" w:rsidP="00E92162" w:rsidRDefault="00E92162" w14:paraId="38E0E905" w14:textId="77777777">
            <w:pPr>
              <w:spacing w:after="160"/>
            </w:pPr>
            <w:r w:rsidRPr="00323C34">
              <w:t>Mandatory fields at incident creation</w:t>
            </w:r>
          </w:p>
        </w:tc>
      </w:tr>
      <w:tr w:rsidRPr="00323C34" w:rsidR="00C62A87" w:rsidTr="00E92162" w14:paraId="6AC9D2D5" w14:textId="77777777">
        <w:tc>
          <w:tcPr>
            <w:tcW w:w="0" w:type="auto"/>
            <w:hideMark/>
          </w:tcPr>
          <w:p w:rsidRPr="00323C34" w:rsidR="00E92162" w:rsidP="00E92162" w:rsidRDefault="00E92162" w14:paraId="7E68B036" w14:textId="77777777">
            <w:pPr>
              <w:spacing w:after="160"/>
            </w:pPr>
            <w:r w:rsidRPr="00323C34">
              <w:t>Fault Type and Sub-type taxonomy</w:t>
            </w:r>
          </w:p>
        </w:tc>
        <w:tc>
          <w:tcPr>
            <w:tcW w:w="0" w:type="auto"/>
            <w:hideMark/>
          </w:tcPr>
          <w:p w:rsidRPr="00323C34" w:rsidR="00E92162" w:rsidP="00E92162" w:rsidRDefault="00E92162" w14:paraId="113CF684" w14:textId="77777777">
            <w:pPr>
              <w:spacing w:after="160"/>
            </w:pPr>
            <w:r w:rsidRPr="00323C34">
              <w:t>Governs CMMS ticket creation and severity rules</w:t>
            </w:r>
          </w:p>
        </w:tc>
      </w:tr>
      <w:tr w:rsidRPr="00323C34" w:rsidR="00C62A87" w:rsidTr="00E92162" w14:paraId="56979F36" w14:textId="77777777">
        <w:tc>
          <w:tcPr>
            <w:tcW w:w="0" w:type="auto"/>
            <w:hideMark/>
          </w:tcPr>
          <w:p w:rsidRPr="00323C34" w:rsidR="00E92162" w:rsidP="00E92162" w:rsidRDefault="00E92162" w14:paraId="7F010A01" w14:textId="77777777">
            <w:pPr>
              <w:spacing w:after="160"/>
            </w:pPr>
            <w:r w:rsidRPr="00323C34">
              <w:t>Location hierarchy</w:t>
            </w:r>
          </w:p>
        </w:tc>
        <w:tc>
          <w:tcPr>
            <w:tcW w:w="0" w:type="auto"/>
            <w:hideMark/>
          </w:tcPr>
          <w:p w:rsidRPr="00323C34" w:rsidR="00E92162" w:rsidP="00E92162" w:rsidRDefault="00E92162" w14:paraId="65E9D4DA" w14:textId="77777777">
            <w:pPr>
              <w:spacing w:after="160"/>
            </w:pPr>
            <w:r w:rsidRPr="00323C34">
              <w:t>Road, Building, Level, Space structure</w:t>
            </w:r>
          </w:p>
        </w:tc>
      </w:tr>
      <w:tr w:rsidRPr="00323C34" w:rsidR="00C62A87" w:rsidTr="00E92162" w14:paraId="18D9ACCC" w14:textId="77777777">
        <w:tc>
          <w:tcPr>
            <w:tcW w:w="0" w:type="auto"/>
            <w:hideMark/>
          </w:tcPr>
          <w:p w:rsidRPr="00323C34" w:rsidR="00E92162" w:rsidP="00E92162" w:rsidRDefault="00E92162" w14:paraId="11C3C9AA" w14:textId="77777777">
            <w:pPr>
              <w:spacing w:after="160"/>
            </w:pPr>
            <w:r w:rsidRPr="00323C34">
              <w:t>Task priority levels</w:t>
            </w:r>
          </w:p>
        </w:tc>
        <w:tc>
          <w:tcPr>
            <w:tcW w:w="0" w:type="auto"/>
            <w:hideMark/>
          </w:tcPr>
          <w:p w:rsidRPr="00323C34" w:rsidR="00E92162" w:rsidP="00E92162" w:rsidRDefault="00E92162" w14:paraId="1F1C3994" w14:textId="77777777">
            <w:pPr>
              <w:spacing w:after="160"/>
            </w:pPr>
            <w:r w:rsidRPr="00323C34">
              <w:t>Configurable labels and definitions</w:t>
            </w:r>
          </w:p>
        </w:tc>
      </w:tr>
      <w:tr w:rsidRPr="00323C34" w:rsidR="00C62A87" w:rsidTr="00E92162" w14:paraId="6DA1E7FE" w14:textId="77777777">
        <w:tc>
          <w:tcPr>
            <w:tcW w:w="0" w:type="auto"/>
            <w:hideMark/>
          </w:tcPr>
          <w:p w:rsidRPr="00323C34" w:rsidR="00E92162" w:rsidP="00E92162" w:rsidRDefault="00E92162" w14:paraId="71C6D344" w14:textId="6590250C">
            <w:pPr>
              <w:spacing w:after="160"/>
            </w:pPr>
            <w:del w:author="Shin Feng WONG" w:date="2026-06-06T06:46:00Z" w16du:dateUtc="2026-06-05T22:46:00Z" w:id="1557">
              <w:r w:rsidRPr="00323C34" w:rsidDel="00DB39DA">
                <w:delText xml:space="preserve">Occurrence </w:delText>
              </w:r>
            </w:del>
            <w:ins w:author="Shin Feng WONG" w:date="2026-06-06T06:46:00Z" w16du:dateUtc="2026-06-05T22:46:00Z" w:id="1558">
              <w:r w:rsidR="00DB39DA">
                <w:rPr>
                  <w:rFonts w:hint="eastAsia"/>
                </w:rPr>
                <w:t>e-Diary</w:t>
              </w:r>
              <w:r w:rsidRPr="00323C34" w:rsidR="00DB39DA">
                <w:t xml:space="preserve"> </w:t>
              </w:r>
            </w:ins>
            <w:r w:rsidRPr="00323C34">
              <w:t>topic categories</w:t>
            </w:r>
          </w:p>
        </w:tc>
        <w:tc>
          <w:tcPr>
            <w:tcW w:w="0" w:type="auto"/>
            <w:hideMark/>
          </w:tcPr>
          <w:p w:rsidRPr="00323C34" w:rsidR="00E92162" w:rsidP="00E92162" w:rsidRDefault="00ED3C9D" w14:paraId="73A3CAA4" w14:textId="28E06B0F">
            <w:pPr>
              <w:spacing w:after="160"/>
            </w:pPr>
            <w:r>
              <w:rPr>
                <w:rFonts w:hint="eastAsia"/>
              </w:rPr>
              <w:t>-</w:t>
            </w:r>
          </w:p>
        </w:tc>
      </w:tr>
      <w:tr w:rsidRPr="00323C34" w:rsidR="00C62A87" w:rsidTr="00E92162" w14:paraId="5DD29A4F" w14:textId="77777777">
        <w:tc>
          <w:tcPr>
            <w:tcW w:w="0" w:type="auto"/>
          </w:tcPr>
          <w:p w:rsidRPr="00323C34" w:rsidR="00C514BC" w:rsidP="00E92162" w:rsidRDefault="00C514BC" w14:paraId="4D752BE4" w14:textId="50D2B3C6">
            <w:pPr>
              <w:spacing w:after="160"/>
            </w:pPr>
            <w:r>
              <w:rPr>
                <w:rFonts w:hint="eastAsia"/>
              </w:rPr>
              <w:t>Auto-save interval</w:t>
            </w:r>
          </w:p>
        </w:tc>
        <w:tc>
          <w:tcPr>
            <w:tcW w:w="0" w:type="auto"/>
          </w:tcPr>
          <w:p w:rsidRPr="00323C34" w:rsidR="00C514BC" w:rsidP="00E92162" w:rsidRDefault="00C514BC" w14:paraId="2321AC10" w14:textId="2EFDAFAE">
            <w:pPr>
              <w:spacing w:after="160"/>
            </w:pPr>
            <w:r w:rsidRPr="00C514BC">
              <w:t>Frequency of automatic record saving during active editing</w:t>
            </w:r>
          </w:p>
        </w:tc>
      </w:tr>
      <w:tr w:rsidRPr="00323C34" w:rsidR="00C62A87" w:rsidTr="00E92162" w14:paraId="1402053F" w14:textId="77777777">
        <w:tc>
          <w:tcPr>
            <w:tcW w:w="0" w:type="auto"/>
          </w:tcPr>
          <w:p w:rsidRPr="00323C34" w:rsidR="00C514BC" w:rsidP="00E92162" w:rsidRDefault="00C514BC" w14:paraId="10E2F3A2" w14:textId="304FBACD">
            <w:pPr>
              <w:spacing w:after="160"/>
            </w:pPr>
            <w:r>
              <w:rPr>
                <w:rFonts w:hint="eastAsia"/>
              </w:rPr>
              <w:t>Record lock timeout</w:t>
            </w:r>
          </w:p>
        </w:tc>
        <w:tc>
          <w:tcPr>
            <w:tcW w:w="0" w:type="auto"/>
          </w:tcPr>
          <w:p w:rsidRPr="00323C34" w:rsidR="00C514BC" w:rsidP="00E92162" w:rsidRDefault="00C514BC" w14:paraId="6DA953D5" w14:textId="07492BFE">
            <w:pPr>
              <w:spacing w:after="160"/>
            </w:pPr>
            <w:r w:rsidRPr="00C514BC">
              <w:t>Duration before an inactive editing session lock is released</w:t>
            </w:r>
          </w:p>
        </w:tc>
      </w:tr>
    </w:tbl>
    <w:p w:rsidRPr="00323C34" w:rsidR="00E92162" w:rsidP="00E92162" w:rsidRDefault="00E92162" w14:paraId="0AD00B32" w14:textId="77777777"/>
    <w:p w:rsidRPr="00323C34" w:rsidR="00E92162" w:rsidP="00E92162" w:rsidRDefault="00E92162" w14:paraId="0369FE5D" w14:textId="50D912DE">
      <w:pPr>
        <w:pStyle w:val="Heading2"/>
      </w:pPr>
      <w:bookmarkStart w:name="_Toc231625485" w:id="1559"/>
      <w:r w:rsidRPr="00323C34">
        <w:rPr>
          <w:rFonts w:hint="eastAsia"/>
        </w:rPr>
        <w:t>Broadcast Configuration</w:t>
      </w:r>
      <w:bookmarkEnd w:id="1559"/>
    </w:p>
    <w:tbl>
      <w:tblPr>
        <w:tblStyle w:val="SJ"/>
        <w:tblW w:w="0" w:type="auto"/>
        <w:tblLook w:val="04A0" w:firstRow="1" w:lastRow="0" w:firstColumn="1" w:lastColumn="0" w:noHBand="0" w:noVBand="1"/>
      </w:tblPr>
      <w:tblGrid>
        <w:gridCol w:w="2373"/>
        <w:gridCol w:w="6643"/>
      </w:tblGrid>
      <w:tr w:rsidRPr="00323C34" w:rsidR="00C62A87" w:rsidTr="00E92162" w14:paraId="6646126D"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323C34" w:rsidR="00E92162" w:rsidP="00E92162" w:rsidRDefault="00E92162" w14:paraId="32D01EE5" w14:textId="77777777">
            <w:pPr>
              <w:spacing w:after="160"/>
              <w:rPr>
                <w:bCs/>
              </w:rPr>
            </w:pPr>
            <w:r w:rsidRPr="00323C34">
              <w:rPr>
                <w:bCs/>
              </w:rPr>
              <w:t>Configuration Item</w:t>
            </w:r>
          </w:p>
        </w:tc>
        <w:tc>
          <w:tcPr>
            <w:tcW w:w="0" w:type="auto"/>
            <w:hideMark/>
          </w:tcPr>
          <w:p w:rsidRPr="00323C34" w:rsidR="00E92162" w:rsidP="00E92162" w:rsidRDefault="00E92162" w14:paraId="753DFDFF" w14:textId="77777777">
            <w:pPr>
              <w:spacing w:after="160"/>
              <w:rPr>
                <w:bCs/>
              </w:rPr>
            </w:pPr>
            <w:r w:rsidRPr="00323C34">
              <w:rPr>
                <w:bCs/>
              </w:rPr>
              <w:t>Notes</w:t>
            </w:r>
          </w:p>
        </w:tc>
      </w:tr>
      <w:tr w:rsidRPr="00323C34" w:rsidR="00C62A87" w:rsidTr="00E92162" w14:paraId="2244BE82" w14:textId="77777777">
        <w:tc>
          <w:tcPr>
            <w:tcW w:w="0" w:type="auto"/>
            <w:hideMark/>
          </w:tcPr>
          <w:p w:rsidRPr="00323C34" w:rsidR="00E92162" w:rsidP="00E92162" w:rsidRDefault="00E92162" w14:paraId="293DC3EE" w14:textId="77777777">
            <w:pPr>
              <w:spacing w:after="160"/>
            </w:pPr>
            <w:r w:rsidRPr="00323C34">
              <w:t>Distribution groups</w:t>
            </w:r>
          </w:p>
        </w:tc>
        <w:tc>
          <w:tcPr>
            <w:tcW w:w="0" w:type="auto"/>
            <w:hideMark/>
          </w:tcPr>
          <w:p w:rsidRPr="00323C34" w:rsidR="00E92162" w:rsidP="00E92162" w:rsidRDefault="00E92162" w14:paraId="41923D41" w14:textId="77777777">
            <w:pPr>
              <w:spacing w:after="160"/>
            </w:pPr>
            <w:r w:rsidRPr="00323C34">
              <w:t>Create, edit, deactivate named recipient groups</w:t>
            </w:r>
          </w:p>
        </w:tc>
      </w:tr>
      <w:tr w:rsidRPr="00323C34" w:rsidR="00C62A87" w:rsidTr="00E92162" w14:paraId="71BB7897" w14:textId="77777777">
        <w:tc>
          <w:tcPr>
            <w:tcW w:w="0" w:type="auto"/>
            <w:hideMark/>
          </w:tcPr>
          <w:p w:rsidRPr="00323C34" w:rsidR="00E92162" w:rsidP="00E92162" w:rsidRDefault="00E92162" w14:paraId="424D372D" w14:textId="77777777">
            <w:pPr>
              <w:spacing w:after="160"/>
            </w:pPr>
            <w:r w:rsidRPr="00323C34">
              <w:t>Broadcast routing matrix</w:t>
            </w:r>
          </w:p>
        </w:tc>
        <w:tc>
          <w:tcPr>
            <w:tcW w:w="0" w:type="auto"/>
            <w:hideMark/>
          </w:tcPr>
          <w:p w:rsidRPr="00323C34" w:rsidR="00E92162" w:rsidP="00E92162" w:rsidRDefault="00E92162" w14:paraId="274A8ACC" w14:textId="77777777">
            <w:pPr>
              <w:spacing w:after="160"/>
            </w:pPr>
            <w:r w:rsidRPr="00323C34">
              <w:t>Map incident type and crisis level to distribution groups and delivery channels</w:t>
            </w:r>
          </w:p>
        </w:tc>
      </w:tr>
      <w:tr w:rsidRPr="00323C34" w:rsidR="00C62A87" w:rsidTr="00E92162" w14:paraId="4D136F6E" w14:textId="77777777">
        <w:tc>
          <w:tcPr>
            <w:tcW w:w="0" w:type="auto"/>
            <w:hideMark/>
          </w:tcPr>
          <w:p w:rsidRPr="00323C34" w:rsidR="00E92162" w:rsidP="00E92162" w:rsidRDefault="00E92162" w14:paraId="400E39CF" w14:textId="77777777">
            <w:pPr>
              <w:spacing w:after="160"/>
            </w:pPr>
            <w:r w:rsidRPr="00323C34">
              <w:t>Broadcast templates</w:t>
            </w:r>
          </w:p>
        </w:tc>
        <w:tc>
          <w:tcPr>
            <w:tcW w:w="0" w:type="auto"/>
            <w:hideMark/>
          </w:tcPr>
          <w:p w:rsidRPr="00323C34" w:rsidR="00E92162" w:rsidP="00E92162" w:rsidRDefault="00E92162" w14:paraId="7CCC84E6" w14:textId="77777777">
            <w:pPr>
              <w:spacing w:after="160"/>
            </w:pPr>
            <w:r w:rsidRPr="00323C34">
              <w:t>Define and edit default field sets per incident type and crisis level</w:t>
            </w:r>
          </w:p>
        </w:tc>
      </w:tr>
      <w:tr w:rsidRPr="00323C34" w:rsidR="00C62A87" w:rsidTr="00E92162" w14:paraId="0E3F407A" w14:textId="77777777">
        <w:tc>
          <w:tcPr>
            <w:tcW w:w="0" w:type="auto"/>
            <w:hideMark/>
          </w:tcPr>
          <w:p w:rsidRPr="00323C34" w:rsidR="00E92162" w:rsidP="00E92162" w:rsidRDefault="00E92162" w14:paraId="7DA69CCF" w14:textId="77777777">
            <w:pPr>
              <w:spacing w:after="160"/>
            </w:pPr>
            <w:r w:rsidRPr="00323C34">
              <w:t>SMS gateway settings</w:t>
            </w:r>
          </w:p>
        </w:tc>
        <w:tc>
          <w:tcPr>
            <w:tcW w:w="0" w:type="auto"/>
            <w:hideMark/>
          </w:tcPr>
          <w:p w:rsidRPr="00323C34" w:rsidR="00E92162" w:rsidP="00E92162" w:rsidRDefault="00E92162" w14:paraId="7BDAA6D5" w14:textId="77777777">
            <w:pPr>
              <w:spacing w:after="160"/>
            </w:pPr>
            <w:r w:rsidRPr="00323C34">
              <w:t>Connection parameters for the on-premises SMS gateway</w:t>
            </w:r>
          </w:p>
        </w:tc>
      </w:tr>
      <w:tr w:rsidRPr="00323C34" w:rsidR="00C62A87" w:rsidTr="00E92162" w14:paraId="106E6D86" w14:textId="77777777">
        <w:tc>
          <w:tcPr>
            <w:tcW w:w="0" w:type="auto"/>
          </w:tcPr>
          <w:p w:rsidRPr="00323C34" w:rsidR="00C514BC" w:rsidP="00E92162" w:rsidRDefault="00C514BC" w14:paraId="663125F9" w14:textId="4D496CBE">
            <w:pPr>
              <w:spacing w:after="160"/>
            </w:pPr>
            <w:r>
              <w:rPr>
                <w:rFonts w:hint="eastAsia"/>
              </w:rPr>
              <w:t>End-of-day broadcast timing</w:t>
            </w:r>
          </w:p>
        </w:tc>
        <w:tc>
          <w:tcPr>
            <w:tcW w:w="0" w:type="auto"/>
          </w:tcPr>
          <w:p w:rsidRPr="00323C34" w:rsidR="00C514BC" w:rsidP="00E92162" w:rsidRDefault="00C514BC" w14:paraId="068AA87D" w14:textId="1C1049B8">
            <w:pPr>
              <w:spacing w:after="160"/>
            </w:pPr>
            <w:r w:rsidRPr="00C514BC">
              <w:t>Define the time at which open Incidents are surfaced in the Duty Manager's end-of-day interim broadcast queue</w:t>
            </w:r>
          </w:p>
        </w:tc>
      </w:tr>
    </w:tbl>
    <w:p w:rsidRPr="00323C34" w:rsidR="00E92162" w:rsidP="00E92162" w:rsidRDefault="00E92162" w14:paraId="0D4FF3A0" w14:textId="4938242C">
      <w:pPr>
        <w:pStyle w:val="Heading2"/>
      </w:pPr>
      <w:bookmarkStart w:name="_Toc231625486" w:id="1560"/>
      <w:r w:rsidRPr="00323C34">
        <w:rPr>
          <w:rFonts w:hint="eastAsia"/>
        </w:rPr>
        <w:t>Audit Log</w:t>
      </w:r>
      <w:bookmarkEnd w:id="1560"/>
    </w:p>
    <w:p w:rsidR="00C514BC" w:rsidP="00226503" w:rsidRDefault="00C514BC" w14:paraId="7B0600DA" w14:textId="3D7F36C5">
      <w:pPr>
        <w:pStyle w:val="ListParagraph"/>
        <w:numPr>
          <w:ilvl w:val="0"/>
          <w:numId w:val="46"/>
        </w:numPr>
      </w:pPr>
      <w:r>
        <w:rPr>
          <w:rFonts w:hint="eastAsia"/>
        </w:rPr>
        <w:t xml:space="preserve">All user actions, configuration changes, and system events shall </w:t>
      </w:r>
      <w:r>
        <w:t>be</w:t>
      </w:r>
      <w:r>
        <w:rPr>
          <w:rFonts w:hint="eastAsia"/>
        </w:rPr>
        <w:t xml:space="preserve"> captured in the system audit log automatically.</w:t>
      </w:r>
    </w:p>
    <w:p w:rsidR="00C514BC" w:rsidP="00226503" w:rsidRDefault="00C514BC" w14:paraId="6F8BB938" w14:textId="77777777">
      <w:pPr>
        <w:pStyle w:val="ListParagraph"/>
        <w:numPr>
          <w:ilvl w:val="0"/>
          <w:numId w:val="46"/>
        </w:numPr>
      </w:pPr>
      <w:r>
        <w:rPr>
          <w:rFonts w:hint="eastAsia"/>
        </w:rPr>
        <w:t>The audit log shall be accessible to the System Admin only</w:t>
      </w:r>
    </w:p>
    <w:p w:rsidR="00C514BC" w:rsidP="00226503" w:rsidRDefault="00C514BC" w14:paraId="27D845AD" w14:textId="77777777">
      <w:pPr>
        <w:pStyle w:val="ListParagraph"/>
        <w:numPr>
          <w:ilvl w:val="0"/>
          <w:numId w:val="46"/>
        </w:numPr>
      </w:pPr>
      <w:r>
        <w:rPr>
          <w:rFonts w:hint="eastAsia"/>
        </w:rPr>
        <w:t xml:space="preserve">The audit log </w:t>
      </w:r>
      <w:r w:rsidRPr="00323C34" w:rsidR="00E92162">
        <w:t xml:space="preserve">shall support filtering by user, action type, date, and record reference. </w:t>
      </w:r>
    </w:p>
    <w:p w:rsidRPr="00323C34" w:rsidR="00E92162" w:rsidP="00226503" w:rsidRDefault="00E92162" w14:paraId="763E566F" w14:textId="216B2E34">
      <w:pPr>
        <w:pStyle w:val="ListParagraph"/>
        <w:numPr>
          <w:ilvl w:val="0"/>
          <w:numId w:val="46"/>
        </w:numPr>
      </w:pPr>
      <w:r w:rsidRPr="00323C34">
        <w:t>Audit log records shall be immutable and retained in accordance with the data retention policy.</w:t>
      </w:r>
    </w:p>
    <w:p w:rsidRPr="00323C34" w:rsidR="00493124" w:rsidRDefault="00493124" w14:paraId="72D2B13E" w14:textId="77777777">
      <w:pPr>
        <w:spacing w:line="278" w:lineRule="auto"/>
        <w:rPr>
          <w:rFonts w:eastAsiaTheme="majorEastAsia" w:cstheme="majorBidi"/>
          <w:b/>
          <w:bCs/>
          <w:color w:val="0F4761" w:themeColor="accent1" w:themeShade="BF"/>
          <w:sz w:val="32"/>
          <w:szCs w:val="28"/>
        </w:rPr>
      </w:pPr>
      <w:r w:rsidRPr="00323C34">
        <w:br w:type="page"/>
      </w:r>
    </w:p>
    <w:p w:rsidRPr="00323C34" w:rsidR="00846F8D" w:rsidP="00E214E2" w:rsidRDefault="00846F8D" w14:paraId="5921CBC2" w14:textId="78C68469">
      <w:pPr>
        <w:pStyle w:val="Heading1"/>
        <w:pBdr>
          <w:bottom w:val="single" w:color="auto" w:sz="4" w:space="1"/>
        </w:pBdr>
        <w:spacing w:line="240" w:lineRule="auto"/>
      </w:pPr>
      <w:bookmarkStart w:name="_Toc231625487" w:id="1561"/>
      <w:r w:rsidRPr="00323C34">
        <w:t>Non-Functional Requirements</w:t>
      </w:r>
      <w:bookmarkEnd w:id="1561"/>
    </w:p>
    <w:p w:rsidRPr="00323C34" w:rsidR="00493124" w:rsidP="00493124" w:rsidRDefault="00493124" w14:paraId="132B58FF" w14:textId="6DC2F54B">
      <w:pPr>
        <w:pStyle w:val="Heading2"/>
      </w:pPr>
      <w:bookmarkStart w:name="_Toc231625488" w:id="1562"/>
      <w:r w:rsidRPr="00323C34">
        <w:rPr>
          <w:rFonts w:hint="eastAsia"/>
        </w:rPr>
        <w:t>Availability</w:t>
      </w:r>
      <w:bookmarkEnd w:id="1562"/>
    </w:p>
    <w:p w:rsidRPr="00323C34" w:rsidR="00493124" w:rsidP="00493124" w:rsidRDefault="00493124" w14:paraId="708F3A52" w14:textId="53876FF8">
      <w:pPr>
        <w:pStyle w:val="Heading2"/>
      </w:pPr>
      <w:bookmarkStart w:name="_Toc231625489" w:id="1563"/>
      <w:r w:rsidRPr="00323C34">
        <w:rPr>
          <w:rFonts w:hint="eastAsia"/>
        </w:rPr>
        <w:t>Performance</w:t>
      </w:r>
      <w:bookmarkEnd w:id="1563"/>
    </w:p>
    <w:p w:rsidRPr="00323C34" w:rsidR="00493124" w:rsidP="00493124" w:rsidRDefault="00493124" w14:paraId="4AA4112E" w14:textId="4C5D61B9">
      <w:pPr>
        <w:pStyle w:val="Heading2"/>
      </w:pPr>
      <w:bookmarkStart w:name="_Toc231625490" w:id="1564"/>
      <w:r w:rsidRPr="00323C34">
        <w:rPr>
          <w:rFonts w:hint="eastAsia"/>
        </w:rPr>
        <w:t>Concurrent Users</w:t>
      </w:r>
      <w:bookmarkEnd w:id="1564"/>
    </w:p>
    <w:p w:rsidRPr="00323C34" w:rsidR="00493124" w:rsidP="00493124" w:rsidRDefault="00493124" w14:paraId="446C63F2" w14:textId="45070BF6">
      <w:pPr>
        <w:pStyle w:val="Heading2"/>
      </w:pPr>
      <w:bookmarkStart w:name="_Toc231625491" w:id="1565"/>
      <w:r w:rsidRPr="00323C34">
        <w:rPr>
          <w:rFonts w:hint="eastAsia"/>
        </w:rPr>
        <w:t>Security</w:t>
      </w:r>
      <w:bookmarkEnd w:id="1565"/>
    </w:p>
    <w:p w:rsidRPr="00323C34" w:rsidR="00493124" w:rsidP="00493124" w:rsidRDefault="00493124" w14:paraId="7A92A2CA" w14:textId="5746EB8E">
      <w:pPr>
        <w:pStyle w:val="Heading2"/>
      </w:pPr>
      <w:bookmarkStart w:name="_Toc231625492" w:id="1566"/>
      <w:r w:rsidRPr="00323C34">
        <w:rPr>
          <w:rFonts w:hint="eastAsia"/>
        </w:rPr>
        <w:t>Session Management</w:t>
      </w:r>
      <w:bookmarkEnd w:id="1566"/>
    </w:p>
    <w:p w:rsidRPr="00323C34" w:rsidR="00493124" w:rsidP="00493124" w:rsidRDefault="00493124" w14:paraId="40F52BFB" w14:textId="57316039">
      <w:pPr>
        <w:pStyle w:val="Heading2"/>
      </w:pPr>
      <w:bookmarkStart w:name="_Toc231625493" w:id="1567"/>
      <w:r w:rsidRPr="00323C34">
        <w:rPr>
          <w:rFonts w:hint="eastAsia"/>
        </w:rPr>
        <w:t>Audit and Compliance</w:t>
      </w:r>
      <w:bookmarkEnd w:id="1567"/>
    </w:p>
    <w:p w:rsidRPr="00323C34" w:rsidR="00493124" w:rsidP="00493124" w:rsidRDefault="00493124" w14:paraId="251C27E1" w14:textId="2DF706A4">
      <w:pPr>
        <w:pStyle w:val="Heading2"/>
      </w:pPr>
      <w:bookmarkStart w:name="_Toc231625494" w:id="1568"/>
      <w:r w:rsidRPr="00323C34">
        <w:rPr>
          <w:rFonts w:hint="eastAsia"/>
        </w:rPr>
        <w:t>Data Retentional and Archival</w:t>
      </w:r>
      <w:bookmarkEnd w:id="1568"/>
    </w:p>
    <w:p w:rsidR="00F554DD" w:rsidRDefault="00F554DD" w14:paraId="0F53E21C" w14:textId="77777777">
      <w:pPr>
        <w:spacing w:before="0" w:after="160" w:line="278" w:lineRule="auto"/>
        <w:rPr>
          <w:rFonts w:eastAsiaTheme="majorEastAsia" w:cstheme="majorBidi"/>
          <w:b/>
          <w:bCs/>
          <w:color w:val="0F4761" w:themeColor="accent1" w:themeShade="BF"/>
          <w:sz w:val="32"/>
          <w:szCs w:val="28"/>
        </w:rPr>
      </w:pPr>
      <w:r>
        <w:br w:type="page"/>
      </w:r>
    </w:p>
    <w:p w:rsidR="00846F8D" w:rsidP="0067654C" w:rsidRDefault="00846F8D" w14:paraId="5CC5B4E6" w14:textId="2D6824AE">
      <w:pPr>
        <w:pStyle w:val="Heading1"/>
        <w:pBdr>
          <w:bottom w:val="single" w:color="auto" w:sz="4" w:space="1"/>
        </w:pBdr>
        <w:spacing w:line="240" w:lineRule="auto"/>
      </w:pPr>
      <w:bookmarkStart w:name="_Toc231625495" w:id="1569"/>
      <w:r w:rsidRPr="00323C34">
        <w:t>Open Items</w:t>
      </w:r>
      <w:bookmarkEnd w:id="1569"/>
    </w:p>
    <w:p w:rsidR="00F554DD" w:rsidDel="000740F8" w:rsidP="00F554DD" w:rsidRDefault="00F554DD" w14:paraId="79F26BFB" w14:textId="6BB2F07A">
      <w:pPr>
        <w:pStyle w:val="Heading2"/>
        <w:rPr>
          <w:del w:author="Shin Feng WONG" w:date="2026-06-06T05:42:00Z" w16du:dateUtc="2026-06-05T21:42:00Z" w:id="1570"/>
        </w:rPr>
      </w:pPr>
      <w:bookmarkStart w:name="_Toc231619036" w:id="1571"/>
      <w:bookmarkStart w:name="_Toc231619170" w:id="1572"/>
      <w:bookmarkStart w:name="_Toc231624923" w:id="1573"/>
      <w:bookmarkStart w:name="_Toc231625496" w:id="1574"/>
      <w:del w:author="Shin Feng WONG" w:date="2026-06-06T05:42:00Z" w16du:dateUtc="2026-06-05T21:42:00Z" w:id="1575">
        <w:r w:rsidDel="000740F8">
          <w:delText>User Role and Permissions</w:delText>
        </w:r>
        <w:bookmarkEnd w:id="1571"/>
        <w:bookmarkEnd w:id="1572"/>
        <w:bookmarkEnd w:id="1573"/>
        <w:bookmarkEnd w:id="1574"/>
      </w:del>
    </w:p>
    <w:p w:rsidR="00F554DD" w:rsidDel="000740F8" w:rsidP="00F554DD" w:rsidRDefault="00F554DD" w14:paraId="642576EA" w14:textId="76DD54FB">
      <w:pPr>
        <w:rPr>
          <w:del w:author="Shin Feng WONG" w:date="2026-06-06T05:42:00Z" w16du:dateUtc="2026-06-05T21:42:00Z" w:id="1576"/>
        </w:rPr>
      </w:pPr>
      <w:del w:author="Shin Feng WONG" w:date="2026-06-06T05:42:00Z" w16du:dateUtc="2026-06-05T21:42:00Z" w:id="1577">
        <w:r w:rsidRPr="00F554DD" w:rsidDel="000740F8">
          <w:rPr>
            <w:b/>
            <w:bCs/>
          </w:rPr>
          <w:delText>Note:</w:delText>
        </w:r>
        <w:r w:rsidDel="000740F8">
          <w:delText xml:space="preserve"> System access for Zone Manager to be confirmed</w:delText>
        </w:r>
      </w:del>
    </w:p>
    <w:p w:rsidR="00F554DD" w:rsidDel="000740F8" w:rsidP="00F554DD" w:rsidRDefault="00F554DD" w14:paraId="0C4FDD3B" w14:textId="59364322">
      <w:pPr>
        <w:rPr>
          <w:del w:author="Shin Feng WONG" w:date="2026-06-06T05:42:00Z" w16du:dateUtc="2026-06-05T21:42:00Z" w:id="1578"/>
        </w:rPr>
      </w:pPr>
      <w:del w:author="Shin Feng WONG" w:date="2026-06-06T05:42:00Z" w16du:dateUtc="2026-06-05T21:42:00Z" w:id="1579">
        <w:r w:rsidRPr="00F554DD" w:rsidDel="000740F8">
          <w:rPr>
            <w:b/>
            <w:bCs/>
          </w:rPr>
          <w:delText>Note:</w:delText>
        </w:r>
        <w:r w:rsidDel="000740F8">
          <w:delText xml:space="preserve"> Duty Officer Role Elevation: Approach for activating this elevation, assigned per shift via duty roster or applied as a long-term role configuration on a named user is still to be confirmed. </w:delText>
        </w:r>
      </w:del>
    </w:p>
    <w:p w:rsidR="00F554DD" w:rsidP="00F554DD" w:rsidRDefault="00F554DD" w14:paraId="2978F684" w14:textId="77777777">
      <w:pPr>
        <w:pStyle w:val="Heading2"/>
      </w:pPr>
      <w:bookmarkStart w:name="_Toc231625497" w:id="1580"/>
      <w:r>
        <w:t>UCS</w:t>
      </w:r>
      <w:bookmarkEnd w:id="1580"/>
    </w:p>
    <w:p w:rsidR="00F554DD" w:rsidP="00F554DD" w:rsidRDefault="00F554DD" w14:paraId="2095E711" w14:textId="77777777">
      <w:r w:rsidRPr="00F554DD">
        <w:rPr>
          <w:b/>
          <w:bCs/>
        </w:rPr>
        <w:t>Note:</w:t>
      </w:r>
      <w:r>
        <w:t xml:space="preserve"> The full list of CMS widgets/items to be made available as embedded widgets on the UCS dashboard is still under discussion with SDC.</w:t>
      </w:r>
    </w:p>
    <w:p w:rsidR="00F554DD" w:rsidP="00F554DD" w:rsidRDefault="00F554DD" w14:paraId="5223C257" w14:textId="77777777">
      <w:pPr>
        <w:pStyle w:val="Heading2"/>
      </w:pPr>
      <w:bookmarkStart w:name="_Toc231625498" w:id="1581"/>
      <w:r>
        <w:t>Incident</w:t>
      </w:r>
      <w:bookmarkEnd w:id="1581"/>
    </w:p>
    <w:p w:rsidR="00F554DD" w:rsidP="00F554DD" w:rsidRDefault="00F554DD" w14:paraId="40E36FA7" w14:textId="77777777">
      <w:r w:rsidRPr="00F554DD">
        <w:rPr>
          <w:b/>
          <w:bCs/>
        </w:rPr>
        <w:t>Note:</w:t>
      </w:r>
      <w:r>
        <w:t xml:space="preserve"> Finalised Incident Type and Sub-type taxonomy to be confirmed</w:t>
      </w:r>
    </w:p>
    <w:p w:rsidR="00F554DD" w:rsidP="00F554DD" w:rsidRDefault="00F554DD" w14:paraId="433A98D0" w14:textId="77777777">
      <w:pPr>
        <w:pStyle w:val="Heading2"/>
      </w:pPr>
      <w:bookmarkStart w:name="_Toc231625499" w:id="1582"/>
      <w:r>
        <w:t>Broadcast</w:t>
      </w:r>
      <w:bookmarkEnd w:id="1582"/>
    </w:p>
    <w:p w:rsidR="00F554DD" w:rsidP="00F554DD" w:rsidRDefault="00F554DD" w14:paraId="3A05401A" w14:textId="77777777">
      <w:r w:rsidRPr="00F554DD">
        <w:rPr>
          <w:b/>
          <w:bCs/>
        </w:rPr>
        <w:t>Note:</w:t>
      </w:r>
      <w:r>
        <w:t xml:space="preserve"> Broadcast template content per incident type and crisis level to be confirmed.</w:t>
      </w:r>
    </w:p>
    <w:p w:rsidR="00F554DD" w:rsidP="00F554DD" w:rsidRDefault="00F554DD" w14:paraId="03FDB279" w14:textId="7678E56E">
      <w:r w:rsidRPr="00F554DD">
        <w:rPr>
          <w:b/>
          <w:bCs/>
        </w:rPr>
        <w:t>Note:</w:t>
      </w:r>
      <w:r>
        <w:t xml:space="preserve"> Broadcast timing rules and criteria governing which active incidents are surfaced in the interim broadcast queue are to be determined.</w:t>
      </w:r>
    </w:p>
    <w:p w:rsidRPr="00F554DD" w:rsidR="00AC067B" w:rsidP="00F554DD" w:rsidRDefault="00AC067B" w14:paraId="27239074" w14:textId="505B2686">
      <w:r>
        <w:rPr>
          <w:rFonts w:hint="eastAsia"/>
        </w:rPr>
        <w:t>Broadcast Matrix</w:t>
      </w:r>
    </w:p>
    <w:p w:rsidR="00F554DD" w:rsidRDefault="00F554DD" w14:paraId="05AA243E" w14:textId="77777777">
      <w:pPr>
        <w:spacing w:before="0" w:after="160" w:line="278" w:lineRule="auto"/>
        <w:rPr>
          <w:rFonts w:eastAsiaTheme="majorEastAsia" w:cstheme="majorBidi"/>
          <w:b/>
          <w:bCs/>
          <w:color w:val="0F4761" w:themeColor="accent1" w:themeShade="BF"/>
          <w:sz w:val="32"/>
          <w:szCs w:val="28"/>
        </w:rPr>
      </w:pPr>
      <w:r>
        <w:br w:type="page"/>
      </w:r>
    </w:p>
    <w:p w:rsidRPr="00323C34" w:rsidR="00941480" w:rsidP="0067654C" w:rsidRDefault="00846F8D" w14:paraId="3B203DE8" w14:textId="2015F6CF">
      <w:pPr>
        <w:pStyle w:val="Heading1"/>
        <w:pBdr>
          <w:bottom w:val="single" w:color="auto" w:sz="4" w:space="1"/>
        </w:pBdr>
      </w:pPr>
      <w:bookmarkStart w:name="_Toc231625500" w:id="1583"/>
      <w:r w:rsidRPr="00323C34">
        <w:t>Appendix</w:t>
      </w:r>
      <w:bookmarkEnd w:id="1583"/>
    </w:p>
    <w:p w:rsidRPr="0067654C" w:rsidR="0067654C" w:rsidP="0067654C" w:rsidRDefault="0067654C" w14:paraId="6E9A03D2" w14:textId="77777777"/>
    <w:sectPr w:rsidRPr="0067654C" w:rsidR="0067654C" w:rsidSect="00292DA4">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T" w:author="Alvin TAN (SENTOSA)" w:date="2026-05-22T14:18:00Z" w:id="5">
    <w:p w:rsidR="00381E6D" w:rsidP="00381E6D" w:rsidRDefault="00381E6D" w14:paraId="09D87F16" w14:textId="77777777">
      <w:pPr>
        <w:pStyle w:val="CommentText"/>
      </w:pPr>
      <w:r>
        <w:rPr>
          <w:rStyle w:val="CommentReference"/>
        </w:rPr>
        <w:annotationRef/>
      </w:r>
      <w:r>
        <w:t>Task Creation?</w:t>
      </w:r>
    </w:p>
    <w:p w:rsidR="00381E6D" w:rsidP="00381E6D" w:rsidRDefault="00381E6D" w14:paraId="51901581" w14:textId="77777777">
      <w:pPr>
        <w:pStyle w:val="CommentText"/>
      </w:pPr>
      <w:r>
        <w:t>No Objection Permit?</w:t>
      </w:r>
    </w:p>
    <w:p w:rsidR="00381E6D" w:rsidP="00381E6D" w:rsidRDefault="00381E6D" w14:paraId="1F95DDA4" w14:textId="77777777">
      <w:pPr>
        <w:pStyle w:val="CommentText"/>
      </w:pPr>
    </w:p>
    <w:p w:rsidR="00381E6D" w:rsidP="00381E6D" w:rsidRDefault="00381E6D" w14:paraId="7D7B61D4" w14:textId="77777777">
      <w:pPr>
        <w:pStyle w:val="CommentText"/>
      </w:pPr>
      <w:r>
        <w:t>To include the ability to upload event excelsheet</w:t>
      </w:r>
    </w:p>
  </w:comment>
  <w:comment w:initials="D(" w:author="Darren FOO (SENTOSA)" w:date="1900-01-01T00:00:00Z" w:id="6">
    <w:p w:rsidR="00F711A6" w:rsidRDefault="00F711A6" w14:paraId="1E6C0CAB" w14:textId="7737EFB5">
      <w:pPr>
        <w:pStyle w:val="CommentText"/>
      </w:pPr>
      <w:r>
        <w:rPr>
          <w:rStyle w:val="CommentReference"/>
        </w:rPr>
        <w:annotationRef/>
      </w:r>
      <w:r w:rsidRPr="0191670E">
        <w:t>Ditto on addition of NOP and to clarify that there is a missing "Case Management"</w:t>
      </w:r>
    </w:p>
  </w:comment>
  <w:comment w:initials="D(" w:author="Darren FOO (SENTOSA)" w:date="2026-05-28T14:13:00Z" w:id="14">
    <w:p w:rsidR="00A17F3A" w:rsidRDefault="00A17F3A" w14:paraId="460B8E49" w14:textId="5866341E">
      <w:pPr>
        <w:pStyle w:val="CommentText"/>
      </w:pPr>
      <w:r>
        <w:rPr>
          <w:rStyle w:val="CommentReference"/>
        </w:rPr>
        <w:annotationRef/>
      </w:r>
      <w:r w:rsidRPr="749583F8">
        <w:t>New segment/module for event masterlist</w:t>
      </w:r>
    </w:p>
  </w:comment>
  <w:comment w:initials="AT" w:author="Alvin TAN (SENTOSA)" w:date="2026-05-22T14:19:00Z" w:id="18">
    <w:p w:rsidR="00381E6D" w:rsidP="00381E6D" w:rsidRDefault="00381E6D" w14:paraId="3FF4C710" w14:textId="574174DD">
      <w:pPr>
        <w:pStyle w:val="CommentText"/>
      </w:pPr>
      <w:r>
        <w:rPr>
          <w:rStyle w:val="CommentReference"/>
        </w:rPr>
        <w:annotationRef/>
      </w:r>
      <w:r>
        <w:t>More than infra fault</w:t>
      </w:r>
    </w:p>
  </w:comment>
  <w:comment w:initials="D(" w:author="Darren FOO (SENTOSA)" w:date="2026-05-28T14:16:00Z" w:id="19">
    <w:p w:rsidR="00925976" w:rsidRDefault="00925976" w14:paraId="59042B38" w14:textId="18E24212">
      <w:pPr>
        <w:pStyle w:val="CommentText"/>
      </w:pPr>
      <w:r>
        <w:rPr>
          <w:rStyle w:val="CommentReference"/>
        </w:rPr>
        <w:annotationRef/>
      </w:r>
      <w:r w:rsidRPr="41A8A7EF">
        <w:t>To remove infrastructure. just normal fault</w:t>
      </w:r>
    </w:p>
    <w:p w:rsidR="00925976" w:rsidRDefault="00925976" w14:paraId="34DF40B8" w14:textId="29EF4AE5">
      <w:pPr>
        <w:pStyle w:val="CommentText"/>
      </w:pPr>
    </w:p>
  </w:comment>
  <w:comment w:initials="AT" w:author="Alvin TAN (SENTOSA)" w:date="2026-05-22T14:21:00Z" w:id="21">
    <w:p w:rsidR="00381E6D" w:rsidP="00381E6D" w:rsidRDefault="00381E6D" w14:paraId="70E5A916" w14:textId="77777777">
      <w:pPr>
        <w:pStyle w:val="CommentText"/>
      </w:pPr>
      <w:r>
        <w:rPr>
          <w:rStyle w:val="CommentReference"/>
        </w:rPr>
        <w:annotationRef/>
      </w:r>
      <w:r>
        <w:t>Only single IFM, triage is by IFM CMMS instead of triaging in CMS</w:t>
      </w:r>
    </w:p>
  </w:comment>
  <w:comment w:initials="AT" w:author="Alvin TAN (SENTOSA)" w:date="2026-05-22T14:35:00Z" w:id="28">
    <w:p w:rsidR="00B27AD6" w:rsidP="00B27AD6" w:rsidRDefault="00B27AD6" w14:paraId="465D8CCD" w14:textId="77777777">
      <w:pPr>
        <w:pStyle w:val="CommentText"/>
      </w:pPr>
      <w:r>
        <w:rPr>
          <w:rStyle w:val="CommentReference"/>
        </w:rPr>
        <w:annotationRef/>
      </w:r>
      <w:r>
        <w:t>Any sample to illustrate this functionality?</w:t>
      </w:r>
    </w:p>
  </w:comment>
  <w:comment w:initials="D(" w:author="Darren FOO (SENTOSA)" w:date="2026-05-28T13:24:00Z" w:id="29">
    <w:p w:rsidR="00944BE4" w:rsidRDefault="00944BE4" w14:paraId="727282B5" w14:textId="494DEE4B">
      <w:pPr>
        <w:pStyle w:val="CommentText"/>
      </w:pPr>
      <w:r>
        <w:rPr>
          <w:rStyle w:val="CommentReference"/>
        </w:rPr>
        <w:annotationRef/>
      </w:r>
      <w:r w:rsidRPr="15170B83">
        <w:t>To clarify on extent of use by non IOH staff</w:t>
      </w:r>
    </w:p>
  </w:comment>
  <w:comment w:initials="D(" w:author="Darren FOO (SENTOSA)" w:date="2026-05-28T13:19:00Z" w:id="37">
    <w:p w:rsidR="00B21338" w:rsidRDefault="00B21338" w14:paraId="1FFD8D83" w14:textId="18026DF7">
      <w:pPr>
        <w:pStyle w:val="CommentText"/>
      </w:pPr>
      <w:r>
        <w:rPr>
          <w:rStyle w:val="CommentReference"/>
        </w:rPr>
        <w:annotationRef/>
      </w:r>
      <w:r w:rsidRPr="7C721D14">
        <w:t>For clarity on broadcast and notification medium</w:t>
      </w:r>
    </w:p>
  </w:comment>
  <w:comment w:initials="AT" w:author="Alvin TAN (SENTOSA)" w:date="2026-05-22T14:43:00Z" w:id="39">
    <w:p w:rsidR="00E1021D" w:rsidP="00E1021D" w:rsidRDefault="00E1021D" w14:paraId="7434602A" w14:textId="77777777">
      <w:r>
        <w:rPr>
          <w:rStyle w:val="CommentReference"/>
        </w:rPr>
        <w:annotationRef/>
      </w:r>
      <w:r>
        <w:rPr>
          <w:sz w:val="20"/>
          <w:szCs w:val="20"/>
        </w:rPr>
        <w:t>Didn’t include events.. we saw the dashboard showing the events in calendar format</w:t>
      </w:r>
    </w:p>
  </w:comment>
  <w:comment w:initials="AT" w:author="Alvin TAN (SENTOSA)" w:date="2026-05-22T14:26:00Z" w:id="43">
    <w:p w:rsidR="001A072C" w:rsidP="001A072C" w:rsidRDefault="001A072C" w14:paraId="26AE6BE5" w14:textId="0E5381F7">
      <w:pPr>
        <w:pStyle w:val="CommentText"/>
      </w:pPr>
      <w:r>
        <w:rPr>
          <w:rStyle w:val="CommentReference"/>
        </w:rPr>
        <w:annotationRef/>
      </w:r>
      <w:r>
        <w:t>Is there alternate means for user to log in? what about non-SDC users for CMS such as strides, tower transit, etc etc..</w:t>
      </w:r>
    </w:p>
  </w:comment>
  <w:comment w:initials="AT" w:author="Alvin TAN (SENTOSA)" w:date="2026-05-22T14:46:00Z" w:id="52">
    <w:p w:rsidR="00E1021D" w:rsidP="00E1021D" w:rsidRDefault="00E1021D" w14:paraId="14933394" w14:textId="77777777">
      <w:r>
        <w:rPr>
          <w:rStyle w:val="CommentReference"/>
        </w:rPr>
        <w:annotationRef/>
      </w:r>
      <w:r>
        <w:rPr>
          <w:sz w:val="20"/>
          <w:szCs w:val="20"/>
        </w:rPr>
        <w:t>Case?</w:t>
      </w:r>
    </w:p>
    <w:p w:rsidR="00E1021D" w:rsidP="00E1021D" w:rsidRDefault="00E1021D" w14:paraId="6E2E6AB6" w14:textId="77777777">
      <w:r>
        <w:rPr>
          <w:sz w:val="20"/>
          <w:szCs w:val="20"/>
        </w:rPr>
        <w:t>NOP?</w:t>
      </w:r>
    </w:p>
    <w:p w:rsidR="00E1021D" w:rsidP="00E1021D" w:rsidRDefault="00E1021D" w14:paraId="5CE0E4A0" w14:textId="77777777"/>
  </w:comment>
  <w:comment w:initials="AT" w:author="Alvin TAN (SENTOSA)" w:date="2026-05-22T14:47:00Z" w:id="86">
    <w:p w:rsidR="00B07CF0" w:rsidP="00E1021D" w:rsidRDefault="00B07CF0" w14:paraId="7E78EB5F" w14:textId="77777777">
      <w:r>
        <w:rPr>
          <w:rStyle w:val="CommentReference"/>
        </w:rPr>
        <w:annotationRef/>
      </w:r>
      <w:r>
        <w:rPr>
          <w:sz w:val="20"/>
          <w:szCs w:val="20"/>
        </w:rPr>
        <w:t>Need more information on this statistic page.. trend analysis? Report generation?</w:t>
      </w:r>
    </w:p>
  </w:comment>
  <w:comment w:initials="D(" w:author="Darren FOO (SENTOSA)" w:date="2026-05-28T13:22:00Z" w:id="87">
    <w:p w:rsidR="00B07CF0" w:rsidRDefault="00B07CF0" w14:paraId="68406539" w14:textId="4DB3554C">
      <w:pPr>
        <w:pStyle w:val="CommentText"/>
      </w:pPr>
      <w:r>
        <w:rPr>
          <w:rStyle w:val="CommentReference"/>
        </w:rPr>
        <w:annotationRef/>
      </w:r>
      <w:r w:rsidRPr="7B194DB3">
        <w:t xml:space="preserve">to clarify extent </w:t>
      </w:r>
    </w:p>
  </w:comment>
  <w:comment w:initials="AT" w:author="Alvin TAN (SENTOSA)" w:date="2026-05-22T14:49:00Z" w:id="201">
    <w:p w:rsidR="00E1021D" w:rsidP="00E1021D" w:rsidRDefault="00E1021D" w14:paraId="6F2925B2" w14:textId="77777777">
      <w:r>
        <w:rPr>
          <w:rStyle w:val="CommentReference"/>
        </w:rPr>
        <w:annotationRef/>
      </w:r>
      <w:r>
        <w:rPr>
          <w:sz w:val="20"/>
          <w:szCs w:val="20"/>
        </w:rPr>
        <w:t>Events?</w:t>
      </w:r>
    </w:p>
  </w:comment>
  <w:comment w:initials="D(" w:author="Darren FOO (SENTOSA)" w:date="2026-05-28T13:27:00Z" w:id="202">
    <w:p w:rsidR="003304AB" w:rsidRDefault="003304AB" w14:paraId="23BD7CD8" w14:textId="2FBFE544">
      <w:pPr>
        <w:pStyle w:val="CommentText"/>
      </w:pPr>
      <w:r>
        <w:rPr>
          <w:rStyle w:val="CommentReference"/>
        </w:rPr>
        <w:annotationRef/>
      </w:r>
      <w:r w:rsidRPr="56A88FDC">
        <w:t>to clarify on interface/display method when there are multiple incidents at a location, zoom in/zoom out aggregation.</w:t>
      </w:r>
    </w:p>
  </w:comment>
  <w:comment w:initials="D(" w:author="Darren FOO (SENTOSA)" w:date="2026-05-28T13:25:00Z" w:id="205">
    <w:p w:rsidR="00186D84" w:rsidRDefault="00186D84" w14:paraId="6D30FA69" w14:textId="0AF8318A">
      <w:pPr>
        <w:pStyle w:val="CommentText"/>
      </w:pPr>
      <w:r>
        <w:rPr>
          <w:rStyle w:val="CommentReference"/>
        </w:rPr>
        <w:annotationRef/>
      </w:r>
      <w:r w:rsidRPr="2F438C7E">
        <w:t>to clarify on the API and method of upkeep</w:t>
      </w:r>
    </w:p>
    <w:p w:rsidR="00186D84" w:rsidRDefault="00186D84" w14:paraId="79FB7881" w14:textId="5E7FC84F">
      <w:pPr>
        <w:pStyle w:val="CommentText"/>
      </w:pPr>
    </w:p>
  </w:comment>
  <w:comment w:initials="D(" w:author="Darren FOO (SENTOSA)" w:date="2026-05-28T13:29:00Z" w:id="207">
    <w:p w:rsidR="00823D5F" w:rsidRDefault="00823D5F" w14:paraId="4AB3C6E4" w14:textId="3A2F3BA1">
      <w:pPr>
        <w:pStyle w:val="CommentText"/>
      </w:pPr>
      <w:r>
        <w:rPr>
          <w:rStyle w:val="CommentReference"/>
        </w:rPr>
        <w:annotationRef/>
      </w:r>
      <w:r w:rsidRPr="6F2D5C50">
        <w:t>For clarification on any rules when drawing work area. To be clarified in NOP</w:t>
      </w:r>
    </w:p>
  </w:comment>
  <w:comment w:initials="D(" w:author="Darren FOO (SENTOSA)" w:date="2026-05-28T13:33:00Z" w:id="213">
    <w:p w:rsidR="00CA7EF4" w:rsidRDefault="00CA7EF4" w14:paraId="43517D0F" w14:textId="02FF10E3">
      <w:pPr>
        <w:pStyle w:val="CommentText"/>
      </w:pPr>
      <w:r>
        <w:rPr>
          <w:rStyle w:val="CommentReference"/>
        </w:rPr>
        <w:annotationRef/>
      </w:r>
      <w:r w:rsidRPr="72D2C6B9">
        <w:t>This is inaccurate. There has to be select locations available for filtering off island where SDC operations occur. Namely, MFLG premises on Mt Faber and Harbourfront Tower, SDC operated berths at Harbourfront Bus Interchange, Transportation/ other important nodes within the immediate vicinity i.e. VivoCity, nearby MRT stations and bus stops, designated locations for use during crisis. Also, to include all road names to and fro these locations to Sentosa Gateway, as SDC vehicles ply these routes and may encounter incidents whilst enroute.</w:t>
      </w:r>
    </w:p>
  </w:comment>
  <w:comment w:initials="AT" w:author="Alvin TAN (SENTOSA)" w:date="2026-05-22T14:52:00Z" w:id="274">
    <w:p w:rsidR="00E1021D" w:rsidP="00E1021D" w:rsidRDefault="00E1021D" w14:paraId="6CF9FEA3" w14:textId="77777777">
      <w:r>
        <w:rPr>
          <w:rStyle w:val="CommentReference"/>
        </w:rPr>
        <w:annotationRef/>
      </w:r>
      <w:r>
        <w:rPr>
          <w:sz w:val="20"/>
          <w:szCs w:val="20"/>
        </w:rPr>
        <w:t>To confirm if this is the way ahead</w:t>
      </w:r>
    </w:p>
  </w:comment>
  <w:comment w:initials="D(" w:author="Darren FOO (SENTOSA)" w:date="2026-05-28T13:39:00Z" w:id="275">
    <w:p w:rsidR="005F5E29" w:rsidRDefault="005F5E29" w14:paraId="70BE2BCA" w14:textId="0E3C2B74">
      <w:pPr>
        <w:pStyle w:val="CommentText"/>
      </w:pPr>
      <w:r>
        <w:rPr>
          <w:rStyle w:val="CommentReference"/>
        </w:rPr>
        <w:annotationRef/>
      </w:r>
      <w:r w:rsidRPr="6E824E3E">
        <w:t>to clarify on level of integration and actual work an end user would have to perform whilst in this mode of updating an incident report</w:t>
      </w:r>
    </w:p>
  </w:comment>
  <w:comment w:initials="AT" w:author="Alvin TAN (SENTOSA)" w:date="2026-05-22T14:55:00Z" w:id="278">
    <w:p w:rsidR="00E1021D" w:rsidP="00E1021D" w:rsidRDefault="00E1021D" w14:paraId="7E622697" w14:textId="77777777">
      <w:r>
        <w:rPr>
          <w:rStyle w:val="CommentReference"/>
        </w:rPr>
        <w:annotationRef/>
      </w:r>
      <w:r>
        <w:rPr>
          <w:sz w:val="20"/>
          <w:szCs w:val="20"/>
        </w:rPr>
        <w:t>How about case creation? Example VA triggers? What about occurrence log?</w:t>
      </w:r>
    </w:p>
  </w:comment>
  <w:comment w:initials="AT" w:author="Alvin TAN (SENTOSA)" w:date="2026-05-22T14:57:00Z" w:id="345">
    <w:p w:rsidR="00E1021D" w:rsidP="00E1021D" w:rsidRDefault="00E1021D" w14:paraId="14434FF9" w14:textId="77777777">
      <w:r>
        <w:rPr>
          <w:rStyle w:val="CommentReference"/>
        </w:rPr>
        <w:annotationRef/>
      </w:r>
      <w:r>
        <w:rPr>
          <w:sz w:val="20"/>
          <w:szCs w:val="20"/>
        </w:rPr>
        <w:t>Iframe method / embedded CMS url? Or duplicated function?</w:t>
      </w:r>
    </w:p>
  </w:comment>
  <w:comment w:initials="D(" w:author="Darren FOO (SENTOSA)" w:date="2026-05-28T13:40:00Z" w:id="351">
    <w:p w:rsidR="00F90C08" w:rsidRDefault="00F90C08" w14:paraId="1642366F" w14:textId="2DE144AE">
      <w:pPr>
        <w:pStyle w:val="CommentText"/>
      </w:pPr>
      <w:r>
        <w:rPr>
          <w:rStyle w:val="CommentReference"/>
        </w:rPr>
        <w:annotationRef/>
      </w:r>
      <w:r w:rsidRPr="17FF8E05">
        <w:t>for illustration please</w:t>
      </w:r>
    </w:p>
  </w:comment>
  <w:comment w:initials="AT" w:author="Alvin TAN (SENTOSA)" w:date="2026-05-22T15:16:00Z" w:id="361">
    <w:p w:rsidR="00E1021D" w:rsidP="00E1021D" w:rsidRDefault="00E1021D" w14:paraId="58F920AB" w14:textId="77777777">
      <w:r>
        <w:rPr>
          <w:rStyle w:val="CommentReference"/>
        </w:rPr>
        <w:annotationRef/>
      </w:r>
      <w:r>
        <w:rPr>
          <w:sz w:val="20"/>
          <w:szCs w:val="20"/>
        </w:rPr>
        <w:t>What about other IOps users? What is the category? Or moving ahead, we r gonna remove.</w:t>
      </w:r>
    </w:p>
    <w:p w:rsidR="00E1021D" w:rsidP="00E1021D" w:rsidRDefault="00E1021D" w14:paraId="686722E0" w14:textId="77777777"/>
    <w:p w:rsidR="00E1021D" w:rsidP="00E1021D" w:rsidRDefault="00E1021D" w14:paraId="30B30609" w14:textId="77777777">
      <w:r>
        <w:rPr>
          <w:sz w:val="20"/>
          <w:szCs w:val="20"/>
        </w:rPr>
        <w:t>Likewise for other TCs such as strides, tower, etc etc</w:t>
      </w:r>
    </w:p>
  </w:comment>
  <w:comment w:initials="D(" w:author="Darren FOO (SENTOSA)" w:date="2026-05-28T13:42:00Z" w:id="362">
    <w:p w:rsidR="009D0E76" w:rsidRDefault="009D0E76" w14:paraId="1EFFCB36" w14:textId="3402EFC7">
      <w:pPr>
        <w:pStyle w:val="CommentText"/>
      </w:pPr>
      <w:r>
        <w:rPr>
          <w:rStyle w:val="CommentReference"/>
        </w:rPr>
        <w:annotationRef/>
      </w:r>
      <w:r w:rsidRPr="7A2EA937">
        <w:t>to reflect within stakeholder description for users who are non SDC staff i.e. SDC TC</w:t>
      </w:r>
    </w:p>
  </w:comment>
  <w:comment w:initials="D(" w:author="Darren FOO (SENTOSA)" w:date="2026-05-28T13:44:00Z" w:id="368">
    <w:p w:rsidR="0009132F" w:rsidRDefault="0009132F" w14:paraId="4AAC8E17" w14:textId="12F0242A">
      <w:pPr>
        <w:pStyle w:val="CommentText"/>
      </w:pPr>
      <w:r>
        <w:rPr>
          <w:rStyle w:val="CommentReference"/>
        </w:rPr>
        <w:annotationRef/>
      </w:r>
      <w:r w:rsidRPr="033E9FF8">
        <w:t>This role is still TBC as it is due to be phased out when IFM launches. However, the role may evolve into a "System/Asset owner" title as not all systems/assets would be under the purview of IFM.</w:t>
      </w:r>
    </w:p>
  </w:comment>
  <w:comment w:initials="AT" w:author="Alvin TAN (SENTOSA)" w:date="2026-05-22T15:05:00Z" w:id="379">
    <w:p w:rsidR="00E1021D" w:rsidP="00E1021D" w:rsidRDefault="00E1021D" w14:paraId="643F11AF" w14:textId="5C37C603">
      <w:r>
        <w:rPr>
          <w:rStyle w:val="CommentReference"/>
        </w:rPr>
        <w:annotationRef/>
      </w:r>
      <w:r>
        <w:rPr>
          <w:sz w:val="20"/>
          <w:szCs w:val="20"/>
        </w:rPr>
        <w:t>To clarify internally with IOH… Only closed? Or incident exceeding X days, track at IOCM? So need to purposely close?</w:t>
      </w:r>
    </w:p>
  </w:comment>
  <w:comment w:initials="D(" w:author="Darren FOO (SENTOSA)" w:date="2026-05-28T13:47:00Z" w:id="380">
    <w:p w:rsidR="00C97688" w:rsidRDefault="00C97688" w14:paraId="5B6693A3" w14:textId="046C0E0D">
      <w:pPr>
        <w:pStyle w:val="CommentText"/>
      </w:pPr>
      <w:r>
        <w:rPr>
          <w:rStyle w:val="CommentReference"/>
        </w:rPr>
        <w:annotationRef/>
      </w:r>
      <w:r w:rsidRPr="0778E488">
        <w:t>Operational Process issue. To recommend auto prompt when case exceeds 2 weeks for controller to close. For OR, to decide if they want to leverage on this system to track/replace their IOCM issue register.</w:t>
      </w:r>
    </w:p>
  </w:comment>
  <w:comment w:initials="D(" w:author="Darren FOO (SENTOSA)" w:date="2026-05-28T13:48:00Z" w:id="417">
    <w:p w:rsidR="0092117C" w:rsidRDefault="0092117C" w14:paraId="306D136C" w14:textId="0196DCD6">
      <w:pPr>
        <w:pStyle w:val="CommentText"/>
      </w:pPr>
      <w:r>
        <w:rPr>
          <w:rStyle w:val="CommentReference"/>
        </w:rPr>
        <w:annotationRef/>
      </w:r>
      <w:r w:rsidRPr="6626774B">
        <w:t>what are these permissions and are they unique/exclusive?</w:t>
      </w:r>
    </w:p>
  </w:comment>
  <w:comment w:initials="D(" w:author="Darren FOO (SENTOSA)" w:date="2026-05-28T13:50:00Z" w:id="439">
    <w:p w:rsidR="0042228F" w:rsidRDefault="0042228F" w14:paraId="63EC0814" w14:textId="616342E6">
      <w:pPr>
        <w:pStyle w:val="CommentText"/>
      </w:pPr>
      <w:r>
        <w:rPr>
          <w:rStyle w:val="CommentReference"/>
        </w:rPr>
        <w:annotationRef/>
      </w:r>
      <w:r w:rsidRPr="50608B46">
        <w:t>leaning towards the latter but for a mitigation factor to be proposed/imposed on possibility of one user (DO) from creating and closing an incident without checks by the duty manager post.</w:t>
      </w:r>
    </w:p>
  </w:comment>
  <w:comment w:initials="AT" w:author="Alvin TAN (SENTOSA)" w:date="2026-05-22T15:15:00Z" w:id="442">
    <w:p w:rsidR="00E1021D" w:rsidP="00E1021D" w:rsidRDefault="00E1021D" w14:paraId="54CECF1B" w14:textId="77777777">
      <w:r>
        <w:rPr>
          <w:rStyle w:val="CommentReference"/>
        </w:rPr>
        <w:annotationRef/>
      </w:r>
      <w:r>
        <w:rPr>
          <w:sz w:val="20"/>
          <w:szCs w:val="20"/>
        </w:rPr>
        <w:t>To discuss with IOH</w:t>
      </w:r>
    </w:p>
  </w:comment>
  <w:comment w:initials="AT" w:author="Alvin TAN (SENTOSA)" w:date="2026-05-22T15:32:00Z" w:id="552">
    <w:p w:rsidR="00E1021D" w:rsidP="00E1021D" w:rsidRDefault="00E1021D" w14:paraId="33289063" w14:textId="77777777">
      <w:r>
        <w:rPr>
          <w:rStyle w:val="CommentReference"/>
        </w:rPr>
        <w:annotationRef/>
      </w:r>
      <w:r>
        <w:rPr>
          <w:sz w:val="20"/>
          <w:szCs w:val="20"/>
        </w:rPr>
        <w:t>Define operational events…</w:t>
      </w:r>
    </w:p>
  </w:comment>
  <w:comment w:initials="D(" w:author="Darren FOO (SENTOSA)" w:date="2026-05-28T13:52:00Z" w:id="553">
    <w:p w:rsidR="00486172" w:rsidRDefault="00486172" w14:paraId="526EFB57" w14:textId="67739BF6">
      <w:pPr>
        <w:pStyle w:val="CommentText"/>
      </w:pPr>
      <w:r>
        <w:rPr>
          <w:rStyle w:val="CommentReference"/>
        </w:rPr>
        <w:annotationRef/>
      </w:r>
      <w:r w:rsidRPr="73E9F66E">
        <w:t>In IOH's context, this extends to every official task requiring action by a controller and/or above.</w:t>
      </w:r>
    </w:p>
  </w:comment>
  <w:comment w:initials="D(" w:author="Darren FOO (SENTOSA)" w:date="2026-05-28T13:53:00Z" w:id="554">
    <w:p w:rsidR="007943BA" w:rsidRDefault="007943BA" w14:paraId="5733372C" w14:textId="2476CE77">
      <w:pPr>
        <w:pStyle w:val="CommentText"/>
      </w:pPr>
      <w:r>
        <w:rPr>
          <w:rStyle w:val="CommentReference"/>
        </w:rPr>
        <w:annotationRef/>
      </w:r>
      <w:r w:rsidRPr="16E73BD4">
        <w:t>How does this work in repeated VA or other sensor triggered event?</w:t>
      </w:r>
    </w:p>
  </w:comment>
  <w:comment w:initials="AT" w:author="Alvin TAN (SENTOSA)" w:date="2026-05-22T15:38:00Z" w:id="565">
    <w:p w:rsidR="00E1021D" w:rsidP="00E1021D" w:rsidRDefault="00E1021D" w14:paraId="52C7C21A" w14:textId="77777777">
      <w:r>
        <w:rPr>
          <w:rStyle w:val="CommentReference"/>
        </w:rPr>
        <w:annotationRef/>
      </w:r>
      <w:r>
        <w:rPr>
          <w:sz w:val="20"/>
          <w:szCs w:val="20"/>
        </w:rPr>
        <w:t>Is there a naming convention for Incident ID?</w:t>
      </w:r>
    </w:p>
  </w:comment>
  <w:comment w:initials="D(" w:author="Darren FOO (SENTOSA)" w:date="2026-05-28T14:01:00Z" w:id="566">
    <w:p w:rsidR="000E3DAE" w:rsidRDefault="000E3DAE" w14:paraId="5DECBDE0" w14:textId="0456A8A3">
      <w:pPr>
        <w:pStyle w:val="CommentText"/>
      </w:pPr>
      <w:r>
        <w:rPr>
          <w:rStyle w:val="CommentReference"/>
        </w:rPr>
        <w:annotationRef/>
      </w:r>
      <w:r w:rsidRPr="1914B180">
        <w:t>SEN/CI/YYYYMMDD/001, SEN/IR/YYYYMMDD/001, SEN/FR/YYYYMMDD/001</w:t>
      </w:r>
    </w:p>
  </w:comment>
  <w:comment w:initials="AT" w:author="Alvin TAN (SENTOSA)" w:date="2026-05-22T15:59:00Z" w:id="663">
    <w:p w:rsidR="00CD270B" w:rsidP="00CD270B" w:rsidRDefault="00CD270B" w14:paraId="6693010E" w14:textId="77777777">
      <w:r>
        <w:rPr>
          <w:rStyle w:val="CommentReference"/>
        </w:rPr>
        <w:annotationRef/>
      </w:r>
      <w:r>
        <w:rPr>
          <w:sz w:val="20"/>
          <w:szCs w:val="20"/>
        </w:rPr>
        <w:t>Should the CMMS process follow its own workflow / “path”?</w:t>
      </w:r>
    </w:p>
  </w:comment>
  <w:comment w:initials="AT" w:author="Alvin TAN (SENTOSA)" w:date="2026-05-22T16:01:00Z" w:id="675">
    <w:p w:rsidR="00177E96" w:rsidP="00177E96" w:rsidRDefault="00177E96" w14:paraId="2735D493" w14:textId="77777777">
      <w:r>
        <w:rPr>
          <w:rStyle w:val="CommentReference"/>
        </w:rPr>
        <w:annotationRef/>
      </w:r>
      <w:r>
        <w:rPr>
          <w:sz w:val="20"/>
          <w:szCs w:val="20"/>
        </w:rPr>
        <w:t>TBC with IOH</w:t>
      </w:r>
    </w:p>
  </w:comment>
  <w:comment w:initials="AT" w:author="Alvin TAN (SENTOSA)" w:date="2026-05-22T15:39:00Z" w:id="703">
    <w:p w:rsidR="00632746" w:rsidP="00E1021D" w:rsidRDefault="00632746" w14:paraId="462C1A24" w14:textId="14997EB2">
      <w:r>
        <w:rPr>
          <w:rStyle w:val="CommentReference"/>
        </w:rPr>
        <w:annotationRef/>
      </w:r>
      <w:r>
        <w:rPr>
          <w:sz w:val="20"/>
          <w:szCs w:val="20"/>
        </w:rPr>
        <w:t>Case ID or Incident ID?</w:t>
      </w:r>
    </w:p>
  </w:comment>
  <w:comment w:initials="AT" w:author="Alvin TAN (SENTOSA)" w:date="2026-05-28T09:20:00Z" w:id="743">
    <w:p w:rsidR="00E26A46" w:rsidP="00E26A46" w:rsidRDefault="00E26A46" w14:paraId="2FA2D2F2" w14:textId="77777777">
      <w:pPr>
        <w:pStyle w:val="CommentText"/>
      </w:pPr>
      <w:r>
        <w:rPr>
          <w:rStyle w:val="CommentReference"/>
        </w:rPr>
        <w:annotationRef/>
      </w:r>
      <w:r>
        <w:t>Can enable pin drop? Use case - sea rescue to allow BPO to drop pin of the location.. For trending purpose of “hotspots”</w:t>
      </w:r>
    </w:p>
  </w:comment>
  <w:comment w:initials="AT" w:author="Alvin TAN (SENTOSA)" w:date="2026-05-25T09:46:00Z" w:id="789">
    <w:p w:rsidR="00B44D12" w:rsidP="00B44D12" w:rsidRDefault="00B44D12" w14:paraId="618D1AAE" w14:textId="7D4FA9E1">
      <w:r>
        <w:rPr>
          <w:rStyle w:val="CommentReference"/>
        </w:rPr>
        <w:annotationRef/>
      </w:r>
      <w:r>
        <w:rPr>
          <w:sz w:val="20"/>
          <w:szCs w:val="20"/>
        </w:rPr>
        <w:t>Live (Completed) and Pending Review, what is the action required to change the step?</w:t>
      </w:r>
    </w:p>
  </w:comment>
  <w:comment w:initials="AT" w:author="Alvin TAN (SENTOSA)" w:date="2026-05-25T09:50:00Z" w:id="790">
    <w:p w:rsidR="000D26D3" w:rsidP="000D26D3" w:rsidRDefault="000D26D3" w14:paraId="5DD7313A" w14:textId="77777777">
      <w:r>
        <w:rPr>
          <w:rStyle w:val="CommentReference"/>
        </w:rPr>
        <w:annotationRef/>
      </w:r>
      <w:r>
        <w:rPr>
          <w:sz w:val="20"/>
          <w:szCs w:val="20"/>
        </w:rPr>
        <w:t>When duty manager return the incident, is there any text field for him / her to provide the info for amendments to be made?</w:t>
      </w:r>
    </w:p>
    <w:p w:rsidR="000D26D3" w:rsidP="000D26D3" w:rsidRDefault="000D26D3" w14:paraId="23886699" w14:textId="77777777"/>
    <w:p w:rsidR="000D26D3" w:rsidP="000D26D3" w:rsidRDefault="000D26D3" w14:paraId="2BBEB65F" w14:textId="77777777">
      <w:r>
        <w:rPr>
          <w:sz w:val="20"/>
          <w:szCs w:val="20"/>
        </w:rPr>
        <w:t>Can the duty manager edit the incident fields and make the necessary changes by himself and approve it?</w:t>
      </w:r>
    </w:p>
  </w:comment>
  <w:comment w:initials="AT" w:author="Alvin TAN (SENTOSA)" w:date="2026-05-25T09:54:00Z" w:id="793">
    <w:p w:rsidR="004D42DC" w:rsidP="004D42DC" w:rsidRDefault="004D42DC" w14:paraId="53037828" w14:textId="77777777">
      <w:r>
        <w:rPr>
          <w:rStyle w:val="CommentReference"/>
        </w:rPr>
        <w:annotationRef/>
      </w:r>
      <w:r>
        <w:rPr>
          <w:sz w:val="20"/>
          <w:szCs w:val="20"/>
        </w:rPr>
        <w:t>Can the controllers change the status to Live (Acknowledged) and etc? Controllers may be doing the backend editing while responders are responding on site</w:t>
      </w:r>
    </w:p>
  </w:comment>
  <w:comment w:initials="AT" w:author="Alvin TAN (SENTOSA)" w:date="2026-05-25T10:01:00Z" w:id="821">
    <w:p w:rsidR="00B85AB9" w:rsidP="00B85AB9" w:rsidRDefault="00B85AB9" w14:paraId="27D9E9A7" w14:textId="77777777">
      <w:r>
        <w:rPr>
          <w:rStyle w:val="CommentReference"/>
        </w:rPr>
        <w:annotationRef/>
      </w:r>
      <w:r>
        <w:rPr>
          <w:sz w:val="20"/>
          <w:szCs w:val="20"/>
        </w:rPr>
        <w:t>Can controllers be the one to update the milestone status?</w:t>
      </w:r>
    </w:p>
  </w:comment>
  <w:comment w:initials="SFW" w:author="Shin Feng WONG" w:date="2026-06-04T16:07:00Z" w:id="825">
    <w:p w:rsidR="00AE2ACA" w:rsidP="00AE2ACA" w:rsidRDefault="00AE2ACA" w14:paraId="45484767" w14:textId="77777777">
      <w:r>
        <w:rPr>
          <w:rStyle w:val="CommentReference"/>
        </w:rPr>
        <w:annotationRef/>
      </w:r>
      <w:r>
        <w:rPr>
          <w:sz w:val="20"/>
          <w:szCs w:val="20"/>
        </w:rPr>
        <w:t>Support operational response tracking</w:t>
      </w:r>
    </w:p>
  </w:comment>
  <w:comment w:initials="AT" w:author="Alvin TAN (SENTOSA)" w:date="2026-05-25T10:02:00Z" w:id="878">
    <w:p w:rsidR="005B28A3" w:rsidP="005B28A3" w:rsidRDefault="00B223C1" w14:paraId="101AD182" w14:textId="77777777">
      <w:r>
        <w:rPr>
          <w:rStyle w:val="CommentReference"/>
        </w:rPr>
        <w:annotationRef/>
      </w:r>
      <w:r w:rsidR="005B28A3">
        <w:rPr>
          <w:sz w:val="20"/>
          <w:szCs w:val="20"/>
        </w:rPr>
        <w:t>What is this activity logging? What is the text field / parameters allowed to responders?</w:t>
      </w:r>
    </w:p>
    <w:p w:rsidR="005B28A3" w:rsidP="005B28A3" w:rsidRDefault="005B28A3" w14:paraId="6FE416AE" w14:textId="77777777"/>
    <w:p w:rsidR="005B28A3" w:rsidP="005B28A3" w:rsidRDefault="005B28A3" w14:paraId="60238F73" w14:textId="77777777">
      <w:r>
        <w:rPr>
          <w:sz w:val="20"/>
          <w:szCs w:val="20"/>
        </w:rPr>
        <w:t>If it’s free text and there is a typo, how can we correct this error?</w:t>
      </w:r>
    </w:p>
  </w:comment>
  <w:comment w:initials="AT" w:author="Alvin TAN (SENTOSA)" w:date="2026-05-25T10:10:00Z" w:id="893">
    <w:p w:rsidR="003F4789" w:rsidP="003F4789" w:rsidRDefault="00CD2A1E" w14:paraId="08BB84A7" w14:textId="77777777">
      <w:r>
        <w:rPr>
          <w:rStyle w:val="CommentReference"/>
        </w:rPr>
        <w:annotationRef/>
      </w:r>
      <w:r w:rsidR="003F4789">
        <w:rPr>
          <w:sz w:val="20"/>
          <w:szCs w:val="20"/>
        </w:rPr>
        <w:t>Double check with IOH.. consideration such as broadcast group</w:t>
      </w:r>
    </w:p>
  </w:comment>
  <w:comment w:initials="AT" w:author="Alvin TAN (SENTOSA)" w:date="2026-05-25T10:13:00Z" w:id="900">
    <w:p w:rsidR="00207AB8" w:rsidP="00207AB8" w:rsidRDefault="00207AB8" w14:paraId="3D036A3A" w14:textId="77777777">
      <w:r>
        <w:rPr>
          <w:rStyle w:val="CommentReference"/>
        </w:rPr>
        <w:annotationRef/>
      </w:r>
      <w:r>
        <w:rPr>
          <w:sz w:val="20"/>
          <w:szCs w:val="20"/>
        </w:rPr>
        <w:t>Double check with IOH on this feature</w:t>
      </w:r>
    </w:p>
  </w:comment>
  <w:comment w:initials="AT" w:author="Alvin TAN (SENTOSA)" w:date="2026-05-25T10:15:00Z" w:id="903">
    <w:p w:rsidR="00B002E7" w:rsidP="00B002E7" w:rsidRDefault="00B002E7" w14:paraId="17422CEC" w14:textId="77777777">
      <w:r>
        <w:rPr>
          <w:rStyle w:val="CommentReference"/>
        </w:rPr>
        <w:annotationRef/>
      </w:r>
      <w:r>
        <w:rPr>
          <w:sz w:val="20"/>
          <w:szCs w:val="20"/>
        </w:rPr>
        <w:t>TBC if staff app should be integrated through CMS or IFM CMMS</w:t>
      </w:r>
    </w:p>
  </w:comment>
  <w:comment w:initials="AT" w:author="Alvin TAN (SENTOSA)" w:date="2026-05-25T10:15:00Z" w:id="1093">
    <w:p w:rsidR="00394987" w:rsidP="00B002E7" w:rsidRDefault="00394987" w14:paraId="75621909" w14:textId="77777777">
      <w:r>
        <w:rPr>
          <w:rStyle w:val="CommentReference"/>
        </w:rPr>
        <w:annotationRef/>
      </w:r>
      <w:r>
        <w:rPr>
          <w:sz w:val="20"/>
          <w:szCs w:val="20"/>
        </w:rPr>
        <w:t>TBC if staff app should be integrated through CMS or IFM CMMS</w:t>
      </w:r>
    </w:p>
  </w:comment>
  <w:comment w:initials="AT" w:author="Alvin TAN (SENTOSA)" w:date="2026-05-25T10:27:00Z" w:id="1114">
    <w:p w:rsidR="00D73A03" w:rsidP="00D73A03" w:rsidRDefault="00D73A03" w14:paraId="5311E97A" w14:textId="77777777">
      <w:r>
        <w:rPr>
          <w:rStyle w:val="CommentReference"/>
        </w:rPr>
        <w:annotationRef/>
      </w:r>
      <w:r>
        <w:rPr>
          <w:sz w:val="20"/>
          <w:szCs w:val="20"/>
        </w:rPr>
        <w:t>What is this case lifecycle? Who has control and what are the editables?</w:t>
      </w:r>
    </w:p>
  </w:comment>
  <w:comment w:initials="AT" w:author="Alvin TAN (SENTOSA)" w:date="2026-05-26T09:20:00Z" w:id="1181">
    <w:p w:rsidR="00BA19E4" w:rsidP="00BA19E4" w:rsidRDefault="00BA19E4" w14:paraId="6EB4D05E" w14:textId="77777777">
      <w:pPr>
        <w:pStyle w:val="CommentText"/>
      </w:pPr>
      <w:r>
        <w:rPr>
          <w:rStyle w:val="CommentReference"/>
        </w:rPr>
        <w:annotationRef/>
      </w:r>
      <w:r>
        <w:t>App notification? Email notification? Can it be a group assignment?</w:t>
      </w:r>
    </w:p>
  </w:comment>
  <w:comment w:initials="AT" w:author="Alvin TAN (SENTOSA)" w:date="2026-05-26T09:21:00Z" w:id="1185">
    <w:p w:rsidR="006B24F9" w:rsidP="006B24F9" w:rsidRDefault="006B24F9" w14:paraId="2B653A0F" w14:textId="77777777">
      <w:pPr>
        <w:pStyle w:val="CommentText"/>
      </w:pPr>
      <w:r>
        <w:rPr>
          <w:rStyle w:val="CommentReference"/>
        </w:rPr>
        <w:annotationRef/>
      </w:r>
      <w:r>
        <w:t>What are the scenario whereby a case can be considered closed with uncomplete the assigned task?</w:t>
      </w:r>
    </w:p>
  </w:comment>
  <w:comment w:initials="AT" w:author="Alvin TAN (SENTOSA)" w:date="2026-05-26T09:27:00Z" w:id="1332">
    <w:p w:rsidR="009A0809" w:rsidP="009C7B11" w:rsidRDefault="009A0809" w14:paraId="08895449" w14:textId="77777777">
      <w:pPr>
        <w:pStyle w:val="CommentText"/>
      </w:pPr>
      <w:r>
        <w:rPr>
          <w:rStyle w:val="CommentReference"/>
        </w:rPr>
        <w:annotationRef/>
      </w:r>
      <w:r>
        <w:t>Can we include the ability to upload images / file? E.g. fire drills whereby IDM do capture on-site photo.. Can / should it be uploaded?</w:t>
      </w:r>
    </w:p>
  </w:comment>
  <w:comment w:initials="AT" w:author="Alvin TAN (SENTOSA)" w:date="2026-05-26T09:31:00Z" w:id="1347">
    <w:p w:rsidR="00D86F0A" w:rsidP="00D86F0A" w:rsidRDefault="00D86F0A" w14:paraId="2579E194" w14:textId="77777777">
      <w:pPr>
        <w:pStyle w:val="CommentText"/>
      </w:pPr>
      <w:r>
        <w:rPr>
          <w:rStyle w:val="CommentReference"/>
        </w:rPr>
        <w:annotationRef/>
      </w:r>
      <w:r>
        <w:t>Access rights for occurrence log, not stated in the access right matrix</w:t>
      </w:r>
    </w:p>
  </w:comment>
  <w:comment w:initials="AT" w:author="Alvin TAN (SENTOSA)" w:date="2026-05-26T09:32:00Z" w:id="1351">
    <w:p w:rsidR="00E207CE" w:rsidP="00E207CE" w:rsidRDefault="00E207CE" w14:paraId="2B1B0F5B" w14:textId="77777777">
      <w:pPr>
        <w:pStyle w:val="CommentText"/>
      </w:pPr>
      <w:r>
        <w:rPr>
          <w:rStyle w:val="CommentReference"/>
        </w:rPr>
        <w:annotationRef/>
      </w:r>
      <w:r>
        <w:t xml:space="preserve">What if human error in the info entered? </w:t>
      </w:r>
    </w:p>
  </w:comment>
  <w:comment w:initials="AT" w:author="Alvin TAN (SENTOSA)" w:date="2026-05-26T09:36:00Z" w:id="1364">
    <w:p w:rsidR="00754E23" w:rsidP="00754E23" w:rsidRDefault="00754E23" w14:paraId="677A7B72" w14:textId="77777777">
      <w:pPr>
        <w:pStyle w:val="CommentText"/>
      </w:pPr>
      <w:r>
        <w:rPr>
          <w:rStyle w:val="CommentReference"/>
        </w:rPr>
        <w:annotationRef/>
      </w:r>
      <w:r>
        <w:t>Do we do broadcast of exercises? E.g. “exercise exercise exericse ABCDEFGHIJK 12345678”?</w:t>
      </w:r>
    </w:p>
  </w:comment>
  <w:comment w:initials="AT" w:author="Alvin TAN (SENTOSA)" w:date="2026-05-26T09:37:00Z" w:id="1390">
    <w:p w:rsidR="00563BD1" w:rsidP="00563BD1" w:rsidRDefault="00563BD1" w14:paraId="79F1784A" w14:textId="77777777">
      <w:pPr>
        <w:pStyle w:val="CommentText"/>
      </w:pPr>
      <w:r>
        <w:rPr>
          <w:rStyle w:val="CommentReference"/>
        </w:rPr>
        <w:annotationRef/>
      </w:r>
      <w:r>
        <w:t>TBC on this</w:t>
      </w:r>
    </w:p>
  </w:comment>
  <w:comment w:initials="AT" w:author="Alvin TAN (SENTOSA)" w:date="2026-05-26T09:39:00Z" w:id="1395">
    <w:p w:rsidR="006E3FCA" w:rsidP="006E3FCA" w:rsidRDefault="006E3FCA" w14:paraId="5A7A3392" w14:textId="77777777">
      <w:pPr>
        <w:pStyle w:val="CommentText"/>
      </w:pPr>
      <w:r>
        <w:rPr>
          <w:rStyle w:val="CommentReference"/>
        </w:rPr>
        <w:annotationRef/>
      </w:r>
      <w:r>
        <w:t>How to exclude? Is it a “exclude” toggle button? Or by default, pre-defined parameters are excluded?</w:t>
      </w:r>
    </w:p>
  </w:comment>
  <w:comment w:initials="AT" w:author="Alvin TAN (SENTOSA)" w:date="2026-05-26T09:37:00Z" w:id="1474">
    <w:p w:rsidR="00974DC9" w:rsidP="00563BD1" w:rsidRDefault="00974DC9" w14:paraId="4669F111" w14:textId="77777777">
      <w:pPr>
        <w:pStyle w:val="CommentText"/>
      </w:pPr>
      <w:r>
        <w:rPr>
          <w:rStyle w:val="CommentReference"/>
        </w:rPr>
        <w:annotationRef/>
      </w:r>
      <w:r>
        <w:t>TBC on this</w:t>
      </w:r>
    </w:p>
  </w:comment>
  <w:comment w:initials="AT" w:author="Alvin TAN (SENTOSA)" w:date="2026-05-26T14:46:00Z" w:id="1540">
    <w:p w:rsidR="0088481B" w:rsidP="0088481B" w:rsidRDefault="0088481B" w14:paraId="6B2D5853" w14:textId="77777777">
      <w:pPr>
        <w:pStyle w:val="CommentText"/>
      </w:pPr>
      <w:r>
        <w:rPr>
          <w:rStyle w:val="CommentReference"/>
        </w:rPr>
        <w:annotationRef/>
      </w:r>
      <w:r>
        <w:t>When do we have to confirm this?</w:t>
      </w:r>
    </w:p>
  </w:comment>
  <w:comment w:initials="AT" w:author="Alvin TAN (SENTOSA)" w:date="2026-05-26T14:45:00Z" w:id="1543">
    <w:p w:rsidR="00161547" w:rsidP="00161547" w:rsidRDefault="00161547" w14:paraId="1B06EDA9" w14:textId="77777777">
      <w:pPr>
        <w:pStyle w:val="CommentText"/>
      </w:pPr>
      <w:r>
        <w:rPr>
          <w:rStyle w:val="CommentReference"/>
        </w:rPr>
        <w:annotationRef/>
      </w:r>
      <w:r>
        <w:t>Export in what format? Any sample?</w:t>
      </w:r>
    </w:p>
  </w:comment>
  <w:comment w:initials="AT" w:author="Alvin TAN (SENTOSA)" w:date="2026-05-26T09:48:00Z" w:id="1547">
    <w:p w:rsidR="00A25EB7" w:rsidP="00A25EB7" w:rsidRDefault="00A25EB7" w14:paraId="4A0CD914" w14:textId="4A89B143">
      <w:pPr>
        <w:pStyle w:val="CommentText"/>
      </w:pPr>
      <w:r>
        <w:rPr>
          <w:rStyle w:val="CommentReference"/>
        </w:rPr>
        <w:annotationRef/>
      </w:r>
      <w:r>
        <w:t>No in-built analytic funct? Trending, filter? Past 7 days trend?</w:t>
      </w:r>
    </w:p>
  </w:comment>
  <w:comment w:initials="AT" w:author="Alvin TAN (SENTOSA)" w:date="2026-05-26T14:47:00Z" w:id="1551">
    <w:p w:rsidR="001A22D5" w:rsidP="001A22D5" w:rsidRDefault="001A22D5" w14:paraId="7FECB7A0" w14:textId="77777777">
      <w:pPr>
        <w:pStyle w:val="CommentText"/>
      </w:pPr>
      <w:r>
        <w:rPr>
          <w:rStyle w:val="CommentReference"/>
        </w:rPr>
        <w:annotationRef/>
      </w:r>
      <w:r>
        <w:t>Routing rules for Incident is configurable by Admin? What are the parameters?</w:t>
      </w:r>
    </w:p>
  </w:comment>
  <w:comment w:initials="AT" w:author="Alvin TAN (SENTOSA)" w:date="2026-05-26T09:51:00Z" w:id="1554">
    <w:p w:rsidR="000809F5" w:rsidP="000809F5" w:rsidRDefault="000809F5" w14:paraId="327DF5F3" w14:textId="122C38B4">
      <w:pPr>
        <w:pStyle w:val="CommentText"/>
      </w:pPr>
      <w:r>
        <w:rPr>
          <w:rStyle w:val="CommentReference"/>
        </w:rPr>
        <w:annotationRef/>
      </w:r>
      <w:r>
        <w:t>Does the deactivated account takes up a license? Or its based on concurrent user?</w:t>
      </w:r>
    </w:p>
  </w:comment>
  <w:comment w:initials="AT" w:author="Alvin TAN (SENTOSA)" w:date="2026-05-26T11:06:00Z" w:id="1555">
    <w:p w:rsidR="00A85166" w:rsidP="00A85166" w:rsidRDefault="00A85166" w14:paraId="076E236C" w14:textId="77777777">
      <w:pPr>
        <w:pStyle w:val="CommentText"/>
      </w:pPr>
      <w:r>
        <w:rPr>
          <w:rStyle w:val="CommentReference"/>
        </w:rPr>
        <w:annotationRef/>
      </w:r>
      <w:r>
        <w:t>What happens if a user with deactivated account logs in via WOG SSO? Will his account revert back to active?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7B61D4" w15:done="0"/>
  <w15:commentEx w15:paraId="1E6C0CAB" w15:paraIdParent="7D7B61D4" w15:done="0"/>
  <w15:commentEx w15:paraId="460B8E49" w15:done="0"/>
  <w15:commentEx w15:paraId="3FF4C710" w15:done="0"/>
  <w15:commentEx w15:paraId="34DF40B8" w15:paraIdParent="3FF4C710" w15:done="0"/>
  <w15:commentEx w15:paraId="70E5A916" w15:done="0"/>
  <w15:commentEx w15:paraId="465D8CCD" w15:done="0"/>
  <w15:commentEx w15:paraId="727282B5" w15:paraIdParent="465D8CCD" w15:done="0"/>
  <w15:commentEx w15:paraId="1FFD8D83" w15:done="0"/>
  <w15:commentEx w15:paraId="7434602A" w15:done="0"/>
  <w15:commentEx w15:paraId="26AE6BE5" w15:done="0"/>
  <w15:commentEx w15:paraId="5CE0E4A0" w15:done="0"/>
  <w15:commentEx w15:paraId="7E78EB5F" w15:done="0"/>
  <w15:commentEx w15:paraId="68406539" w15:paraIdParent="7E78EB5F" w15:done="0"/>
  <w15:commentEx w15:paraId="6F2925B2" w15:done="0"/>
  <w15:commentEx w15:paraId="23BD7CD8" w15:done="0"/>
  <w15:commentEx w15:paraId="79FB7881" w15:done="0"/>
  <w15:commentEx w15:paraId="4AB3C6E4" w15:done="0"/>
  <w15:commentEx w15:paraId="43517D0F" w15:done="0"/>
  <w15:commentEx w15:paraId="6CF9FEA3" w15:done="0"/>
  <w15:commentEx w15:paraId="70BE2BCA" w15:paraIdParent="6CF9FEA3" w15:done="0"/>
  <w15:commentEx w15:paraId="7E622697" w15:done="0"/>
  <w15:commentEx w15:paraId="14434FF9" w15:done="0"/>
  <w15:commentEx w15:paraId="1642366F" w15:done="0"/>
  <w15:commentEx w15:paraId="30B30609" w15:done="0"/>
  <w15:commentEx w15:paraId="1EFFCB36" w15:paraIdParent="30B30609" w15:done="0"/>
  <w15:commentEx w15:paraId="4AAC8E17" w15:done="0"/>
  <w15:commentEx w15:paraId="643F11AF" w15:done="0"/>
  <w15:commentEx w15:paraId="5B6693A3" w15:paraIdParent="643F11AF" w15:done="0"/>
  <w15:commentEx w15:paraId="306D136C" w15:done="0"/>
  <w15:commentEx w15:paraId="63EC0814" w15:done="0"/>
  <w15:commentEx w15:paraId="54CECF1B" w15:done="0"/>
  <w15:commentEx w15:paraId="33289063" w15:done="0"/>
  <w15:commentEx w15:paraId="526EFB57" w15:paraIdParent="33289063" w15:done="0"/>
  <w15:commentEx w15:paraId="5733372C" w15:done="0"/>
  <w15:commentEx w15:paraId="52C7C21A" w15:done="0"/>
  <w15:commentEx w15:paraId="5DECBDE0" w15:paraIdParent="52C7C21A" w15:done="0"/>
  <w15:commentEx w15:paraId="6693010E" w15:done="0"/>
  <w15:commentEx w15:paraId="2735D493" w15:done="0"/>
  <w15:commentEx w15:paraId="462C1A24" w15:done="0"/>
  <w15:commentEx w15:paraId="2FA2D2F2" w15:done="0"/>
  <w15:commentEx w15:paraId="618D1AAE" w15:done="0"/>
  <w15:commentEx w15:paraId="2BBEB65F" w15:done="0"/>
  <w15:commentEx w15:paraId="53037828" w15:done="0"/>
  <w15:commentEx w15:paraId="27D9E9A7" w15:done="0"/>
  <w15:commentEx w15:paraId="45484767" w15:done="0"/>
  <w15:commentEx w15:paraId="60238F73" w15:done="0"/>
  <w15:commentEx w15:paraId="08BB84A7" w15:done="0"/>
  <w15:commentEx w15:paraId="3D036A3A" w15:done="0"/>
  <w15:commentEx w15:paraId="17422CEC" w15:done="0"/>
  <w15:commentEx w15:paraId="75621909" w15:done="0"/>
  <w15:commentEx w15:paraId="5311E97A" w15:done="0"/>
  <w15:commentEx w15:paraId="6EB4D05E" w15:done="0"/>
  <w15:commentEx w15:paraId="2B653A0F" w15:done="0"/>
  <w15:commentEx w15:paraId="08895449" w15:done="0"/>
  <w15:commentEx w15:paraId="2579E194" w15:done="0"/>
  <w15:commentEx w15:paraId="2B1B0F5B" w15:done="0"/>
  <w15:commentEx w15:paraId="677A7B72" w15:done="0"/>
  <w15:commentEx w15:paraId="79F1784A" w15:done="0"/>
  <w15:commentEx w15:paraId="5A7A3392" w15:done="0"/>
  <w15:commentEx w15:paraId="4669F111" w15:done="0"/>
  <w15:commentEx w15:paraId="6B2D5853" w15:done="0"/>
  <w15:commentEx w15:paraId="1B06EDA9" w15:done="0"/>
  <w15:commentEx w15:paraId="4A0CD914" w15:done="0"/>
  <w15:commentEx w15:paraId="7FECB7A0" w15:done="0"/>
  <w15:commentEx w15:paraId="327DF5F3" w15:done="0"/>
  <w15:commentEx w15:paraId="076E23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19C3C" w16cex:dateUtc="2026-05-22T06:18:00Z"/>
  <w16cex:commentExtensible w16cex:durableId="202FEF75" w16cex:dateUtc="2026-05-28T05:16:00Z"/>
  <w16cex:commentExtensible w16cex:durableId="445E5C31" w16cex:dateUtc="2026-05-28T06:13:00Z"/>
  <w16cex:commentExtensible w16cex:durableId="056D2D0C" w16cex:dateUtc="2026-05-22T06:19:00Z"/>
  <w16cex:commentExtensible w16cex:durableId="09E26EF4" w16cex:dateUtc="2026-05-28T06:16:00Z"/>
  <w16cex:commentExtensible w16cex:durableId="653BA033" w16cex:dateUtc="2026-05-22T06:21:00Z"/>
  <w16cex:commentExtensible w16cex:durableId="17FC9388" w16cex:dateUtc="2026-05-22T06:35:00Z"/>
  <w16cex:commentExtensible w16cex:durableId="0DBCB99A" w16cex:dateUtc="2026-05-28T05:24:00Z"/>
  <w16cex:commentExtensible w16cex:durableId="05D463A4" w16cex:dateUtc="2026-05-28T05:19:00Z"/>
  <w16cex:commentExtensible w16cex:durableId="4B49A4D8" w16cex:dateUtc="2026-05-22T06:43:00Z"/>
  <w16cex:commentExtensible w16cex:durableId="3FE0C327" w16cex:dateUtc="2026-05-22T06:26:00Z"/>
  <w16cex:commentExtensible w16cex:durableId="22B83518" w16cex:dateUtc="2026-05-22T06:46:00Z"/>
  <w16cex:commentExtensible w16cex:durableId="43C497D2" w16cex:dateUtc="2026-05-22T06:47:00Z"/>
  <w16cex:commentExtensible w16cex:durableId="38220DF0" w16cex:dateUtc="2026-05-28T05:22:00Z"/>
  <w16cex:commentExtensible w16cex:durableId="71E42EE6" w16cex:dateUtc="2026-05-22T06:49:00Z"/>
  <w16cex:commentExtensible w16cex:durableId="37726FB2" w16cex:dateUtc="2026-05-28T05:27:00Z"/>
  <w16cex:commentExtensible w16cex:durableId="593398F8" w16cex:dateUtc="2026-05-28T05:25:00Z"/>
  <w16cex:commentExtensible w16cex:durableId="374A76F6" w16cex:dateUtc="2026-05-28T05:29:00Z"/>
  <w16cex:commentExtensible w16cex:durableId="75F84B42" w16cex:dateUtc="2026-05-28T05:33:00Z"/>
  <w16cex:commentExtensible w16cex:durableId="276C4038" w16cex:dateUtc="2026-05-22T06:52:00Z"/>
  <w16cex:commentExtensible w16cex:durableId="47710889" w16cex:dateUtc="2026-05-28T05:39:00Z"/>
  <w16cex:commentExtensible w16cex:durableId="4C1A2C33" w16cex:dateUtc="2026-05-22T06:55:00Z"/>
  <w16cex:commentExtensible w16cex:durableId="4B800843" w16cex:dateUtc="2026-05-22T06:57:00Z"/>
  <w16cex:commentExtensible w16cex:durableId="32DFC9D2" w16cex:dateUtc="2026-05-28T05:40:00Z"/>
  <w16cex:commentExtensible w16cex:durableId="14542258" w16cex:dateUtc="2026-05-22T07:16:00Z"/>
  <w16cex:commentExtensible w16cex:durableId="014384BC" w16cex:dateUtc="2026-05-28T05:42:00Z"/>
  <w16cex:commentExtensible w16cex:durableId="64DAAF8B" w16cex:dateUtc="2026-05-28T05:44:00Z"/>
  <w16cex:commentExtensible w16cex:durableId="24A7C4B7" w16cex:dateUtc="2026-05-22T07:05:00Z"/>
  <w16cex:commentExtensible w16cex:durableId="0E5DDE8F" w16cex:dateUtc="2026-05-28T05:47:00Z"/>
  <w16cex:commentExtensible w16cex:durableId="059CB56A" w16cex:dateUtc="2026-05-28T05:48:00Z"/>
  <w16cex:commentExtensible w16cex:durableId="56336B94" w16cex:dateUtc="2026-05-28T05:50:00Z"/>
  <w16cex:commentExtensible w16cex:durableId="08DA9039" w16cex:dateUtc="2026-05-22T07:15:00Z"/>
  <w16cex:commentExtensible w16cex:durableId="7F77C4F6" w16cex:dateUtc="2026-05-22T07:32:00Z"/>
  <w16cex:commentExtensible w16cex:durableId="6040350F" w16cex:dateUtc="2026-05-28T05:52:00Z"/>
  <w16cex:commentExtensible w16cex:durableId="4D4B304C" w16cex:dateUtc="2026-05-28T05:53:00Z"/>
  <w16cex:commentExtensible w16cex:durableId="0EF54764" w16cex:dateUtc="2026-05-22T07:38:00Z"/>
  <w16cex:commentExtensible w16cex:durableId="5F7C9FD6" w16cex:dateUtc="2026-05-28T06:01:00Z"/>
  <w16cex:commentExtensible w16cex:durableId="326D22A6" w16cex:dateUtc="2026-05-22T07:59:00Z"/>
  <w16cex:commentExtensible w16cex:durableId="05E5352D" w16cex:dateUtc="2026-05-22T08:01:00Z"/>
  <w16cex:commentExtensible w16cex:durableId="54C7AD90" w16cex:dateUtc="2026-05-22T07:39:00Z"/>
  <w16cex:commentExtensible w16cex:durableId="7D7606A1" w16cex:dateUtc="2026-05-28T01:20:00Z"/>
  <w16cex:commentExtensible w16cex:durableId="519E6217" w16cex:dateUtc="2026-05-25T01:46:00Z"/>
  <w16cex:commentExtensible w16cex:durableId="663D61F4" w16cex:dateUtc="2026-05-25T01:50:00Z"/>
  <w16cex:commentExtensible w16cex:durableId="62FD3374" w16cex:dateUtc="2026-05-25T01:54:00Z"/>
  <w16cex:commentExtensible w16cex:durableId="0CD4B325" w16cex:dateUtc="2026-05-25T02:01:00Z"/>
  <w16cex:commentExtensible w16cex:durableId="19C11A51" w16cex:dateUtc="2026-06-04T08:07:00Z"/>
  <w16cex:commentExtensible w16cex:durableId="4F54D37B" w16cex:dateUtc="2026-05-25T02:02:00Z"/>
  <w16cex:commentExtensible w16cex:durableId="00CC237E" w16cex:dateUtc="2026-05-25T02:10:00Z"/>
  <w16cex:commentExtensible w16cex:durableId="1ACCC6D2" w16cex:dateUtc="2026-05-25T02:13:00Z"/>
  <w16cex:commentExtensible w16cex:durableId="0D2190CC" w16cex:dateUtc="2026-05-25T02:15:00Z"/>
  <w16cex:commentExtensible w16cex:durableId="6C0E0CB8" w16cex:dateUtc="2026-05-25T02:15:00Z"/>
  <w16cex:commentExtensible w16cex:durableId="34187261" w16cex:dateUtc="2026-05-25T02:27:00Z"/>
  <w16cex:commentExtensible w16cex:durableId="69BBD3E0" w16cex:dateUtc="2026-05-26T01:20:00Z"/>
  <w16cex:commentExtensible w16cex:durableId="00D19B4F" w16cex:dateUtc="2026-05-26T01:21:00Z"/>
  <w16cex:commentExtensible w16cex:durableId="34CD2D3C" w16cex:dateUtc="2026-05-26T01:27:00Z"/>
  <w16cex:commentExtensible w16cex:durableId="0D22B2A4" w16cex:dateUtc="2026-05-26T01:31:00Z"/>
  <w16cex:commentExtensible w16cex:durableId="1479C6BC" w16cex:dateUtc="2026-05-26T01:32:00Z"/>
  <w16cex:commentExtensible w16cex:durableId="6F98DD12" w16cex:dateUtc="2026-05-26T01:36:00Z"/>
  <w16cex:commentExtensible w16cex:durableId="239C691B" w16cex:dateUtc="2026-05-26T01:37:00Z"/>
  <w16cex:commentExtensible w16cex:durableId="777E7D50" w16cex:dateUtc="2026-05-26T01:39:00Z"/>
  <w16cex:commentExtensible w16cex:durableId="5DBB2F48" w16cex:dateUtc="2026-05-26T01:37:00Z"/>
  <w16cex:commentExtensible w16cex:durableId="7D2E897B" w16cex:dateUtc="2026-05-26T06:46:00Z"/>
  <w16cex:commentExtensible w16cex:durableId="1DB8E6B5" w16cex:dateUtc="2026-05-26T06:45:00Z"/>
  <w16cex:commentExtensible w16cex:durableId="57C40CF1" w16cex:dateUtc="2026-05-26T01:48:00Z"/>
  <w16cex:commentExtensible w16cex:durableId="4828E776" w16cex:dateUtc="2026-05-26T06:47:00Z"/>
  <w16cex:commentExtensible w16cex:durableId="49EEF061" w16cex:dateUtc="2026-05-26T01:51:00Z"/>
  <w16cex:commentExtensible w16cex:durableId="1F83E84E" w16cex:dateUtc="2026-05-26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7B61D4" w16cid:durableId="21D19C3C"/>
  <w16cid:commentId w16cid:paraId="1E6C0CAB" w16cid:durableId="202FEF75"/>
  <w16cid:commentId w16cid:paraId="460B8E49" w16cid:durableId="445E5C31"/>
  <w16cid:commentId w16cid:paraId="3FF4C710" w16cid:durableId="056D2D0C"/>
  <w16cid:commentId w16cid:paraId="34DF40B8" w16cid:durableId="09E26EF4"/>
  <w16cid:commentId w16cid:paraId="70E5A916" w16cid:durableId="653BA033"/>
  <w16cid:commentId w16cid:paraId="465D8CCD" w16cid:durableId="17FC9388"/>
  <w16cid:commentId w16cid:paraId="727282B5" w16cid:durableId="0DBCB99A"/>
  <w16cid:commentId w16cid:paraId="1FFD8D83" w16cid:durableId="05D463A4"/>
  <w16cid:commentId w16cid:paraId="7434602A" w16cid:durableId="4B49A4D8"/>
  <w16cid:commentId w16cid:paraId="26AE6BE5" w16cid:durableId="3FE0C327"/>
  <w16cid:commentId w16cid:paraId="5CE0E4A0" w16cid:durableId="22B83518"/>
  <w16cid:commentId w16cid:paraId="7E78EB5F" w16cid:durableId="43C497D2"/>
  <w16cid:commentId w16cid:paraId="68406539" w16cid:durableId="38220DF0"/>
  <w16cid:commentId w16cid:paraId="6F2925B2" w16cid:durableId="71E42EE6"/>
  <w16cid:commentId w16cid:paraId="23BD7CD8" w16cid:durableId="37726FB2"/>
  <w16cid:commentId w16cid:paraId="79FB7881" w16cid:durableId="593398F8"/>
  <w16cid:commentId w16cid:paraId="4AB3C6E4" w16cid:durableId="374A76F6"/>
  <w16cid:commentId w16cid:paraId="43517D0F" w16cid:durableId="75F84B42"/>
  <w16cid:commentId w16cid:paraId="6CF9FEA3" w16cid:durableId="276C4038"/>
  <w16cid:commentId w16cid:paraId="70BE2BCA" w16cid:durableId="47710889"/>
  <w16cid:commentId w16cid:paraId="7E622697" w16cid:durableId="4C1A2C33"/>
  <w16cid:commentId w16cid:paraId="14434FF9" w16cid:durableId="4B800843"/>
  <w16cid:commentId w16cid:paraId="1642366F" w16cid:durableId="32DFC9D2"/>
  <w16cid:commentId w16cid:paraId="30B30609" w16cid:durableId="14542258"/>
  <w16cid:commentId w16cid:paraId="1EFFCB36" w16cid:durableId="014384BC"/>
  <w16cid:commentId w16cid:paraId="4AAC8E17" w16cid:durableId="64DAAF8B"/>
  <w16cid:commentId w16cid:paraId="643F11AF" w16cid:durableId="24A7C4B7"/>
  <w16cid:commentId w16cid:paraId="5B6693A3" w16cid:durableId="0E5DDE8F"/>
  <w16cid:commentId w16cid:paraId="306D136C" w16cid:durableId="059CB56A"/>
  <w16cid:commentId w16cid:paraId="63EC0814" w16cid:durableId="56336B94"/>
  <w16cid:commentId w16cid:paraId="54CECF1B" w16cid:durableId="08DA9039"/>
  <w16cid:commentId w16cid:paraId="33289063" w16cid:durableId="7F77C4F6"/>
  <w16cid:commentId w16cid:paraId="526EFB57" w16cid:durableId="6040350F"/>
  <w16cid:commentId w16cid:paraId="5733372C" w16cid:durableId="4D4B304C"/>
  <w16cid:commentId w16cid:paraId="52C7C21A" w16cid:durableId="0EF54764"/>
  <w16cid:commentId w16cid:paraId="5DECBDE0" w16cid:durableId="5F7C9FD6"/>
  <w16cid:commentId w16cid:paraId="6693010E" w16cid:durableId="326D22A6"/>
  <w16cid:commentId w16cid:paraId="2735D493" w16cid:durableId="05E5352D"/>
  <w16cid:commentId w16cid:paraId="462C1A24" w16cid:durableId="54C7AD90"/>
  <w16cid:commentId w16cid:paraId="2FA2D2F2" w16cid:durableId="7D7606A1"/>
  <w16cid:commentId w16cid:paraId="618D1AAE" w16cid:durableId="519E6217"/>
  <w16cid:commentId w16cid:paraId="2BBEB65F" w16cid:durableId="663D61F4"/>
  <w16cid:commentId w16cid:paraId="53037828" w16cid:durableId="62FD3374"/>
  <w16cid:commentId w16cid:paraId="27D9E9A7" w16cid:durableId="0CD4B325"/>
  <w16cid:commentId w16cid:paraId="45484767" w16cid:durableId="19C11A51"/>
  <w16cid:commentId w16cid:paraId="60238F73" w16cid:durableId="4F54D37B"/>
  <w16cid:commentId w16cid:paraId="08BB84A7" w16cid:durableId="00CC237E"/>
  <w16cid:commentId w16cid:paraId="3D036A3A" w16cid:durableId="1ACCC6D2"/>
  <w16cid:commentId w16cid:paraId="17422CEC" w16cid:durableId="0D2190CC"/>
  <w16cid:commentId w16cid:paraId="75621909" w16cid:durableId="6C0E0CB8"/>
  <w16cid:commentId w16cid:paraId="5311E97A" w16cid:durableId="34187261"/>
  <w16cid:commentId w16cid:paraId="6EB4D05E" w16cid:durableId="69BBD3E0"/>
  <w16cid:commentId w16cid:paraId="2B653A0F" w16cid:durableId="00D19B4F"/>
  <w16cid:commentId w16cid:paraId="08895449" w16cid:durableId="34CD2D3C"/>
  <w16cid:commentId w16cid:paraId="2579E194" w16cid:durableId="0D22B2A4"/>
  <w16cid:commentId w16cid:paraId="2B1B0F5B" w16cid:durableId="1479C6BC"/>
  <w16cid:commentId w16cid:paraId="677A7B72" w16cid:durableId="6F98DD12"/>
  <w16cid:commentId w16cid:paraId="79F1784A" w16cid:durableId="239C691B"/>
  <w16cid:commentId w16cid:paraId="5A7A3392" w16cid:durableId="777E7D50"/>
  <w16cid:commentId w16cid:paraId="4669F111" w16cid:durableId="5DBB2F48"/>
  <w16cid:commentId w16cid:paraId="6B2D5853" w16cid:durableId="7D2E897B"/>
  <w16cid:commentId w16cid:paraId="1B06EDA9" w16cid:durableId="1DB8E6B5"/>
  <w16cid:commentId w16cid:paraId="4A0CD914" w16cid:durableId="57C40CF1"/>
  <w16cid:commentId w16cid:paraId="7FECB7A0" w16cid:durableId="4828E776"/>
  <w16cid:commentId w16cid:paraId="327DF5F3" w16cid:durableId="49EEF061"/>
  <w16cid:commentId w16cid:paraId="076E236C" w16cid:durableId="1F83E8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23C34" w:rsidR="00A3771F" w:rsidP="005A2BB8" w:rsidRDefault="00A3771F" w14:paraId="23CCF534" w14:textId="77777777">
      <w:pPr>
        <w:spacing w:before="0" w:after="0" w:line="240" w:lineRule="auto"/>
      </w:pPr>
      <w:r w:rsidRPr="00323C34">
        <w:separator/>
      </w:r>
    </w:p>
  </w:endnote>
  <w:endnote w:type="continuationSeparator" w:id="0">
    <w:p w:rsidRPr="00323C34" w:rsidR="00A3771F" w:rsidP="005A2BB8" w:rsidRDefault="00A3771F" w14:paraId="3669AFAA" w14:textId="77777777">
      <w:pPr>
        <w:spacing w:before="0" w:after="0" w:line="240" w:lineRule="auto"/>
      </w:pPr>
      <w:r w:rsidRPr="00323C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eue Haas Grotesk Text Pro">
    <w:panose1 w:val="020B0504020202020204"/>
    <w:charset w:val="00"/>
    <w:family w:val="swiss"/>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3"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23C34" w:rsidR="005A2BB8" w:rsidP="009F45ED" w:rsidRDefault="009F45ED" w14:paraId="7897BAAB" w14:textId="2A620304">
    <w:pPr>
      <w:pStyle w:val="Footer"/>
      <w:pBdr>
        <w:top w:val="single" w:color="auto" w:sz="4" w:space="1"/>
      </w:pBdr>
    </w:pPr>
    <w:r w:rsidRPr="00323C34">
      <w:t>Functional Requirement Document</w:t>
    </w:r>
    <w:r w:rsidRPr="00323C34">
      <w:tab/>
    </w:r>
    <w:r w:rsidRPr="00323C34">
      <w:tab/>
    </w:r>
    <w:r w:rsidRPr="00323C34">
      <w:t xml:space="preserve">Page </w:t>
    </w:r>
    <w:r w:rsidRPr="00323C34">
      <w:fldChar w:fldCharType="begin"/>
    </w:r>
    <w:r w:rsidRPr="00323C34">
      <w:instrText xml:space="preserve"> PAGE  \* Arabic  \* MERGEFORMAT </w:instrText>
    </w:r>
    <w:r w:rsidRPr="00323C34">
      <w:fldChar w:fldCharType="separate"/>
    </w:r>
    <w:r w:rsidRPr="00323C34">
      <w:t>1</w:t>
    </w:r>
    <w:r w:rsidRPr="00323C34">
      <w:fldChar w:fldCharType="end"/>
    </w:r>
    <w:r w:rsidRPr="00323C34">
      <w:t xml:space="preserve"> o</w:t>
    </w:r>
    <w:r w:rsidR="00A0075A">
      <w:rPr>
        <w:rFonts w:hint="eastAsia"/>
      </w:rPr>
      <w:t>f</w:t>
    </w:r>
    <w:r w:rsidRPr="00323C34">
      <w:t xml:space="preserve"> </w:t>
    </w:r>
    <w:r>
      <w:fldChar w:fldCharType="begin"/>
    </w:r>
    <w:r>
      <w:instrText>NUMPAGES  \* Arabic  \* MERGEFORMAT</w:instrText>
    </w:r>
    <w:r>
      <w:fldChar w:fldCharType="separate"/>
    </w:r>
    <w:r w:rsidRPr="00323C34">
      <w:t>57</w:t>
    </w:r>
    <w:r>
      <w:fldChar w:fldCharType="end"/>
    </w:r>
  </w:p>
  <w:p w:rsidRPr="00323C34" w:rsidR="00D215CB" w:rsidRDefault="009F45ED" w14:paraId="1A62B55D" w14:textId="77777777">
    <w:pPr>
      <w:pStyle w:val="Footer"/>
    </w:pPr>
    <w:r w:rsidRPr="00323C34">
      <w:t>Case Management System (CMS)</w:t>
    </w:r>
  </w:p>
  <w:p w:rsidRPr="00323C34" w:rsidR="0066573D" w:rsidRDefault="0066573D" w14:paraId="356911F8" w14:textId="27AA3C7B">
    <w:pPr>
      <w:pStyle w:val="Footer"/>
    </w:pPr>
  </w:p>
  <w:p w:rsidRPr="00323C34" w:rsidR="000640FF" w:rsidRDefault="000640FF" w14:paraId="1F342F4A" w14:textId="57D46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23C34" w:rsidR="00A3771F" w:rsidP="005A2BB8" w:rsidRDefault="00A3771F" w14:paraId="348E6DA3" w14:textId="77777777">
      <w:pPr>
        <w:spacing w:before="0" w:after="0" w:line="240" w:lineRule="auto"/>
      </w:pPr>
      <w:r w:rsidRPr="00323C34">
        <w:separator/>
      </w:r>
    </w:p>
  </w:footnote>
  <w:footnote w:type="continuationSeparator" w:id="0">
    <w:p w:rsidRPr="00323C34" w:rsidR="00A3771F" w:rsidP="005A2BB8" w:rsidRDefault="00A3771F" w14:paraId="3DF484CF" w14:textId="77777777">
      <w:pPr>
        <w:spacing w:before="0" w:after="0" w:line="240" w:lineRule="auto"/>
      </w:pPr>
      <w:r w:rsidRPr="00323C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23C34" w:rsidR="000640FF" w:rsidRDefault="00856214" w14:paraId="0D843029" w14:textId="583E2703">
    <w:pPr>
      <w:pStyle w:val="Header"/>
    </w:pPr>
    <w:r w:rsidRPr="00323C34">
      <w:rPr>
        <w:noProof/>
      </w:rPr>
      <w:drawing>
        <wp:anchor distT="0" distB="0" distL="114300" distR="114300" simplePos="0" relativeHeight="251658240" behindDoc="1" locked="0" layoutInCell="1" allowOverlap="1" wp14:anchorId="5646FF5F" wp14:editId="3E8F7CD4">
          <wp:simplePos x="0" y="0"/>
          <wp:positionH relativeFrom="margin">
            <wp:posOffset>-333375</wp:posOffset>
          </wp:positionH>
          <wp:positionV relativeFrom="paragraph">
            <wp:posOffset>-246380</wp:posOffset>
          </wp:positionV>
          <wp:extent cx="1616075" cy="323215"/>
          <wp:effectExtent l="0" t="0" r="3175" b="635"/>
          <wp:wrapSquare wrapText="bothSides"/>
          <wp:docPr id="44262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176" t="32136" r="18457" b="32344"/>
                  <a:stretch>
                    <a:fillRect/>
                  </a:stretch>
                </pic:blipFill>
                <pic:spPr bwMode="auto">
                  <a:xfrm>
                    <a:off x="0" y="0"/>
                    <a:ext cx="1616075" cy="32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016270B9" wp14:editId="58DBD21B">
          <wp:simplePos x="0" y="0"/>
          <wp:positionH relativeFrom="column">
            <wp:posOffset>4743450</wp:posOffset>
          </wp:positionH>
          <wp:positionV relativeFrom="paragraph">
            <wp:posOffset>-249555</wp:posOffset>
          </wp:positionV>
          <wp:extent cx="1604010" cy="420323"/>
          <wp:effectExtent l="0" t="0" r="0" b="0"/>
          <wp:wrapNone/>
          <wp:docPr id="11761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6631" name="Picture 1176146631"/>
                  <pic:cNvPicPr/>
                </pic:nvPicPr>
                <pic:blipFill rotWithShape="1">
                  <a:blip r:embed="rId2">
                    <a:extLst>
                      <a:ext uri="{28A0092B-C50C-407E-A947-70E740481C1C}">
                        <a14:useLocalDpi xmlns:a14="http://schemas.microsoft.com/office/drawing/2010/main" val="0"/>
                      </a:ext>
                    </a:extLst>
                  </a:blip>
                  <a:srcRect l="-61" t="38617" r="61" b="24670"/>
                  <a:stretch>
                    <a:fillRect/>
                  </a:stretch>
                </pic:blipFill>
                <pic:spPr bwMode="auto">
                  <a:xfrm>
                    <a:off x="0" y="0"/>
                    <a:ext cx="1604010" cy="420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3C34" w:rsidR="009F45ED">
      <w:tab/>
    </w:r>
    <w:r w:rsidRPr="00323C34" w:rsidR="009F45E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6AB2A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C3562E"/>
    <w:multiLevelType w:val="hybridMultilevel"/>
    <w:tmpl w:val="4084698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47D4EE1"/>
    <w:multiLevelType w:val="hybridMultilevel"/>
    <w:tmpl w:val="5602F17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5738D2"/>
    <w:multiLevelType w:val="hybridMultilevel"/>
    <w:tmpl w:val="3544FE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A3B1E69"/>
    <w:multiLevelType w:val="hybridMultilevel"/>
    <w:tmpl w:val="968E737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CF65919"/>
    <w:multiLevelType w:val="hybridMultilevel"/>
    <w:tmpl w:val="F9C229A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F96307A"/>
    <w:multiLevelType w:val="hybridMultilevel"/>
    <w:tmpl w:val="B06C989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3705F08"/>
    <w:multiLevelType w:val="hybridMultilevel"/>
    <w:tmpl w:val="F9A261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5D538B9"/>
    <w:multiLevelType w:val="hybridMultilevel"/>
    <w:tmpl w:val="83C6D0C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6A318FC"/>
    <w:multiLevelType w:val="hybridMultilevel"/>
    <w:tmpl w:val="E23463A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6C00802"/>
    <w:multiLevelType w:val="hybridMultilevel"/>
    <w:tmpl w:val="F59ABCE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73D2A59"/>
    <w:multiLevelType w:val="hybridMultilevel"/>
    <w:tmpl w:val="CA70BB3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921412C"/>
    <w:multiLevelType w:val="hybridMultilevel"/>
    <w:tmpl w:val="AC86441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2967D0C"/>
    <w:multiLevelType w:val="hybridMultilevel"/>
    <w:tmpl w:val="2640C322"/>
    <w:lvl w:ilvl="0" w:tplc="48090019">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hint="default" w:ascii="Courier New" w:hAnsi="Courier New" w:cs="Courier New"/>
      </w:rPr>
    </w:lvl>
    <w:lvl w:ilvl="2" w:tplc="48090005" w:tentative="1">
      <w:start w:val="1"/>
      <w:numFmt w:val="bullet"/>
      <w:lvlText w:val=""/>
      <w:lvlJc w:val="left"/>
      <w:pPr>
        <w:ind w:left="1800" w:hanging="360"/>
      </w:pPr>
      <w:rPr>
        <w:rFonts w:hint="default" w:ascii="Wingdings" w:hAnsi="Wingdings"/>
      </w:rPr>
    </w:lvl>
    <w:lvl w:ilvl="3" w:tplc="48090001" w:tentative="1">
      <w:start w:val="1"/>
      <w:numFmt w:val="bullet"/>
      <w:lvlText w:val=""/>
      <w:lvlJc w:val="left"/>
      <w:pPr>
        <w:ind w:left="2520" w:hanging="360"/>
      </w:pPr>
      <w:rPr>
        <w:rFonts w:hint="default" w:ascii="Symbol" w:hAnsi="Symbol"/>
      </w:rPr>
    </w:lvl>
    <w:lvl w:ilvl="4" w:tplc="48090003" w:tentative="1">
      <w:start w:val="1"/>
      <w:numFmt w:val="bullet"/>
      <w:lvlText w:val="o"/>
      <w:lvlJc w:val="left"/>
      <w:pPr>
        <w:ind w:left="3240" w:hanging="360"/>
      </w:pPr>
      <w:rPr>
        <w:rFonts w:hint="default" w:ascii="Courier New" w:hAnsi="Courier New" w:cs="Courier New"/>
      </w:rPr>
    </w:lvl>
    <w:lvl w:ilvl="5" w:tplc="48090005" w:tentative="1">
      <w:start w:val="1"/>
      <w:numFmt w:val="bullet"/>
      <w:lvlText w:val=""/>
      <w:lvlJc w:val="left"/>
      <w:pPr>
        <w:ind w:left="3960" w:hanging="360"/>
      </w:pPr>
      <w:rPr>
        <w:rFonts w:hint="default" w:ascii="Wingdings" w:hAnsi="Wingdings"/>
      </w:rPr>
    </w:lvl>
    <w:lvl w:ilvl="6" w:tplc="48090001" w:tentative="1">
      <w:start w:val="1"/>
      <w:numFmt w:val="bullet"/>
      <w:lvlText w:val=""/>
      <w:lvlJc w:val="left"/>
      <w:pPr>
        <w:ind w:left="4680" w:hanging="360"/>
      </w:pPr>
      <w:rPr>
        <w:rFonts w:hint="default" w:ascii="Symbol" w:hAnsi="Symbol"/>
      </w:rPr>
    </w:lvl>
    <w:lvl w:ilvl="7" w:tplc="48090003" w:tentative="1">
      <w:start w:val="1"/>
      <w:numFmt w:val="bullet"/>
      <w:lvlText w:val="o"/>
      <w:lvlJc w:val="left"/>
      <w:pPr>
        <w:ind w:left="5400" w:hanging="360"/>
      </w:pPr>
      <w:rPr>
        <w:rFonts w:hint="default" w:ascii="Courier New" w:hAnsi="Courier New" w:cs="Courier New"/>
      </w:rPr>
    </w:lvl>
    <w:lvl w:ilvl="8" w:tplc="48090005" w:tentative="1">
      <w:start w:val="1"/>
      <w:numFmt w:val="bullet"/>
      <w:lvlText w:val=""/>
      <w:lvlJc w:val="left"/>
      <w:pPr>
        <w:ind w:left="6120" w:hanging="360"/>
      </w:pPr>
      <w:rPr>
        <w:rFonts w:hint="default" w:ascii="Wingdings" w:hAnsi="Wingdings"/>
      </w:rPr>
    </w:lvl>
  </w:abstractNum>
  <w:abstractNum w:abstractNumId="14" w15:restartNumberingAfterBreak="0">
    <w:nsid w:val="22A25FA6"/>
    <w:multiLevelType w:val="hybridMultilevel"/>
    <w:tmpl w:val="CB540CC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63B67E3"/>
    <w:multiLevelType w:val="hybridMultilevel"/>
    <w:tmpl w:val="FB70AA1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86D2719"/>
    <w:multiLevelType w:val="hybridMultilevel"/>
    <w:tmpl w:val="7AF22BE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9AF46BA"/>
    <w:multiLevelType w:val="hybridMultilevel"/>
    <w:tmpl w:val="8BF0F3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A2C165C"/>
    <w:multiLevelType w:val="hybridMultilevel"/>
    <w:tmpl w:val="A08C89E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B6325C0"/>
    <w:multiLevelType w:val="hybridMultilevel"/>
    <w:tmpl w:val="C47A0D5A"/>
    <w:lvl w:ilvl="0" w:tplc="D988F2FC">
      <w:start w:val="1"/>
      <w:numFmt w:val="lowerLetter"/>
      <w:lvlText w:val="%1."/>
      <w:lvlJc w:val="left"/>
      <w:pPr>
        <w:ind w:left="720" w:hanging="360"/>
      </w:pPr>
      <w:rPr>
        <w:rFonts w:ascii="Arial" w:hAnsi="Arial" w:eastAsiaTheme="minorEastAsia"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E471A2C"/>
    <w:multiLevelType w:val="hybridMultilevel"/>
    <w:tmpl w:val="946A37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2CC08DF"/>
    <w:multiLevelType w:val="multilevel"/>
    <w:tmpl w:val="F51A876A"/>
    <w:lvl w:ilvl="0">
      <w:start w:val="1"/>
      <w:numFmt w:val="decimal"/>
      <w:pStyle w:val="Heading1"/>
      <w:lvlText w:val="%1."/>
      <w:lvlJc w:val="left"/>
      <w:pPr>
        <w:ind w:left="1077" w:hanging="107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decimal"/>
      <w:lvlText w:val="%1.%2.%3.%4.%5"/>
      <w:lvlJc w:val="left"/>
      <w:pPr>
        <w:ind w:left="1077" w:hanging="1077"/>
      </w:pPr>
      <w:rPr>
        <w:rFonts w:hint="default"/>
      </w:rPr>
    </w:lvl>
    <w:lvl w:ilvl="5">
      <w:start w:val="1"/>
      <w:numFmt w:val="decimal"/>
      <w:lvlText w:val="%1.%2.%3.%4.%5.%6"/>
      <w:lvlJc w:val="left"/>
      <w:pPr>
        <w:ind w:left="1077" w:hanging="1077"/>
      </w:pPr>
      <w:rPr>
        <w:rFonts w:hint="default"/>
      </w:rPr>
    </w:lvl>
    <w:lvl w:ilvl="6">
      <w:start w:val="1"/>
      <w:numFmt w:val="decimal"/>
      <w:lvlText w:val="%1.%2.%3.%4.%5.%6.%7"/>
      <w:lvlJc w:val="left"/>
      <w:pPr>
        <w:ind w:left="1077" w:hanging="1077"/>
      </w:pPr>
      <w:rPr>
        <w:rFonts w:hint="default"/>
      </w:rPr>
    </w:lvl>
    <w:lvl w:ilvl="7">
      <w:start w:val="1"/>
      <w:numFmt w:val="decimal"/>
      <w:lvlText w:val="%1.%2.%3.%4.%5.%6.%7.%8"/>
      <w:lvlJc w:val="left"/>
      <w:pPr>
        <w:ind w:left="1077" w:hanging="1077"/>
      </w:pPr>
      <w:rPr>
        <w:rFonts w:hint="default"/>
      </w:rPr>
    </w:lvl>
    <w:lvl w:ilvl="8">
      <w:start w:val="1"/>
      <w:numFmt w:val="decimal"/>
      <w:lvlText w:val="%1.%2.%3.%4.%5.%6.%7.%8.%9"/>
      <w:lvlJc w:val="left"/>
      <w:pPr>
        <w:ind w:left="1077" w:hanging="1077"/>
      </w:pPr>
      <w:rPr>
        <w:rFonts w:hint="default"/>
      </w:rPr>
    </w:lvl>
  </w:abstractNum>
  <w:abstractNum w:abstractNumId="22" w15:restartNumberingAfterBreak="0">
    <w:nsid w:val="33A803B7"/>
    <w:multiLevelType w:val="hybridMultilevel"/>
    <w:tmpl w:val="5F80360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33DA7C22"/>
    <w:multiLevelType w:val="hybridMultilevel"/>
    <w:tmpl w:val="97CE24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62C0119"/>
    <w:multiLevelType w:val="hybridMultilevel"/>
    <w:tmpl w:val="0E72AA7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36C618FA"/>
    <w:multiLevelType w:val="hybridMultilevel"/>
    <w:tmpl w:val="F8E4E004"/>
    <w:lvl w:ilvl="0" w:tplc="0194FAD2">
      <w:start w:val="5"/>
      <w:numFmt w:val="bullet"/>
      <w:lvlText w:val="-"/>
      <w:lvlJc w:val="left"/>
      <w:pPr>
        <w:ind w:left="720" w:hanging="360"/>
      </w:pPr>
      <w:rPr>
        <w:rFonts w:hint="default" w:ascii="Arial" w:hAnsi="Arial" w:cs="Arial" w:eastAsiaTheme="minorEastAsia"/>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6" w15:restartNumberingAfterBreak="0">
    <w:nsid w:val="38C4073C"/>
    <w:multiLevelType w:val="hybridMultilevel"/>
    <w:tmpl w:val="D71C0B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AB32C4B"/>
    <w:multiLevelType w:val="hybridMultilevel"/>
    <w:tmpl w:val="7B8E85E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3EDA70B0"/>
    <w:multiLevelType w:val="hybridMultilevel"/>
    <w:tmpl w:val="8460C1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0A11A7B"/>
    <w:multiLevelType w:val="hybridMultilevel"/>
    <w:tmpl w:val="096259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14B2903"/>
    <w:multiLevelType w:val="hybridMultilevel"/>
    <w:tmpl w:val="2408D1D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42A60B66"/>
    <w:multiLevelType w:val="hybridMultilevel"/>
    <w:tmpl w:val="C270B3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43794997"/>
    <w:multiLevelType w:val="hybridMultilevel"/>
    <w:tmpl w:val="B28A0FF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46E61F3"/>
    <w:multiLevelType w:val="hybridMultilevel"/>
    <w:tmpl w:val="54A83DFE"/>
    <w:lvl w:ilvl="0" w:tplc="F3A0EE66">
      <w:start w:val="1"/>
      <w:numFmt w:val="lowerLetter"/>
      <w:lvlText w:val="%1."/>
      <w:lvlJc w:val="left"/>
      <w:pPr>
        <w:ind w:left="720" w:hanging="360"/>
      </w:pPr>
      <w:rPr>
        <w:rFonts w:hint="default" w:eastAsiaTheme="minorEastAsia" w:cstheme="minorBidi"/>
        <w:b w:val="0"/>
        <w:color w:val="auto"/>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484F4497"/>
    <w:multiLevelType w:val="hybridMultilevel"/>
    <w:tmpl w:val="81FE756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4EB41CE1"/>
    <w:multiLevelType w:val="hybridMultilevel"/>
    <w:tmpl w:val="8842B40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505C1C07"/>
    <w:multiLevelType w:val="hybridMultilevel"/>
    <w:tmpl w:val="D40A34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53D13DEC"/>
    <w:multiLevelType w:val="hybridMultilevel"/>
    <w:tmpl w:val="DBA83F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54DE1778"/>
    <w:multiLevelType w:val="hybridMultilevel"/>
    <w:tmpl w:val="D20A44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56745BE8"/>
    <w:multiLevelType w:val="hybridMultilevel"/>
    <w:tmpl w:val="01C40E0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567A54B7"/>
    <w:multiLevelType w:val="hybridMultilevel"/>
    <w:tmpl w:val="3E72EFCA"/>
    <w:lvl w:ilvl="0" w:tplc="D988F2FC">
      <w:start w:val="1"/>
      <w:numFmt w:val="lowerLetter"/>
      <w:lvlText w:val="%1."/>
      <w:lvlJc w:val="left"/>
      <w:pPr>
        <w:ind w:left="720" w:hanging="360"/>
      </w:pPr>
      <w:rPr>
        <w:rFonts w:ascii="Arial" w:hAnsi="Arial" w:eastAsiaTheme="minorEastAsia"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57FE7862"/>
    <w:multiLevelType w:val="hybridMultilevel"/>
    <w:tmpl w:val="B7F25A9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6113741B"/>
    <w:multiLevelType w:val="hybridMultilevel"/>
    <w:tmpl w:val="E0BAD60A"/>
    <w:lvl w:ilvl="0" w:tplc="D3223D94">
      <w:start w:val="1"/>
      <w:numFmt w:val="lowerLetter"/>
      <w:lvlText w:val="%1."/>
      <w:lvlJc w:val="left"/>
      <w:pPr>
        <w:ind w:left="720" w:hanging="360"/>
      </w:pPr>
      <w:rPr>
        <w:rFonts w:ascii="Arial" w:hAnsi="Arial" w:eastAsiaTheme="minorEastAsia"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6191421B"/>
    <w:multiLevelType w:val="hybridMultilevel"/>
    <w:tmpl w:val="8020CBC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61DA2AE6"/>
    <w:multiLevelType w:val="hybridMultilevel"/>
    <w:tmpl w:val="EEEC9AF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648F12D5"/>
    <w:multiLevelType w:val="hybridMultilevel"/>
    <w:tmpl w:val="5DB41F44"/>
    <w:lvl w:ilvl="0" w:tplc="F586A584">
      <w:start w:val="1"/>
      <w:numFmt w:val="lowerLetter"/>
      <w:lvlText w:val="%1."/>
      <w:lvlJc w:val="left"/>
      <w:pPr>
        <w:ind w:left="720" w:hanging="360"/>
      </w:pPr>
      <w:rPr>
        <w:rFonts w:ascii="Arial" w:hAnsi="Arial" w:eastAsiaTheme="minorEastAsia"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6C6B1D39"/>
    <w:multiLevelType w:val="hybridMultilevel"/>
    <w:tmpl w:val="F96C5B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6D471878"/>
    <w:multiLevelType w:val="hybridMultilevel"/>
    <w:tmpl w:val="1AF0E3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6DD84E86"/>
    <w:multiLevelType w:val="hybridMultilevel"/>
    <w:tmpl w:val="3CF4B0C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 w15:restartNumberingAfterBreak="0">
    <w:nsid w:val="71615E06"/>
    <w:multiLevelType w:val="hybridMultilevel"/>
    <w:tmpl w:val="B06C98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1A8076A"/>
    <w:multiLevelType w:val="hybridMultilevel"/>
    <w:tmpl w:val="EFBC93D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733C1747"/>
    <w:multiLevelType w:val="hybridMultilevel"/>
    <w:tmpl w:val="D4D0DF9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73891F90"/>
    <w:multiLevelType w:val="hybridMultilevel"/>
    <w:tmpl w:val="D4EE576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7564617E"/>
    <w:multiLevelType w:val="hybridMultilevel"/>
    <w:tmpl w:val="4400200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75767649"/>
    <w:multiLevelType w:val="hybridMultilevel"/>
    <w:tmpl w:val="3D00B6A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784825A5"/>
    <w:multiLevelType w:val="hybridMultilevel"/>
    <w:tmpl w:val="44C6F00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 w15:restartNumberingAfterBreak="0">
    <w:nsid w:val="795047D3"/>
    <w:multiLevelType w:val="hybridMultilevel"/>
    <w:tmpl w:val="F8DA5A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79515DF3"/>
    <w:multiLevelType w:val="hybridMultilevel"/>
    <w:tmpl w:val="4CF0F90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7C291240"/>
    <w:multiLevelType w:val="hybridMultilevel"/>
    <w:tmpl w:val="CCEE6FD0"/>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7C3B2E7D"/>
    <w:multiLevelType w:val="hybridMultilevel"/>
    <w:tmpl w:val="2A64893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7D7E2C54"/>
    <w:multiLevelType w:val="hybridMultilevel"/>
    <w:tmpl w:val="E104E51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75318807">
    <w:abstractNumId w:val="0"/>
  </w:num>
  <w:num w:numId="2" w16cid:durableId="1068728046">
    <w:abstractNumId w:val="21"/>
  </w:num>
  <w:num w:numId="3" w16cid:durableId="301278093">
    <w:abstractNumId w:val="40"/>
  </w:num>
  <w:num w:numId="4" w16cid:durableId="1824928841">
    <w:abstractNumId w:val="42"/>
  </w:num>
  <w:num w:numId="5" w16cid:durableId="122893816">
    <w:abstractNumId w:val="55"/>
  </w:num>
  <w:num w:numId="6" w16cid:durableId="181282055">
    <w:abstractNumId w:val="16"/>
  </w:num>
  <w:num w:numId="7" w16cid:durableId="1691906468">
    <w:abstractNumId w:val="44"/>
  </w:num>
  <w:num w:numId="8" w16cid:durableId="1411582341">
    <w:abstractNumId w:val="31"/>
  </w:num>
  <w:num w:numId="9" w16cid:durableId="1741057624">
    <w:abstractNumId w:val="5"/>
  </w:num>
  <w:num w:numId="10" w16cid:durableId="920716421">
    <w:abstractNumId w:val="47"/>
  </w:num>
  <w:num w:numId="11" w16cid:durableId="1853833351">
    <w:abstractNumId w:val="8"/>
  </w:num>
  <w:num w:numId="12" w16cid:durableId="785320378">
    <w:abstractNumId w:val="18"/>
  </w:num>
  <w:num w:numId="13" w16cid:durableId="2065133784">
    <w:abstractNumId w:val="6"/>
  </w:num>
  <w:num w:numId="14" w16cid:durableId="1585871058">
    <w:abstractNumId w:val="37"/>
  </w:num>
  <w:num w:numId="15" w16cid:durableId="666783730">
    <w:abstractNumId w:val="43"/>
  </w:num>
  <w:num w:numId="16" w16cid:durableId="1434664433">
    <w:abstractNumId w:val="50"/>
  </w:num>
  <w:num w:numId="17" w16cid:durableId="1696273597">
    <w:abstractNumId w:val="41"/>
  </w:num>
  <w:num w:numId="18" w16cid:durableId="868449508">
    <w:abstractNumId w:val="59"/>
  </w:num>
  <w:num w:numId="19" w16cid:durableId="734208502">
    <w:abstractNumId w:val="1"/>
  </w:num>
  <w:num w:numId="20" w16cid:durableId="1753970775">
    <w:abstractNumId w:val="14"/>
  </w:num>
  <w:num w:numId="21" w16cid:durableId="1858537318">
    <w:abstractNumId w:val="30"/>
  </w:num>
  <w:num w:numId="22" w16cid:durableId="325788666">
    <w:abstractNumId w:val="11"/>
  </w:num>
  <w:num w:numId="23" w16cid:durableId="629630805">
    <w:abstractNumId w:val="56"/>
  </w:num>
  <w:num w:numId="24" w16cid:durableId="162207080">
    <w:abstractNumId w:val="33"/>
  </w:num>
  <w:num w:numId="25" w16cid:durableId="406390616">
    <w:abstractNumId w:val="52"/>
  </w:num>
  <w:num w:numId="26" w16cid:durableId="399644616">
    <w:abstractNumId w:val="10"/>
  </w:num>
  <w:num w:numId="27" w16cid:durableId="730468851">
    <w:abstractNumId w:val="45"/>
  </w:num>
  <w:num w:numId="28" w16cid:durableId="1519195363">
    <w:abstractNumId w:val="51"/>
  </w:num>
  <w:num w:numId="29" w16cid:durableId="1876382017">
    <w:abstractNumId w:val="60"/>
  </w:num>
  <w:num w:numId="30" w16cid:durableId="430400220">
    <w:abstractNumId w:val="12"/>
  </w:num>
  <w:num w:numId="31" w16cid:durableId="1317300666">
    <w:abstractNumId w:val="17"/>
  </w:num>
  <w:num w:numId="32" w16cid:durableId="821193697">
    <w:abstractNumId w:val="9"/>
  </w:num>
  <w:num w:numId="33" w16cid:durableId="354311756">
    <w:abstractNumId w:val="23"/>
  </w:num>
  <w:num w:numId="34" w16cid:durableId="410466231">
    <w:abstractNumId w:val="2"/>
  </w:num>
  <w:num w:numId="35" w16cid:durableId="916330491">
    <w:abstractNumId w:val="53"/>
  </w:num>
  <w:num w:numId="36" w16cid:durableId="998457456">
    <w:abstractNumId w:val="20"/>
  </w:num>
  <w:num w:numId="37" w16cid:durableId="1999382307">
    <w:abstractNumId w:val="57"/>
  </w:num>
  <w:num w:numId="38" w16cid:durableId="1363088619">
    <w:abstractNumId w:val="27"/>
  </w:num>
  <w:num w:numId="39" w16cid:durableId="2025134141">
    <w:abstractNumId w:val="39"/>
  </w:num>
  <w:num w:numId="40" w16cid:durableId="1949846259">
    <w:abstractNumId w:val="3"/>
  </w:num>
  <w:num w:numId="41" w16cid:durableId="787702781">
    <w:abstractNumId w:val="22"/>
  </w:num>
  <w:num w:numId="42" w16cid:durableId="1115559853">
    <w:abstractNumId w:val="7"/>
  </w:num>
  <w:num w:numId="43" w16cid:durableId="840781899">
    <w:abstractNumId w:val="24"/>
  </w:num>
  <w:num w:numId="44" w16cid:durableId="1751273302">
    <w:abstractNumId w:val="38"/>
  </w:num>
  <w:num w:numId="45" w16cid:durableId="1494490957">
    <w:abstractNumId w:val="46"/>
  </w:num>
  <w:num w:numId="46" w16cid:durableId="1677686835">
    <w:abstractNumId w:val="54"/>
  </w:num>
  <w:num w:numId="47" w16cid:durableId="866137735">
    <w:abstractNumId w:val="48"/>
  </w:num>
  <w:num w:numId="48" w16cid:durableId="1709181776">
    <w:abstractNumId w:val="49"/>
  </w:num>
  <w:num w:numId="49" w16cid:durableId="856581498">
    <w:abstractNumId w:val="35"/>
  </w:num>
  <w:num w:numId="50" w16cid:durableId="829640060">
    <w:abstractNumId w:val="4"/>
  </w:num>
  <w:num w:numId="51" w16cid:durableId="222714088">
    <w:abstractNumId w:val="25"/>
  </w:num>
  <w:num w:numId="52" w16cid:durableId="1197541119">
    <w:abstractNumId w:val="13"/>
  </w:num>
  <w:num w:numId="53" w16cid:durableId="429668284">
    <w:abstractNumId w:val="32"/>
  </w:num>
  <w:num w:numId="54" w16cid:durableId="398402958">
    <w:abstractNumId w:val="58"/>
  </w:num>
  <w:num w:numId="55" w16cid:durableId="201678281">
    <w:abstractNumId w:val="28"/>
  </w:num>
  <w:num w:numId="56" w16cid:durableId="1725451413">
    <w:abstractNumId w:val="19"/>
  </w:num>
  <w:num w:numId="57" w16cid:durableId="840581764">
    <w:abstractNumId w:val="15"/>
  </w:num>
  <w:num w:numId="58" w16cid:durableId="711417259">
    <w:abstractNumId w:val="34"/>
  </w:num>
  <w:num w:numId="59" w16cid:durableId="259483914">
    <w:abstractNumId w:val="26"/>
  </w:num>
  <w:num w:numId="60" w16cid:durableId="1660232495">
    <w:abstractNumId w:val="29"/>
  </w:num>
  <w:num w:numId="61" w16cid:durableId="193690738">
    <w:abstractNumId w:val="36"/>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n Feng WONG">
    <w15:presenceInfo w15:providerId="AD" w15:userId="S::shinfeng.wong@surbanajurong.com::c60d8673-5b2d-49f1-9bec-37c75653cb3f"/>
  </w15:person>
  <w15:person w15:author="Alvin TAN (SENTOSA)">
    <w15:presenceInfo w15:providerId="AD" w15:userId="S::Alvin_TAN@sentosa.gov.sg::9463fbce-778d-4f97-bfbe-2f7e60a627c8"/>
  </w15:person>
  <w15:person w15:author="Darren FOO (SENTOSA)">
    <w15:presenceInfo w15:providerId="AD" w15:userId="S::darren_foo@sentosa.gov.sg::c27a6d61-3314-428d-ad52-9fa718c1d93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writeProtection w:recommended="1"/>
  <w:zoom w:percent="127"/>
  <w:trackRevisions w:val="false"/>
  <w:defaultTabStop w:val="720"/>
  <w:defaultTableStyle w:val="SJ"/>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34"/>
    <w:rsid w:val="00000052"/>
    <w:rsid w:val="0000029B"/>
    <w:rsid w:val="00001685"/>
    <w:rsid w:val="000021F8"/>
    <w:rsid w:val="000029A1"/>
    <w:rsid w:val="00002F15"/>
    <w:rsid w:val="000047D8"/>
    <w:rsid w:val="00006A69"/>
    <w:rsid w:val="00007666"/>
    <w:rsid w:val="00010577"/>
    <w:rsid w:val="000114A4"/>
    <w:rsid w:val="00012ED0"/>
    <w:rsid w:val="000132AB"/>
    <w:rsid w:val="00013658"/>
    <w:rsid w:val="000200F5"/>
    <w:rsid w:val="00022066"/>
    <w:rsid w:val="0002212B"/>
    <w:rsid w:val="000235CF"/>
    <w:rsid w:val="0002421D"/>
    <w:rsid w:val="00027611"/>
    <w:rsid w:val="00031A27"/>
    <w:rsid w:val="00031F87"/>
    <w:rsid w:val="000322FF"/>
    <w:rsid w:val="00033E0F"/>
    <w:rsid w:val="000340F0"/>
    <w:rsid w:val="000363EE"/>
    <w:rsid w:val="000372B6"/>
    <w:rsid w:val="000400A4"/>
    <w:rsid w:val="00040B98"/>
    <w:rsid w:val="00040F5B"/>
    <w:rsid w:val="000417A4"/>
    <w:rsid w:val="00041959"/>
    <w:rsid w:val="000437A2"/>
    <w:rsid w:val="00044C2F"/>
    <w:rsid w:val="00046985"/>
    <w:rsid w:val="0005004D"/>
    <w:rsid w:val="00052AEA"/>
    <w:rsid w:val="00053846"/>
    <w:rsid w:val="00054EEA"/>
    <w:rsid w:val="00055A45"/>
    <w:rsid w:val="00056CE1"/>
    <w:rsid w:val="0005793C"/>
    <w:rsid w:val="00060954"/>
    <w:rsid w:val="000632EB"/>
    <w:rsid w:val="00063F0D"/>
    <w:rsid w:val="000640FF"/>
    <w:rsid w:val="00064A03"/>
    <w:rsid w:val="0006576E"/>
    <w:rsid w:val="00067088"/>
    <w:rsid w:val="00070546"/>
    <w:rsid w:val="0007210C"/>
    <w:rsid w:val="000721C2"/>
    <w:rsid w:val="00072624"/>
    <w:rsid w:val="000740F8"/>
    <w:rsid w:val="000744EF"/>
    <w:rsid w:val="00074624"/>
    <w:rsid w:val="0007567A"/>
    <w:rsid w:val="00077C42"/>
    <w:rsid w:val="000809F5"/>
    <w:rsid w:val="0008197E"/>
    <w:rsid w:val="00081D01"/>
    <w:rsid w:val="0008376A"/>
    <w:rsid w:val="00084838"/>
    <w:rsid w:val="00090E83"/>
    <w:rsid w:val="0009132F"/>
    <w:rsid w:val="00092FB8"/>
    <w:rsid w:val="0009337D"/>
    <w:rsid w:val="0009617F"/>
    <w:rsid w:val="000966AF"/>
    <w:rsid w:val="000A2A5F"/>
    <w:rsid w:val="000A3BEB"/>
    <w:rsid w:val="000A5954"/>
    <w:rsid w:val="000A6E47"/>
    <w:rsid w:val="000A7333"/>
    <w:rsid w:val="000A78FA"/>
    <w:rsid w:val="000B0CB5"/>
    <w:rsid w:val="000B176E"/>
    <w:rsid w:val="000B19C4"/>
    <w:rsid w:val="000B3DA9"/>
    <w:rsid w:val="000C07F0"/>
    <w:rsid w:val="000C0D5D"/>
    <w:rsid w:val="000C0E64"/>
    <w:rsid w:val="000C1552"/>
    <w:rsid w:val="000C45E2"/>
    <w:rsid w:val="000C5541"/>
    <w:rsid w:val="000C5FF0"/>
    <w:rsid w:val="000C624E"/>
    <w:rsid w:val="000C71EB"/>
    <w:rsid w:val="000D014F"/>
    <w:rsid w:val="000D09D5"/>
    <w:rsid w:val="000D132B"/>
    <w:rsid w:val="000D1EBF"/>
    <w:rsid w:val="000D26D3"/>
    <w:rsid w:val="000D2EF8"/>
    <w:rsid w:val="000D35C3"/>
    <w:rsid w:val="000D3F73"/>
    <w:rsid w:val="000D4167"/>
    <w:rsid w:val="000D5CDF"/>
    <w:rsid w:val="000D5CEF"/>
    <w:rsid w:val="000D6E82"/>
    <w:rsid w:val="000D7632"/>
    <w:rsid w:val="000D7FA9"/>
    <w:rsid w:val="000E097F"/>
    <w:rsid w:val="000E29BC"/>
    <w:rsid w:val="000E3CC9"/>
    <w:rsid w:val="000E3DAE"/>
    <w:rsid w:val="000E4F02"/>
    <w:rsid w:val="000E506D"/>
    <w:rsid w:val="000E5556"/>
    <w:rsid w:val="000E5F93"/>
    <w:rsid w:val="000E6D1A"/>
    <w:rsid w:val="000E725E"/>
    <w:rsid w:val="000E75CD"/>
    <w:rsid w:val="000E7A26"/>
    <w:rsid w:val="000F065B"/>
    <w:rsid w:val="000F0749"/>
    <w:rsid w:val="000F0AAE"/>
    <w:rsid w:val="000F0CEC"/>
    <w:rsid w:val="000F1387"/>
    <w:rsid w:val="000F2D22"/>
    <w:rsid w:val="000F47C9"/>
    <w:rsid w:val="000F5D69"/>
    <w:rsid w:val="000F7D7E"/>
    <w:rsid w:val="00103142"/>
    <w:rsid w:val="00104ACD"/>
    <w:rsid w:val="00105626"/>
    <w:rsid w:val="00105FBD"/>
    <w:rsid w:val="00107924"/>
    <w:rsid w:val="001079CE"/>
    <w:rsid w:val="0011253B"/>
    <w:rsid w:val="00112D82"/>
    <w:rsid w:val="00112FF0"/>
    <w:rsid w:val="00113BA5"/>
    <w:rsid w:val="00113C25"/>
    <w:rsid w:val="00113FF8"/>
    <w:rsid w:val="0011542E"/>
    <w:rsid w:val="00115804"/>
    <w:rsid w:val="00115888"/>
    <w:rsid w:val="0011625E"/>
    <w:rsid w:val="0011681F"/>
    <w:rsid w:val="00116D7E"/>
    <w:rsid w:val="00117927"/>
    <w:rsid w:val="0012314C"/>
    <w:rsid w:val="00124016"/>
    <w:rsid w:val="0012596E"/>
    <w:rsid w:val="00126438"/>
    <w:rsid w:val="00127F85"/>
    <w:rsid w:val="00132BB9"/>
    <w:rsid w:val="001343EA"/>
    <w:rsid w:val="001352F7"/>
    <w:rsid w:val="00135833"/>
    <w:rsid w:val="0013782A"/>
    <w:rsid w:val="00140FCD"/>
    <w:rsid w:val="00142A69"/>
    <w:rsid w:val="00144555"/>
    <w:rsid w:val="0014637D"/>
    <w:rsid w:val="00146B98"/>
    <w:rsid w:val="00146D4E"/>
    <w:rsid w:val="001518DE"/>
    <w:rsid w:val="001526E4"/>
    <w:rsid w:val="00154B85"/>
    <w:rsid w:val="00154E13"/>
    <w:rsid w:val="00155B66"/>
    <w:rsid w:val="00156475"/>
    <w:rsid w:val="001572A7"/>
    <w:rsid w:val="00161267"/>
    <w:rsid w:val="00161547"/>
    <w:rsid w:val="00161602"/>
    <w:rsid w:val="00162C8C"/>
    <w:rsid w:val="00163330"/>
    <w:rsid w:val="0016435F"/>
    <w:rsid w:val="00165521"/>
    <w:rsid w:val="00165D0F"/>
    <w:rsid w:val="00166702"/>
    <w:rsid w:val="001679A1"/>
    <w:rsid w:val="00167A89"/>
    <w:rsid w:val="00171761"/>
    <w:rsid w:val="00171C0C"/>
    <w:rsid w:val="0017314E"/>
    <w:rsid w:val="001750AC"/>
    <w:rsid w:val="001750BB"/>
    <w:rsid w:val="00175D3B"/>
    <w:rsid w:val="00177E96"/>
    <w:rsid w:val="001801AE"/>
    <w:rsid w:val="001803F0"/>
    <w:rsid w:val="00180E63"/>
    <w:rsid w:val="00181F1F"/>
    <w:rsid w:val="001822B5"/>
    <w:rsid w:val="00186693"/>
    <w:rsid w:val="00186D84"/>
    <w:rsid w:val="0018711B"/>
    <w:rsid w:val="00191F68"/>
    <w:rsid w:val="00192323"/>
    <w:rsid w:val="00192461"/>
    <w:rsid w:val="0019492D"/>
    <w:rsid w:val="00194B23"/>
    <w:rsid w:val="00195FAD"/>
    <w:rsid w:val="001A072C"/>
    <w:rsid w:val="001A07C0"/>
    <w:rsid w:val="001A163E"/>
    <w:rsid w:val="001A1E57"/>
    <w:rsid w:val="001A22D5"/>
    <w:rsid w:val="001A25A1"/>
    <w:rsid w:val="001A2601"/>
    <w:rsid w:val="001A2CB9"/>
    <w:rsid w:val="001A2E27"/>
    <w:rsid w:val="001A45EF"/>
    <w:rsid w:val="001A55CA"/>
    <w:rsid w:val="001A5A46"/>
    <w:rsid w:val="001B13A4"/>
    <w:rsid w:val="001B2E43"/>
    <w:rsid w:val="001B4E13"/>
    <w:rsid w:val="001B5414"/>
    <w:rsid w:val="001B56AC"/>
    <w:rsid w:val="001B6284"/>
    <w:rsid w:val="001C4294"/>
    <w:rsid w:val="001C4353"/>
    <w:rsid w:val="001C4936"/>
    <w:rsid w:val="001C4E00"/>
    <w:rsid w:val="001C6C52"/>
    <w:rsid w:val="001C6ECE"/>
    <w:rsid w:val="001D010E"/>
    <w:rsid w:val="001D1655"/>
    <w:rsid w:val="001D23BC"/>
    <w:rsid w:val="001D4620"/>
    <w:rsid w:val="001F15E7"/>
    <w:rsid w:val="001F1808"/>
    <w:rsid w:val="001F238C"/>
    <w:rsid w:val="001F4F72"/>
    <w:rsid w:val="001F5A0C"/>
    <w:rsid w:val="001F5EDC"/>
    <w:rsid w:val="001F60D1"/>
    <w:rsid w:val="0020232E"/>
    <w:rsid w:val="002027F9"/>
    <w:rsid w:val="00202C72"/>
    <w:rsid w:val="00203011"/>
    <w:rsid w:val="002035D5"/>
    <w:rsid w:val="00205D49"/>
    <w:rsid w:val="00207AB8"/>
    <w:rsid w:val="002101CB"/>
    <w:rsid w:val="00210AC0"/>
    <w:rsid w:val="00212DB5"/>
    <w:rsid w:val="0021350E"/>
    <w:rsid w:val="00213818"/>
    <w:rsid w:val="00215503"/>
    <w:rsid w:val="002166C4"/>
    <w:rsid w:val="00217373"/>
    <w:rsid w:val="00217E39"/>
    <w:rsid w:val="00220A69"/>
    <w:rsid w:val="00220AF9"/>
    <w:rsid w:val="00221A4C"/>
    <w:rsid w:val="002224C1"/>
    <w:rsid w:val="0022273C"/>
    <w:rsid w:val="00222C11"/>
    <w:rsid w:val="002231F8"/>
    <w:rsid w:val="002248DD"/>
    <w:rsid w:val="00224FE3"/>
    <w:rsid w:val="00225F6E"/>
    <w:rsid w:val="00226503"/>
    <w:rsid w:val="002267BD"/>
    <w:rsid w:val="00226AA2"/>
    <w:rsid w:val="00226E0B"/>
    <w:rsid w:val="002273F4"/>
    <w:rsid w:val="002276CE"/>
    <w:rsid w:val="00230DDA"/>
    <w:rsid w:val="00231F1F"/>
    <w:rsid w:val="00235314"/>
    <w:rsid w:val="002403ED"/>
    <w:rsid w:val="0024131B"/>
    <w:rsid w:val="00241CEB"/>
    <w:rsid w:val="00242AD7"/>
    <w:rsid w:val="00244837"/>
    <w:rsid w:val="0024580C"/>
    <w:rsid w:val="00245AB7"/>
    <w:rsid w:val="00246356"/>
    <w:rsid w:val="002477CD"/>
    <w:rsid w:val="002515E9"/>
    <w:rsid w:val="002546B1"/>
    <w:rsid w:val="002559E9"/>
    <w:rsid w:val="002607B5"/>
    <w:rsid w:val="00260CB8"/>
    <w:rsid w:val="00261F44"/>
    <w:rsid w:val="00262F33"/>
    <w:rsid w:val="00263E94"/>
    <w:rsid w:val="00265494"/>
    <w:rsid w:val="0026649C"/>
    <w:rsid w:val="002671D7"/>
    <w:rsid w:val="002700F2"/>
    <w:rsid w:val="00271B2D"/>
    <w:rsid w:val="00272C2D"/>
    <w:rsid w:val="00272FB6"/>
    <w:rsid w:val="00274640"/>
    <w:rsid w:val="00282E7F"/>
    <w:rsid w:val="00283050"/>
    <w:rsid w:val="0028306D"/>
    <w:rsid w:val="00290F84"/>
    <w:rsid w:val="00292DA4"/>
    <w:rsid w:val="002937FF"/>
    <w:rsid w:val="00294FC0"/>
    <w:rsid w:val="0029504E"/>
    <w:rsid w:val="00295B1D"/>
    <w:rsid w:val="0029676E"/>
    <w:rsid w:val="00296F8F"/>
    <w:rsid w:val="00297944"/>
    <w:rsid w:val="002A02FE"/>
    <w:rsid w:val="002A07F0"/>
    <w:rsid w:val="002A222D"/>
    <w:rsid w:val="002A2322"/>
    <w:rsid w:val="002A2427"/>
    <w:rsid w:val="002A41DE"/>
    <w:rsid w:val="002A527D"/>
    <w:rsid w:val="002A6E61"/>
    <w:rsid w:val="002B03FE"/>
    <w:rsid w:val="002B1F81"/>
    <w:rsid w:val="002B21A9"/>
    <w:rsid w:val="002B241F"/>
    <w:rsid w:val="002B30C5"/>
    <w:rsid w:val="002B333A"/>
    <w:rsid w:val="002B382D"/>
    <w:rsid w:val="002B4F0A"/>
    <w:rsid w:val="002B505E"/>
    <w:rsid w:val="002B5091"/>
    <w:rsid w:val="002B6982"/>
    <w:rsid w:val="002C0303"/>
    <w:rsid w:val="002C0450"/>
    <w:rsid w:val="002C0607"/>
    <w:rsid w:val="002C0690"/>
    <w:rsid w:val="002C1F8B"/>
    <w:rsid w:val="002C2130"/>
    <w:rsid w:val="002C24F4"/>
    <w:rsid w:val="002C3CA4"/>
    <w:rsid w:val="002C416B"/>
    <w:rsid w:val="002C454C"/>
    <w:rsid w:val="002C58FB"/>
    <w:rsid w:val="002C6204"/>
    <w:rsid w:val="002C6A9F"/>
    <w:rsid w:val="002C768D"/>
    <w:rsid w:val="002D08F9"/>
    <w:rsid w:val="002D1C3B"/>
    <w:rsid w:val="002D6830"/>
    <w:rsid w:val="002D7F3A"/>
    <w:rsid w:val="002E126A"/>
    <w:rsid w:val="002E1FD1"/>
    <w:rsid w:val="002E26FA"/>
    <w:rsid w:val="002E2764"/>
    <w:rsid w:val="002E2A0E"/>
    <w:rsid w:val="002E5874"/>
    <w:rsid w:val="002E68B2"/>
    <w:rsid w:val="002E6CE9"/>
    <w:rsid w:val="002F30F8"/>
    <w:rsid w:val="002F44D4"/>
    <w:rsid w:val="002F4900"/>
    <w:rsid w:val="002F65AD"/>
    <w:rsid w:val="002F7F43"/>
    <w:rsid w:val="00301EA0"/>
    <w:rsid w:val="00304946"/>
    <w:rsid w:val="00304A7E"/>
    <w:rsid w:val="003063AD"/>
    <w:rsid w:val="003066E6"/>
    <w:rsid w:val="003068AB"/>
    <w:rsid w:val="00306DB2"/>
    <w:rsid w:val="00310AF6"/>
    <w:rsid w:val="00311336"/>
    <w:rsid w:val="0031199B"/>
    <w:rsid w:val="00312329"/>
    <w:rsid w:val="00313F22"/>
    <w:rsid w:val="00314FEB"/>
    <w:rsid w:val="00315A38"/>
    <w:rsid w:val="0031639E"/>
    <w:rsid w:val="003200D2"/>
    <w:rsid w:val="0032037E"/>
    <w:rsid w:val="00321BE1"/>
    <w:rsid w:val="00323335"/>
    <w:rsid w:val="003234B9"/>
    <w:rsid w:val="00323C34"/>
    <w:rsid w:val="0032531C"/>
    <w:rsid w:val="003256E2"/>
    <w:rsid w:val="00326235"/>
    <w:rsid w:val="00326F44"/>
    <w:rsid w:val="0032700D"/>
    <w:rsid w:val="003304AB"/>
    <w:rsid w:val="003320BA"/>
    <w:rsid w:val="003336D3"/>
    <w:rsid w:val="00340672"/>
    <w:rsid w:val="00340C73"/>
    <w:rsid w:val="00341158"/>
    <w:rsid w:val="00344B89"/>
    <w:rsid w:val="00345B7B"/>
    <w:rsid w:val="0034619D"/>
    <w:rsid w:val="00346469"/>
    <w:rsid w:val="0034686B"/>
    <w:rsid w:val="00346B4A"/>
    <w:rsid w:val="0034732C"/>
    <w:rsid w:val="0034760E"/>
    <w:rsid w:val="00350C71"/>
    <w:rsid w:val="003513F4"/>
    <w:rsid w:val="00353E60"/>
    <w:rsid w:val="00354373"/>
    <w:rsid w:val="003565DD"/>
    <w:rsid w:val="00356E60"/>
    <w:rsid w:val="00363940"/>
    <w:rsid w:val="00364D97"/>
    <w:rsid w:val="003664D0"/>
    <w:rsid w:val="00373C2D"/>
    <w:rsid w:val="0037405E"/>
    <w:rsid w:val="00375125"/>
    <w:rsid w:val="00375A72"/>
    <w:rsid w:val="00376AB2"/>
    <w:rsid w:val="0037723B"/>
    <w:rsid w:val="00377AFA"/>
    <w:rsid w:val="00380739"/>
    <w:rsid w:val="003812B7"/>
    <w:rsid w:val="00381C42"/>
    <w:rsid w:val="00381E6D"/>
    <w:rsid w:val="00382A5F"/>
    <w:rsid w:val="00384402"/>
    <w:rsid w:val="003862B0"/>
    <w:rsid w:val="00386560"/>
    <w:rsid w:val="003871E9"/>
    <w:rsid w:val="00391D2D"/>
    <w:rsid w:val="0039257A"/>
    <w:rsid w:val="00394496"/>
    <w:rsid w:val="00394987"/>
    <w:rsid w:val="00394E7E"/>
    <w:rsid w:val="00395177"/>
    <w:rsid w:val="0039701C"/>
    <w:rsid w:val="003A030C"/>
    <w:rsid w:val="003A37DC"/>
    <w:rsid w:val="003A399D"/>
    <w:rsid w:val="003A5E50"/>
    <w:rsid w:val="003A6629"/>
    <w:rsid w:val="003B0272"/>
    <w:rsid w:val="003B0AB7"/>
    <w:rsid w:val="003B12CD"/>
    <w:rsid w:val="003B1386"/>
    <w:rsid w:val="003B1627"/>
    <w:rsid w:val="003B1B1D"/>
    <w:rsid w:val="003B2449"/>
    <w:rsid w:val="003B3D7D"/>
    <w:rsid w:val="003B405D"/>
    <w:rsid w:val="003B44A0"/>
    <w:rsid w:val="003B4E35"/>
    <w:rsid w:val="003B5ED9"/>
    <w:rsid w:val="003B604D"/>
    <w:rsid w:val="003B75FB"/>
    <w:rsid w:val="003C00E7"/>
    <w:rsid w:val="003C0249"/>
    <w:rsid w:val="003C24DE"/>
    <w:rsid w:val="003C2625"/>
    <w:rsid w:val="003C282C"/>
    <w:rsid w:val="003C2DFC"/>
    <w:rsid w:val="003C36F4"/>
    <w:rsid w:val="003C3B00"/>
    <w:rsid w:val="003C52B9"/>
    <w:rsid w:val="003C5717"/>
    <w:rsid w:val="003C6381"/>
    <w:rsid w:val="003C6EAD"/>
    <w:rsid w:val="003C7595"/>
    <w:rsid w:val="003D1001"/>
    <w:rsid w:val="003D1B0E"/>
    <w:rsid w:val="003D24DE"/>
    <w:rsid w:val="003D2AA5"/>
    <w:rsid w:val="003D4838"/>
    <w:rsid w:val="003D486E"/>
    <w:rsid w:val="003D529F"/>
    <w:rsid w:val="003E139F"/>
    <w:rsid w:val="003E3274"/>
    <w:rsid w:val="003E362C"/>
    <w:rsid w:val="003E3B9C"/>
    <w:rsid w:val="003E44EC"/>
    <w:rsid w:val="003E77E9"/>
    <w:rsid w:val="003F00B0"/>
    <w:rsid w:val="003F4008"/>
    <w:rsid w:val="003F4373"/>
    <w:rsid w:val="003F4789"/>
    <w:rsid w:val="003F4A59"/>
    <w:rsid w:val="003F4C2A"/>
    <w:rsid w:val="003F4C8A"/>
    <w:rsid w:val="003F5D13"/>
    <w:rsid w:val="003F5FE1"/>
    <w:rsid w:val="003F611E"/>
    <w:rsid w:val="003F62FF"/>
    <w:rsid w:val="003F6EB8"/>
    <w:rsid w:val="003F7217"/>
    <w:rsid w:val="00401B9E"/>
    <w:rsid w:val="0040245F"/>
    <w:rsid w:val="00402C47"/>
    <w:rsid w:val="004034F0"/>
    <w:rsid w:val="00403BC3"/>
    <w:rsid w:val="00404015"/>
    <w:rsid w:val="004060E9"/>
    <w:rsid w:val="004060EF"/>
    <w:rsid w:val="004103BC"/>
    <w:rsid w:val="00410515"/>
    <w:rsid w:val="00410FA5"/>
    <w:rsid w:val="00411130"/>
    <w:rsid w:val="00411356"/>
    <w:rsid w:val="00412151"/>
    <w:rsid w:val="004127AA"/>
    <w:rsid w:val="00413FA1"/>
    <w:rsid w:val="004144DE"/>
    <w:rsid w:val="00416FC9"/>
    <w:rsid w:val="004173AC"/>
    <w:rsid w:val="0042228F"/>
    <w:rsid w:val="00422A27"/>
    <w:rsid w:val="00424A73"/>
    <w:rsid w:val="00425586"/>
    <w:rsid w:val="00425673"/>
    <w:rsid w:val="00425CA3"/>
    <w:rsid w:val="0043018D"/>
    <w:rsid w:val="0043066E"/>
    <w:rsid w:val="0043296D"/>
    <w:rsid w:val="00434E2C"/>
    <w:rsid w:val="004352B2"/>
    <w:rsid w:val="00436969"/>
    <w:rsid w:val="0043779D"/>
    <w:rsid w:val="004409CD"/>
    <w:rsid w:val="00440B2C"/>
    <w:rsid w:val="00440BB2"/>
    <w:rsid w:val="00441352"/>
    <w:rsid w:val="00441796"/>
    <w:rsid w:val="004436C3"/>
    <w:rsid w:val="004457AF"/>
    <w:rsid w:val="00446781"/>
    <w:rsid w:val="0045170D"/>
    <w:rsid w:val="00451D3D"/>
    <w:rsid w:val="00452507"/>
    <w:rsid w:val="004529D0"/>
    <w:rsid w:val="0045322E"/>
    <w:rsid w:val="00453417"/>
    <w:rsid w:val="004534A1"/>
    <w:rsid w:val="00454065"/>
    <w:rsid w:val="00454B33"/>
    <w:rsid w:val="00455214"/>
    <w:rsid w:val="00460A42"/>
    <w:rsid w:val="00462019"/>
    <w:rsid w:val="0046230F"/>
    <w:rsid w:val="004625A0"/>
    <w:rsid w:val="00463EFC"/>
    <w:rsid w:val="00467F7C"/>
    <w:rsid w:val="004700C0"/>
    <w:rsid w:val="004705BF"/>
    <w:rsid w:val="00471145"/>
    <w:rsid w:val="00471EB0"/>
    <w:rsid w:val="004720A0"/>
    <w:rsid w:val="00472570"/>
    <w:rsid w:val="0047463A"/>
    <w:rsid w:val="00474E03"/>
    <w:rsid w:val="004751E0"/>
    <w:rsid w:val="004770AB"/>
    <w:rsid w:val="004811DD"/>
    <w:rsid w:val="00481834"/>
    <w:rsid w:val="00481B7C"/>
    <w:rsid w:val="00483135"/>
    <w:rsid w:val="00483D47"/>
    <w:rsid w:val="00483F08"/>
    <w:rsid w:val="00484F00"/>
    <w:rsid w:val="00486172"/>
    <w:rsid w:val="00486248"/>
    <w:rsid w:val="004868E0"/>
    <w:rsid w:val="00486946"/>
    <w:rsid w:val="00486C28"/>
    <w:rsid w:val="00490F13"/>
    <w:rsid w:val="0049252D"/>
    <w:rsid w:val="0049275E"/>
    <w:rsid w:val="00492AC8"/>
    <w:rsid w:val="00492B7F"/>
    <w:rsid w:val="00493124"/>
    <w:rsid w:val="00494753"/>
    <w:rsid w:val="00495450"/>
    <w:rsid w:val="00496332"/>
    <w:rsid w:val="00496EAA"/>
    <w:rsid w:val="00496F64"/>
    <w:rsid w:val="004A0A7A"/>
    <w:rsid w:val="004A103F"/>
    <w:rsid w:val="004A145C"/>
    <w:rsid w:val="004A4840"/>
    <w:rsid w:val="004A52C7"/>
    <w:rsid w:val="004A6CCA"/>
    <w:rsid w:val="004A6EF2"/>
    <w:rsid w:val="004A76BA"/>
    <w:rsid w:val="004B0B63"/>
    <w:rsid w:val="004B1D48"/>
    <w:rsid w:val="004B48D8"/>
    <w:rsid w:val="004B63C9"/>
    <w:rsid w:val="004B6A1A"/>
    <w:rsid w:val="004C5A59"/>
    <w:rsid w:val="004D199B"/>
    <w:rsid w:val="004D1D46"/>
    <w:rsid w:val="004D2DB5"/>
    <w:rsid w:val="004D2DC8"/>
    <w:rsid w:val="004D3576"/>
    <w:rsid w:val="004D3D29"/>
    <w:rsid w:val="004D3DCD"/>
    <w:rsid w:val="004D4031"/>
    <w:rsid w:val="004D42DC"/>
    <w:rsid w:val="004D4BAF"/>
    <w:rsid w:val="004D5A4D"/>
    <w:rsid w:val="004D5BB1"/>
    <w:rsid w:val="004D6331"/>
    <w:rsid w:val="004D64D0"/>
    <w:rsid w:val="004D66A6"/>
    <w:rsid w:val="004D70EB"/>
    <w:rsid w:val="004E063C"/>
    <w:rsid w:val="004E0656"/>
    <w:rsid w:val="004E25EE"/>
    <w:rsid w:val="004E3AD3"/>
    <w:rsid w:val="004E441F"/>
    <w:rsid w:val="004E4C78"/>
    <w:rsid w:val="004E613F"/>
    <w:rsid w:val="004E6555"/>
    <w:rsid w:val="004E659E"/>
    <w:rsid w:val="004E7A75"/>
    <w:rsid w:val="004F010D"/>
    <w:rsid w:val="004F0DC9"/>
    <w:rsid w:val="004F1B5F"/>
    <w:rsid w:val="004F2087"/>
    <w:rsid w:val="004F2FD7"/>
    <w:rsid w:val="004F4329"/>
    <w:rsid w:val="004F6182"/>
    <w:rsid w:val="004F6A3F"/>
    <w:rsid w:val="004F781C"/>
    <w:rsid w:val="00500D14"/>
    <w:rsid w:val="005035EB"/>
    <w:rsid w:val="0050398C"/>
    <w:rsid w:val="00504486"/>
    <w:rsid w:val="00504CE6"/>
    <w:rsid w:val="00504FE0"/>
    <w:rsid w:val="005050FD"/>
    <w:rsid w:val="005056CE"/>
    <w:rsid w:val="0050570E"/>
    <w:rsid w:val="0050681D"/>
    <w:rsid w:val="00507A36"/>
    <w:rsid w:val="00507C8A"/>
    <w:rsid w:val="00512688"/>
    <w:rsid w:val="00513224"/>
    <w:rsid w:val="005133F0"/>
    <w:rsid w:val="00514B8F"/>
    <w:rsid w:val="00516202"/>
    <w:rsid w:val="005162C3"/>
    <w:rsid w:val="00516321"/>
    <w:rsid w:val="005178EF"/>
    <w:rsid w:val="00517FB6"/>
    <w:rsid w:val="0052048E"/>
    <w:rsid w:val="00521620"/>
    <w:rsid w:val="00522157"/>
    <w:rsid w:val="00523405"/>
    <w:rsid w:val="0052400A"/>
    <w:rsid w:val="005259A2"/>
    <w:rsid w:val="00525F3C"/>
    <w:rsid w:val="005315BA"/>
    <w:rsid w:val="00532639"/>
    <w:rsid w:val="00532F1F"/>
    <w:rsid w:val="00534657"/>
    <w:rsid w:val="00534705"/>
    <w:rsid w:val="00534E0F"/>
    <w:rsid w:val="0053652E"/>
    <w:rsid w:val="0053743C"/>
    <w:rsid w:val="0054076E"/>
    <w:rsid w:val="00540805"/>
    <w:rsid w:val="00543A9B"/>
    <w:rsid w:val="00544F85"/>
    <w:rsid w:val="0054616D"/>
    <w:rsid w:val="005465D0"/>
    <w:rsid w:val="005519D7"/>
    <w:rsid w:val="00552730"/>
    <w:rsid w:val="00560262"/>
    <w:rsid w:val="005615D3"/>
    <w:rsid w:val="0056188D"/>
    <w:rsid w:val="00561FB7"/>
    <w:rsid w:val="00562A87"/>
    <w:rsid w:val="00563989"/>
    <w:rsid w:val="00563BD1"/>
    <w:rsid w:val="00565A92"/>
    <w:rsid w:val="0056675B"/>
    <w:rsid w:val="005667FA"/>
    <w:rsid w:val="005725DD"/>
    <w:rsid w:val="00573535"/>
    <w:rsid w:val="0057364E"/>
    <w:rsid w:val="00573B5F"/>
    <w:rsid w:val="00573C3E"/>
    <w:rsid w:val="0057544F"/>
    <w:rsid w:val="005767A3"/>
    <w:rsid w:val="0058010F"/>
    <w:rsid w:val="005802C3"/>
    <w:rsid w:val="00581085"/>
    <w:rsid w:val="00581DA0"/>
    <w:rsid w:val="00587674"/>
    <w:rsid w:val="00590888"/>
    <w:rsid w:val="0059165A"/>
    <w:rsid w:val="00592B9C"/>
    <w:rsid w:val="00595669"/>
    <w:rsid w:val="0059569A"/>
    <w:rsid w:val="00596F8A"/>
    <w:rsid w:val="005A1872"/>
    <w:rsid w:val="005A1FDE"/>
    <w:rsid w:val="005A20DC"/>
    <w:rsid w:val="005A2905"/>
    <w:rsid w:val="005A2BB8"/>
    <w:rsid w:val="005A3185"/>
    <w:rsid w:val="005A330E"/>
    <w:rsid w:val="005A35E7"/>
    <w:rsid w:val="005A3AFF"/>
    <w:rsid w:val="005A3E51"/>
    <w:rsid w:val="005A4005"/>
    <w:rsid w:val="005A456A"/>
    <w:rsid w:val="005A52FF"/>
    <w:rsid w:val="005A7DEC"/>
    <w:rsid w:val="005B189D"/>
    <w:rsid w:val="005B1C46"/>
    <w:rsid w:val="005B28A3"/>
    <w:rsid w:val="005B2A6A"/>
    <w:rsid w:val="005B302E"/>
    <w:rsid w:val="005B37CF"/>
    <w:rsid w:val="005B3AFB"/>
    <w:rsid w:val="005B4755"/>
    <w:rsid w:val="005B5282"/>
    <w:rsid w:val="005C0E00"/>
    <w:rsid w:val="005C205F"/>
    <w:rsid w:val="005C221A"/>
    <w:rsid w:val="005C2CA5"/>
    <w:rsid w:val="005C4156"/>
    <w:rsid w:val="005C661C"/>
    <w:rsid w:val="005C6D81"/>
    <w:rsid w:val="005C7674"/>
    <w:rsid w:val="005D0783"/>
    <w:rsid w:val="005D0D2A"/>
    <w:rsid w:val="005D54B9"/>
    <w:rsid w:val="005D5FF6"/>
    <w:rsid w:val="005D7E82"/>
    <w:rsid w:val="005E1DD9"/>
    <w:rsid w:val="005E1FE9"/>
    <w:rsid w:val="005E4914"/>
    <w:rsid w:val="005E495B"/>
    <w:rsid w:val="005E7399"/>
    <w:rsid w:val="005F06E3"/>
    <w:rsid w:val="005F13C9"/>
    <w:rsid w:val="005F1C81"/>
    <w:rsid w:val="005F3F0A"/>
    <w:rsid w:val="005F51F8"/>
    <w:rsid w:val="005F5E29"/>
    <w:rsid w:val="005F6FAF"/>
    <w:rsid w:val="0060066E"/>
    <w:rsid w:val="00601434"/>
    <w:rsid w:val="00604DF7"/>
    <w:rsid w:val="006050BD"/>
    <w:rsid w:val="00607D2E"/>
    <w:rsid w:val="00610049"/>
    <w:rsid w:val="006106F0"/>
    <w:rsid w:val="00611100"/>
    <w:rsid w:val="006114F7"/>
    <w:rsid w:val="00611F3E"/>
    <w:rsid w:val="006139DD"/>
    <w:rsid w:val="006148E8"/>
    <w:rsid w:val="00616B83"/>
    <w:rsid w:val="00621B5E"/>
    <w:rsid w:val="00624C20"/>
    <w:rsid w:val="00630C3B"/>
    <w:rsid w:val="00631106"/>
    <w:rsid w:val="00631839"/>
    <w:rsid w:val="00632746"/>
    <w:rsid w:val="0063330C"/>
    <w:rsid w:val="00634899"/>
    <w:rsid w:val="006351D8"/>
    <w:rsid w:val="00635954"/>
    <w:rsid w:val="0063650F"/>
    <w:rsid w:val="006373DE"/>
    <w:rsid w:val="006409DF"/>
    <w:rsid w:val="00640F11"/>
    <w:rsid w:val="0064668E"/>
    <w:rsid w:val="006473A6"/>
    <w:rsid w:val="00647721"/>
    <w:rsid w:val="0065159A"/>
    <w:rsid w:val="00651BE0"/>
    <w:rsid w:val="0065250B"/>
    <w:rsid w:val="00654CDB"/>
    <w:rsid w:val="0065580C"/>
    <w:rsid w:val="00655834"/>
    <w:rsid w:val="00656714"/>
    <w:rsid w:val="006571CB"/>
    <w:rsid w:val="0065779E"/>
    <w:rsid w:val="00657BFC"/>
    <w:rsid w:val="00661190"/>
    <w:rsid w:val="00662B93"/>
    <w:rsid w:val="0066573D"/>
    <w:rsid w:val="006659B8"/>
    <w:rsid w:val="00666A1D"/>
    <w:rsid w:val="00667699"/>
    <w:rsid w:val="00671B37"/>
    <w:rsid w:val="0067344B"/>
    <w:rsid w:val="006741C6"/>
    <w:rsid w:val="006752DC"/>
    <w:rsid w:val="0067654C"/>
    <w:rsid w:val="006772DF"/>
    <w:rsid w:val="00677CD0"/>
    <w:rsid w:val="00680151"/>
    <w:rsid w:val="006811C0"/>
    <w:rsid w:val="00681E38"/>
    <w:rsid w:val="00682B9B"/>
    <w:rsid w:val="00682EB6"/>
    <w:rsid w:val="006830C6"/>
    <w:rsid w:val="00683F12"/>
    <w:rsid w:val="00685029"/>
    <w:rsid w:val="00685786"/>
    <w:rsid w:val="00685E01"/>
    <w:rsid w:val="00686A93"/>
    <w:rsid w:val="00686E2D"/>
    <w:rsid w:val="00687CCC"/>
    <w:rsid w:val="00694A83"/>
    <w:rsid w:val="00694D99"/>
    <w:rsid w:val="00696276"/>
    <w:rsid w:val="006979D2"/>
    <w:rsid w:val="00697B85"/>
    <w:rsid w:val="006A1F32"/>
    <w:rsid w:val="006A4E11"/>
    <w:rsid w:val="006A5B2F"/>
    <w:rsid w:val="006A6C99"/>
    <w:rsid w:val="006A6DE1"/>
    <w:rsid w:val="006B0C19"/>
    <w:rsid w:val="006B24F9"/>
    <w:rsid w:val="006B300C"/>
    <w:rsid w:val="006B32B6"/>
    <w:rsid w:val="006B5BFC"/>
    <w:rsid w:val="006C2526"/>
    <w:rsid w:val="006C258F"/>
    <w:rsid w:val="006C4CC9"/>
    <w:rsid w:val="006C5479"/>
    <w:rsid w:val="006C556D"/>
    <w:rsid w:val="006C75BA"/>
    <w:rsid w:val="006D01F3"/>
    <w:rsid w:val="006D1A76"/>
    <w:rsid w:val="006D4894"/>
    <w:rsid w:val="006D6619"/>
    <w:rsid w:val="006D6DC8"/>
    <w:rsid w:val="006D743E"/>
    <w:rsid w:val="006E1DA3"/>
    <w:rsid w:val="006E3FCA"/>
    <w:rsid w:val="006E70F1"/>
    <w:rsid w:val="006F132E"/>
    <w:rsid w:val="006F179C"/>
    <w:rsid w:val="006F1C42"/>
    <w:rsid w:val="006F304C"/>
    <w:rsid w:val="006F407B"/>
    <w:rsid w:val="006F4883"/>
    <w:rsid w:val="006F58CC"/>
    <w:rsid w:val="006F7DB6"/>
    <w:rsid w:val="00700248"/>
    <w:rsid w:val="00700EEA"/>
    <w:rsid w:val="00702B9D"/>
    <w:rsid w:val="007037B4"/>
    <w:rsid w:val="0070395E"/>
    <w:rsid w:val="0070483E"/>
    <w:rsid w:val="007053F3"/>
    <w:rsid w:val="00705614"/>
    <w:rsid w:val="00707AC8"/>
    <w:rsid w:val="007101D0"/>
    <w:rsid w:val="00711758"/>
    <w:rsid w:val="00713B70"/>
    <w:rsid w:val="0071543D"/>
    <w:rsid w:val="0071580C"/>
    <w:rsid w:val="00715AAC"/>
    <w:rsid w:val="007170EF"/>
    <w:rsid w:val="00722294"/>
    <w:rsid w:val="007239A7"/>
    <w:rsid w:val="00724619"/>
    <w:rsid w:val="007251A5"/>
    <w:rsid w:val="00725A9D"/>
    <w:rsid w:val="00725AD6"/>
    <w:rsid w:val="00725F49"/>
    <w:rsid w:val="00726AF6"/>
    <w:rsid w:val="007277ED"/>
    <w:rsid w:val="007316D5"/>
    <w:rsid w:val="0073206C"/>
    <w:rsid w:val="00732EEB"/>
    <w:rsid w:val="007336A8"/>
    <w:rsid w:val="007339A7"/>
    <w:rsid w:val="00733FE8"/>
    <w:rsid w:val="0073505C"/>
    <w:rsid w:val="0074056B"/>
    <w:rsid w:val="007422BB"/>
    <w:rsid w:val="00744718"/>
    <w:rsid w:val="007466F5"/>
    <w:rsid w:val="0074671B"/>
    <w:rsid w:val="007469FD"/>
    <w:rsid w:val="007475C7"/>
    <w:rsid w:val="00747621"/>
    <w:rsid w:val="00750EFE"/>
    <w:rsid w:val="00751093"/>
    <w:rsid w:val="007512DF"/>
    <w:rsid w:val="00751A1F"/>
    <w:rsid w:val="00752CFB"/>
    <w:rsid w:val="007549E5"/>
    <w:rsid w:val="00754E23"/>
    <w:rsid w:val="007561A3"/>
    <w:rsid w:val="00761BF0"/>
    <w:rsid w:val="007629F8"/>
    <w:rsid w:val="007642FD"/>
    <w:rsid w:val="00764598"/>
    <w:rsid w:val="00765356"/>
    <w:rsid w:val="00765459"/>
    <w:rsid w:val="00765BFC"/>
    <w:rsid w:val="0076601D"/>
    <w:rsid w:val="00767E20"/>
    <w:rsid w:val="007721D7"/>
    <w:rsid w:val="00772B34"/>
    <w:rsid w:val="007731D1"/>
    <w:rsid w:val="00773FB0"/>
    <w:rsid w:val="00774C25"/>
    <w:rsid w:val="00774DF2"/>
    <w:rsid w:val="00775BF2"/>
    <w:rsid w:val="00777063"/>
    <w:rsid w:val="00777DDD"/>
    <w:rsid w:val="00782A31"/>
    <w:rsid w:val="00783036"/>
    <w:rsid w:val="00783770"/>
    <w:rsid w:val="007850B1"/>
    <w:rsid w:val="0078625B"/>
    <w:rsid w:val="007872D6"/>
    <w:rsid w:val="00790AA5"/>
    <w:rsid w:val="00791CDA"/>
    <w:rsid w:val="00792413"/>
    <w:rsid w:val="00792921"/>
    <w:rsid w:val="007931FF"/>
    <w:rsid w:val="007943BA"/>
    <w:rsid w:val="00797779"/>
    <w:rsid w:val="007A130E"/>
    <w:rsid w:val="007A1FAC"/>
    <w:rsid w:val="007A27E6"/>
    <w:rsid w:val="007A3E6A"/>
    <w:rsid w:val="007A697B"/>
    <w:rsid w:val="007A6A1F"/>
    <w:rsid w:val="007B2FA7"/>
    <w:rsid w:val="007B3111"/>
    <w:rsid w:val="007B3500"/>
    <w:rsid w:val="007B3A0E"/>
    <w:rsid w:val="007B46F5"/>
    <w:rsid w:val="007B53DD"/>
    <w:rsid w:val="007B55D6"/>
    <w:rsid w:val="007B667D"/>
    <w:rsid w:val="007B721C"/>
    <w:rsid w:val="007B74E1"/>
    <w:rsid w:val="007C06B1"/>
    <w:rsid w:val="007C0718"/>
    <w:rsid w:val="007C125C"/>
    <w:rsid w:val="007C38A4"/>
    <w:rsid w:val="007C3925"/>
    <w:rsid w:val="007C45BF"/>
    <w:rsid w:val="007C4697"/>
    <w:rsid w:val="007C709F"/>
    <w:rsid w:val="007C7261"/>
    <w:rsid w:val="007C7DA5"/>
    <w:rsid w:val="007D0013"/>
    <w:rsid w:val="007D1DA1"/>
    <w:rsid w:val="007D2381"/>
    <w:rsid w:val="007D25FB"/>
    <w:rsid w:val="007D2B46"/>
    <w:rsid w:val="007D4208"/>
    <w:rsid w:val="007D5807"/>
    <w:rsid w:val="007D635C"/>
    <w:rsid w:val="007D6410"/>
    <w:rsid w:val="007D67DA"/>
    <w:rsid w:val="007D74F7"/>
    <w:rsid w:val="007E1A16"/>
    <w:rsid w:val="007E348A"/>
    <w:rsid w:val="007E3983"/>
    <w:rsid w:val="007E62D6"/>
    <w:rsid w:val="007E69CB"/>
    <w:rsid w:val="007F1AC0"/>
    <w:rsid w:val="007F3AFC"/>
    <w:rsid w:val="007F4E0F"/>
    <w:rsid w:val="007F5297"/>
    <w:rsid w:val="007F63E1"/>
    <w:rsid w:val="00800566"/>
    <w:rsid w:val="0080067C"/>
    <w:rsid w:val="008011C2"/>
    <w:rsid w:val="00801CBF"/>
    <w:rsid w:val="008028BD"/>
    <w:rsid w:val="00803121"/>
    <w:rsid w:val="0080415E"/>
    <w:rsid w:val="0080497F"/>
    <w:rsid w:val="008050B6"/>
    <w:rsid w:val="008053F4"/>
    <w:rsid w:val="00805596"/>
    <w:rsid w:val="00806B4C"/>
    <w:rsid w:val="0081086C"/>
    <w:rsid w:val="008137C7"/>
    <w:rsid w:val="00814C20"/>
    <w:rsid w:val="00814FFC"/>
    <w:rsid w:val="0081575F"/>
    <w:rsid w:val="0081587F"/>
    <w:rsid w:val="0081655B"/>
    <w:rsid w:val="008167CF"/>
    <w:rsid w:val="00820044"/>
    <w:rsid w:val="0082030F"/>
    <w:rsid w:val="008203E2"/>
    <w:rsid w:val="00820CB9"/>
    <w:rsid w:val="00823BB5"/>
    <w:rsid w:val="00823D5F"/>
    <w:rsid w:val="00823F0A"/>
    <w:rsid w:val="008240FC"/>
    <w:rsid w:val="00824279"/>
    <w:rsid w:val="00826681"/>
    <w:rsid w:val="00827348"/>
    <w:rsid w:val="0082739E"/>
    <w:rsid w:val="00827D62"/>
    <w:rsid w:val="0083001F"/>
    <w:rsid w:val="0083044C"/>
    <w:rsid w:val="00830C57"/>
    <w:rsid w:val="00830DA6"/>
    <w:rsid w:val="008314A0"/>
    <w:rsid w:val="008319AF"/>
    <w:rsid w:val="00832241"/>
    <w:rsid w:val="008352CF"/>
    <w:rsid w:val="00837355"/>
    <w:rsid w:val="00837D7B"/>
    <w:rsid w:val="00843C35"/>
    <w:rsid w:val="0084421D"/>
    <w:rsid w:val="00846F8D"/>
    <w:rsid w:val="0084772C"/>
    <w:rsid w:val="00851623"/>
    <w:rsid w:val="00851B64"/>
    <w:rsid w:val="0085261D"/>
    <w:rsid w:val="00856214"/>
    <w:rsid w:val="008575DF"/>
    <w:rsid w:val="008618B9"/>
    <w:rsid w:val="0086418B"/>
    <w:rsid w:val="0086429C"/>
    <w:rsid w:val="00866921"/>
    <w:rsid w:val="008669E4"/>
    <w:rsid w:val="00866A66"/>
    <w:rsid w:val="00867170"/>
    <w:rsid w:val="008674BD"/>
    <w:rsid w:val="008679C6"/>
    <w:rsid w:val="0087158E"/>
    <w:rsid w:val="00871D36"/>
    <w:rsid w:val="00871DE0"/>
    <w:rsid w:val="00873774"/>
    <w:rsid w:val="008759ED"/>
    <w:rsid w:val="008762A5"/>
    <w:rsid w:val="00880385"/>
    <w:rsid w:val="0088105A"/>
    <w:rsid w:val="00881499"/>
    <w:rsid w:val="0088160D"/>
    <w:rsid w:val="0088481B"/>
    <w:rsid w:val="008906F6"/>
    <w:rsid w:val="00894D68"/>
    <w:rsid w:val="00895133"/>
    <w:rsid w:val="008952F8"/>
    <w:rsid w:val="00895349"/>
    <w:rsid w:val="008955B6"/>
    <w:rsid w:val="00895F9A"/>
    <w:rsid w:val="008969BD"/>
    <w:rsid w:val="00897A8F"/>
    <w:rsid w:val="008A03CC"/>
    <w:rsid w:val="008A0DA2"/>
    <w:rsid w:val="008A2399"/>
    <w:rsid w:val="008A28CB"/>
    <w:rsid w:val="008A44A3"/>
    <w:rsid w:val="008A505E"/>
    <w:rsid w:val="008A62F4"/>
    <w:rsid w:val="008A6A03"/>
    <w:rsid w:val="008A70F8"/>
    <w:rsid w:val="008A75F7"/>
    <w:rsid w:val="008B0F9F"/>
    <w:rsid w:val="008B264C"/>
    <w:rsid w:val="008B4688"/>
    <w:rsid w:val="008B4E39"/>
    <w:rsid w:val="008B5B5B"/>
    <w:rsid w:val="008B778F"/>
    <w:rsid w:val="008B77CD"/>
    <w:rsid w:val="008C2AC0"/>
    <w:rsid w:val="008C377F"/>
    <w:rsid w:val="008C53E4"/>
    <w:rsid w:val="008C565A"/>
    <w:rsid w:val="008C600A"/>
    <w:rsid w:val="008C609D"/>
    <w:rsid w:val="008C6346"/>
    <w:rsid w:val="008D1F5E"/>
    <w:rsid w:val="008D335C"/>
    <w:rsid w:val="008D378D"/>
    <w:rsid w:val="008D70D5"/>
    <w:rsid w:val="008D73A5"/>
    <w:rsid w:val="008D7D8D"/>
    <w:rsid w:val="008E0496"/>
    <w:rsid w:val="008E0B2D"/>
    <w:rsid w:val="008E2603"/>
    <w:rsid w:val="008E2AB6"/>
    <w:rsid w:val="008E2DCA"/>
    <w:rsid w:val="008E33C5"/>
    <w:rsid w:val="008E4838"/>
    <w:rsid w:val="008E490B"/>
    <w:rsid w:val="008F2583"/>
    <w:rsid w:val="008F3B4A"/>
    <w:rsid w:val="008F46B7"/>
    <w:rsid w:val="008F64FF"/>
    <w:rsid w:val="008F7E7F"/>
    <w:rsid w:val="0090163A"/>
    <w:rsid w:val="009019B6"/>
    <w:rsid w:val="00902521"/>
    <w:rsid w:val="00902A79"/>
    <w:rsid w:val="00905286"/>
    <w:rsid w:val="00906078"/>
    <w:rsid w:val="009130C3"/>
    <w:rsid w:val="009148FA"/>
    <w:rsid w:val="0091560E"/>
    <w:rsid w:val="00920A92"/>
    <w:rsid w:val="009210D1"/>
    <w:rsid w:val="0092117C"/>
    <w:rsid w:val="00923EE2"/>
    <w:rsid w:val="00924029"/>
    <w:rsid w:val="00925976"/>
    <w:rsid w:val="00926428"/>
    <w:rsid w:val="00926451"/>
    <w:rsid w:val="009267C3"/>
    <w:rsid w:val="00926A3D"/>
    <w:rsid w:val="00930D43"/>
    <w:rsid w:val="0093246A"/>
    <w:rsid w:val="009326D2"/>
    <w:rsid w:val="00937B8B"/>
    <w:rsid w:val="00941480"/>
    <w:rsid w:val="00942603"/>
    <w:rsid w:val="00943CDD"/>
    <w:rsid w:val="00944056"/>
    <w:rsid w:val="00944BE4"/>
    <w:rsid w:val="00947124"/>
    <w:rsid w:val="009475B8"/>
    <w:rsid w:val="00947D8E"/>
    <w:rsid w:val="00947E9B"/>
    <w:rsid w:val="0095136A"/>
    <w:rsid w:val="00952426"/>
    <w:rsid w:val="009555F2"/>
    <w:rsid w:val="00955B5A"/>
    <w:rsid w:val="00955FB9"/>
    <w:rsid w:val="0095775A"/>
    <w:rsid w:val="009579C8"/>
    <w:rsid w:val="00963CFC"/>
    <w:rsid w:val="00964DFF"/>
    <w:rsid w:val="009652EB"/>
    <w:rsid w:val="0096589C"/>
    <w:rsid w:val="00966F5F"/>
    <w:rsid w:val="0096746F"/>
    <w:rsid w:val="00967932"/>
    <w:rsid w:val="00970274"/>
    <w:rsid w:val="00972686"/>
    <w:rsid w:val="00972866"/>
    <w:rsid w:val="009729B4"/>
    <w:rsid w:val="00973BA1"/>
    <w:rsid w:val="00973E0A"/>
    <w:rsid w:val="00973E4B"/>
    <w:rsid w:val="00974462"/>
    <w:rsid w:val="00974DC9"/>
    <w:rsid w:val="00975FB2"/>
    <w:rsid w:val="009773BD"/>
    <w:rsid w:val="009776AA"/>
    <w:rsid w:val="009817E1"/>
    <w:rsid w:val="009826D0"/>
    <w:rsid w:val="00984DF6"/>
    <w:rsid w:val="00984E17"/>
    <w:rsid w:val="00985486"/>
    <w:rsid w:val="009870CD"/>
    <w:rsid w:val="00987177"/>
    <w:rsid w:val="0099013E"/>
    <w:rsid w:val="00990470"/>
    <w:rsid w:val="00991671"/>
    <w:rsid w:val="00992AF0"/>
    <w:rsid w:val="00994124"/>
    <w:rsid w:val="00994280"/>
    <w:rsid w:val="00994378"/>
    <w:rsid w:val="00995968"/>
    <w:rsid w:val="00996214"/>
    <w:rsid w:val="00996B34"/>
    <w:rsid w:val="00996E6A"/>
    <w:rsid w:val="0099716B"/>
    <w:rsid w:val="009A0809"/>
    <w:rsid w:val="009A361D"/>
    <w:rsid w:val="009A4932"/>
    <w:rsid w:val="009A5305"/>
    <w:rsid w:val="009B118D"/>
    <w:rsid w:val="009B132A"/>
    <w:rsid w:val="009B20AD"/>
    <w:rsid w:val="009B3A62"/>
    <w:rsid w:val="009B4B15"/>
    <w:rsid w:val="009B4C6F"/>
    <w:rsid w:val="009B7425"/>
    <w:rsid w:val="009C0B4B"/>
    <w:rsid w:val="009C1218"/>
    <w:rsid w:val="009C2E9F"/>
    <w:rsid w:val="009C3F41"/>
    <w:rsid w:val="009C41F9"/>
    <w:rsid w:val="009C531B"/>
    <w:rsid w:val="009C61C6"/>
    <w:rsid w:val="009C67CB"/>
    <w:rsid w:val="009C7B11"/>
    <w:rsid w:val="009C7CA6"/>
    <w:rsid w:val="009D0E76"/>
    <w:rsid w:val="009D101A"/>
    <w:rsid w:val="009D2B3F"/>
    <w:rsid w:val="009D2F2A"/>
    <w:rsid w:val="009D3272"/>
    <w:rsid w:val="009D33D9"/>
    <w:rsid w:val="009D44C4"/>
    <w:rsid w:val="009D45D2"/>
    <w:rsid w:val="009D4C07"/>
    <w:rsid w:val="009D4D86"/>
    <w:rsid w:val="009D4D8E"/>
    <w:rsid w:val="009D548A"/>
    <w:rsid w:val="009D5D29"/>
    <w:rsid w:val="009D6252"/>
    <w:rsid w:val="009E1DC2"/>
    <w:rsid w:val="009E3B96"/>
    <w:rsid w:val="009E409A"/>
    <w:rsid w:val="009E4D2E"/>
    <w:rsid w:val="009E5BAC"/>
    <w:rsid w:val="009E6623"/>
    <w:rsid w:val="009F0147"/>
    <w:rsid w:val="009F16A7"/>
    <w:rsid w:val="009F409B"/>
    <w:rsid w:val="009F4208"/>
    <w:rsid w:val="009F45ED"/>
    <w:rsid w:val="009F488A"/>
    <w:rsid w:val="009F7EC1"/>
    <w:rsid w:val="00A000C1"/>
    <w:rsid w:val="00A0075A"/>
    <w:rsid w:val="00A01E95"/>
    <w:rsid w:val="00A02583"/>
    <w:rsid w:val="00A070D8"/>
    <w:rsid w:val="00A0766C"/>
    <w:rsid w:val="00A07C82"/>
    <w:rsid w:val="00A13D35"/>
    <w:rsid w:val="00A16001"/>
    <w:rsid w:val="00A16422"/>
    <w:rsid w:val="00A1673A"/>
    <w:rsid w:val="00A17F3A"/>
    <w:rsid w:val="00A2124D"/>
    <w:rsid w:val="00A23510"/>
    <w:rsid w:val="00A25B53"/>
    <w:rsid w:val="00A25EB1"/>
    <w:rsid w:val="00A25EB7"/>
    <w:rsid w:val="00A313EF"/>
    <w:rsid w:val="00A31B82"/>
    <w:rsid w:val="00A32E8C"/>
    <w:rsid w:val="00A33563"/>
    <w:rsid w:val="00A35218"/>
    <w:rsid w:val="00A3771F"/>
    <w:rsid w:val="00A402F2"/>
    <w:rsid w:val="00A40941"/>
    <w:rsid w:val="00A41C50"/>
    <w:rsid w:val="00A4236E"/>
    <w:rsid w:val="00A4555A"/>
    <w:rsid w:val="00A4561B"/>
    <w:rsid w:val="00A45F3F"/>
    <w:rsid w:val="00A50264"/>
    <w:rsid w:val="00A50FE7"/>
    <w:rsid w:val="00A520A4"/>
    <w:rsid w:val="00A52D10"/>
    <w:rsid w:val="00A55DF7"/>
    <w:rsid w:val="00A57DE5"/>
    <w:rsid w:val="00A66866"/>
    <w:rsid w:val="00A71255"/>
    <w:rsid w:val="00A71E54"/>
    <w:rsid w:val="00A74A1E"/>
    <w:rsid w:val="00A77EAB"/>
    <w:rsid w:val="00A8125B"/>
    <w:rsid w:val="00A81A75"/>
    <w:rsid w:val="00A85166"/>
    <w:rsid w:val="00A87AC3"/>
    <w:rsid w:val="00A90786"/>
    <w:rsid w:val="00A91380"/>
    <w:rsid w:val="00A954FD"/>
    <w:rsid w:val="00AA14E4"/>
    <w:rsid w:val="00AA16F1"/>
    <w:rsid w:val="00AA1FAC"/>
    <w:rsid w:val="00AA3AD7"/>
    <w:rsid w:val="00AA5221"/>
    <w:rsid w:val="00AA5ADD"/>
    <w:rsid w:val="00AA5D49"/>
    <w:rsid w:val="00AB0AAD"/>
    <w:rsid w:val="00AB0B6F"/>
    <w:rsid w:val="00AB5905"/>
    <w:rsid w:val="00AB681C"/>
    <w:rsid w:val="00AB7015"/>
    <w:rsid w:val="00AB78BB"/>
    <w:rsid w:val="00AB7A7C"/>
    <w:rsid w:val="00AC067B"/>
    <w:rsid w:val="00AC4435"/>
    <w:rsid w:val="00AC4C86"/>
    <w:rsid w:val="00AC564E"/>
    <w:rsid w:val="00AC56A5"/>
    <w:rsid w:val="00AC5F6A"/>
    <w:rsid w:val="00AC6D9B"/>
    <w:rsid w:val="00AD26B9"/>
    <w:rsid w:val="00AD5A7F"/>
    <w:rsid w:val="00AD72E4"/>
    <w:rsid w:val="00AE036A"/>
    <w:rsid w:val="00AE2ACA"/>
    <w:rsid w:val="00AE3292"/>
    <w:rsid w:val="00AE66F1"/>
    <w:rsid w:val="00AE7E00"/>
    <w:rsid w:val="00AE7E2E"/>
    <w:rsid w:val="00AF11BC"/>
    <w:rsid w:val="00AF15D5"/>
    <w:rsid w:val="00AF2E62"/>
    <w:rsid w:val="00AF3062"/>
    <w:rsid w:val="00AF3F5C"/>
    <w:rsid w:val="00AF4388"/>
    <w:rsid w:val="00AF55F0"/>
    <w:rsid w:val="00AF626E"/>
    <w:rsid w:val="00AF69E7"/>
    <w:rsid w:val="00AF6F25"/>
    <w:rsid w:val="00B002E7"/>
    <w:rsid w:val="00B04F7A"/>
    <w:rsid w:val="00B05F03"/>
    <w:rsid w:val="00B069A5"/>
    <w:rsid w:val="00B07CF0"/>
    <w:rsid w:val="00B11F86"/>
    <w:rsid w:val="00B17676"/>
    <w:rsid w:val="00B21338"/>
    <w:rsid w:val="00B21E53"/>
    <w:rsid w:val="00B223C1"/>
    <w:rsid w:val="00B22530"/>
    <w:rsid w:val="00B229BA"/>
    <w:rsid w:val="00B23939"/>
    <w:rsid w:val="00B26D39"/>
    <w:rsid w:val="00B26EED"/>
    <w:rsid w:val="00B270A6"/>
    <w:rsid w:val="00B27AD6"/>
    <w:rsid w:val="00B30557"/>
    <w:rsid w:val="00B30B9A"/>
    <w:rsid w:val="00B31733"/>
    <w:rsid w:val="00B31802"/>
    <w:rsid w:val="00B33510"/>
    <w:rsid w:val="00B36005"/>
    <w:rsid w:val="00B369FE"/>
    <w:rsid w:val="00B36C0C"/>
    <w:rsid w:val="00B40912"/>
    <w:rsid w:val="00B40A6F"/>
    <w:rsid w:val="00B4115F"/>
    <w:rsid w:val="00B4120F"/>
    <w:rsid w:val="00B42AB2"/>
    <w:rsid w:val="00B44723"/>
    <w:rsid w:val="00B44D12"/>
    <w:rsid w:val="00B46E16"/>
    <w:rsid w:val="00B475BB"/>
    <w:rsid w:val="00B47981"/>
    <w:rsid w:val="00B507CD"/>
    <w:rsid w:val="00B51A29"/>
    <w:rsid w:val="00B52FF0"/>
    <w:rsid w:val="00B54DFD"/>
    <w:rsid w:val="00B5710F"/>
    <w:rsid w:val="00B57265"/>
    <w:rsid w:val="00B57267"/>
    <w:rsid w:val="00B62029"/>
    <w:rsid w:val="00B63294"/>
    <w:rsid w:val="00B639B8"/>
    <w:rsid w:val="00B639CA"/>
    <w:rsid w:val="00B642ED"/>
    <w:rsid w:val="00B656BC"/>
    <w:rsid w:val="00B66F00"/>
    <w:rsid w:val="00B67523"/>
    <w:rsid w:val="00B67C0F"/>
    <w:rsid w:val="00B70932"/>
    <w:rsid w:val="00B70A63"/>
    <w:rsid w:val="00B72BDA"/>
    <w:rsid w:val="00B73ECD"/>
    <w:rsid w:val="00B743E2"/>
    <w:rsid w:val="00B74B9C"/>
    <w:rsid w:val="00B7787B"/>
    <w:rsid w:val="00B805B9"/>
    <w:rsid w:val="00B80E59"/>
    <w:rsid w:val="00B8294C"/>
    <w:rsid w:val="00B82EB2"/>
    <w:rsid w:val="00B851E8"/>
    <w:rsid w:val="00B85AB9"/>
    <w:rsid w:val="00B863E8"/>
    <w:rsid w:val="00B875F0"/>
    <w:rsid w:val="00B937F4"/>
    <w:rsid w:val="00B9487E"/>
    <w:rsid w:val="00BA0902"/>
    <w:rsid w:val="00BA0A84"/>
    <w:rsid w:val="00BA1587"/>
    <w:rsid w:val="00BA19E4"/>
    <w:rsid w:val="00BA450C"/>
    <w:rsid w:val="00BA593D"/>
    <w:rsid w:val="00BA6B6D"/>
    <w:rsid w:val="00BA6C34"/>
    <w:rsid w:val="00BB10B4"/>
    <w:rsid w:val="00BB1118"/>
    <w:rsid w:val="00BB12F6"/>
    <w:rsid w:val="00BB1CA3"/>
    <w:rsid w:val="00BB4CB7"/>
    <w:rsid w:val="00BB5E85"/>
    <w:rsid w:val="00BB5FD1"/>
    <w:rsid w:val="00BB68F5"/>
    <w:rsid w:val="00BC16BC"/>
    <w:rsid w:val="00BC2C98"/>
    <w:rsid w:val="00BC3F0C"/>
    <w:rsid w:val="00BC52F7"/>
    <w:rsid w:val="00BC5ED1"/>
    <w:rsid w:val="00BC63B2"/>
    <w:rsid w:val="00BC65CE"/>
    <w:rsid w:val="00BD07C8"/>
    <w:rsid w:val="00BD1331"/>
    <w:rsid w:val="00BD15C2"/>
    <w:rsid w:val="00BD1928"/>
    <w:rsid w:val="00BD4005"/>
    <w:rsid w:val="00BD4264"/>
    <w:rsid w:val="00BD757D"/>
    <w:rsid w:val="00BD7743"/>
    <w:rsid w:val="00BD7B58"/>
    <w:rsid w:val="00BE0A1D"/>
    <w:rsid w:val="00BE221C"/>
    <w:rsid w:val="00BE4830"/>
    <w:rsid w:val="00BE54A0"/>
    <w:rsid w:val="00BE5A9F"/>
    <w:rsid w:val="00BE69C9"/>
    <w:rsid w:val="00BE7BAA"/>
    <w:rsid w:val="00BF03F1"/>
    <w:rsid w:val="00BF12AD"/>
    <w:rsid w:val="00BF4214"/>
    <w:rsid w:val="00BF5BC5"/>
    <w:rsid w:val="00BF6F60"/>
    <w:rsid w:val="00BF7407"/>
    <w:rsid w:val="00BF7AFF"/>
    <w:rsid w:val="00BF7C97"/>
    <w:rsid w:val="00BF7F2B"/>
    <w:rsid w:val="00C01ACE"/>
    <w:rsid w:val="00C03208"/>
    <w:rsid w:val="00C035E3"/>
    <w:rsid w:val="00C037BF"/>
    <w:rsid w:val="00C03C2C"/>
    <w:rsid w:val="00C03E1E"/>
    <w:rsid w:val="00C04B73"/>
    <w:rsid w:val="00C06295"/>
    <w:rsid w:val="00C07951"/>
    <w:rsid w:val="00C13524"/>
    <w:rsid w:val="00C159C9"/>
    <w:rsid w:val="00C17164"/>
    <w:rsid w:val="00C209D0"/>
    <w:rsid w:val="00C214D5"/>
    <w:rsid w:val="00C2307C"/>
    <w:rsid w:val="00C236B1"/>
    <w:rsid w:val="00C236E8"/>
    <w:rsid w:val="00C23BAD"/>
    <w:rsid w:val="00C23ED0"/>
    <w:rsid w:val="00C2404C"/>
    <w:rsid w:val="00C24163"/>
    <w:rsid w:val="00C244BB"/>
    <w:rsid w:val="00C249CC"/>
    <w:rsid w:val="00C254DA"/>
    <w:rsid w:val="00C25FCE"/>
    <w:rsid w:val="00C26883"/>
    <w:rsid w:val="00C270DF"/>
    <w:rsid w:val="00C325A9"/>
    <w:rsid w:val="00C32E01"/>
    <w:rsid w:val="00C334D0"/>
    <w:rsid w:val="00C344A9"/>
    <w:rsid w:val="00C3626E"/>
    <w:rsid w:val="00C417A1"/>
    <w:rsid w:val="00C41CB0"/>
    <w:rsid w:val="00C422A6"/>
    <w:rsid w:val="00C43EEA"/>
    <w:rsid w:val="00C44392"/>
    <w:rsid w:val="00C45B1D"/>
    <w:rsid w:val="00C45F01"/>
    <w:rsid w:val="00C466E2"/>
    <w:rsid w:val="00C477C1"/>
    <w:rsid w:val="00C514BC"/>
    <w:rsid w:val="00C60DF6"/>
    <w:rsid w:val="00C61CFF"/>
    <w:rsid w:val="00C623AA"/>
    <w:rsid w:val="00C62A11"/>
    <w:rsid w:val="00C62A87"/>
    <w:rsid w:val="00C62DD5"/>
    <w:rsid w:val="00C65C89"/>
    <w:rsid w:val="00C70311"/>
    <w:rsid w:val="00C71488"/>
    <w:rsid w:val="00C7239C"/>
    <w:rsid w:val="00C744B5"/>
    <w:rsid w:val="00C7613D"/>
    <w:rsid w:val="00C7699F"/>
    <w:rsid w:val="00C77748"/>
    <w:rsid w:val="00C77AAB"/>
    <w:rsid w:val="00C805A2"/>
    <w:rsid w:val="00C82747"/>
    <w:rsid w:val="00C82DC9"/>
    <w:rsid w:val="00C855B9"/>
    <w:rsid w:val="00C85B6C"/>
    <w:rsid w:val="00C86757"/>
    <w:rsid w:val="00C86FE6"/>
    <w:rsid w:val="00C87B88"/>
    <w:rsid w:val="00C87F7D"/>
    <w:rsid w:val="00C92A34"/>
    <w:rsid w:val="00C932A4"/>
    <w:rsid w:val="00C948D7"/>
    <w:rsid w:val="00C949BC"/>
    <w:rsid w:val="00C96925"/>
    <w:rsid w:val="00C96A9B"/>
    <w:rsid w:val="00C97688"/>
    <w:rsid w:val="00C97EDC"/>
    <w:rsid w:val="00CA034B"/>
    <w:rsid w:val="00CA0754"/>
    <w:rsid w:val="00CA172C"/>
    <w:rsid w:val="00CA384F"/>
    <w:rsid w:val="00CA4B98"/>
    <w:rsid w:val="00CA62B3"/>
    <w:rsid w:val="00CA78B2"/>
    <w:rsid w:val="00CA7D1E"/>
    <w:rsid w:val="00CA7EF4"/>
    <w:rsid w:val="00CB0FEC"/>
    <w:rsid w:val="00CB1796"/>
    <w:rsid w:val="00CB1A1B"/>
    <w:rsid w:val="00CB35BF"/>
    <w:rsid w:val="00CB3F9E"/>
    <w:rsid w:val="00CB50BD"/>
    <w:rsid w:val="00CC0684"/>
    <w:rsid w:val="00CC075A"/>
    <w:rsid w:val="00CC27CF"/>
    <w:rsid w:val="00CC28B0"/>
    <w:rsid w:val="00CC32D1"/>
    <w:rsid w:val="00CC49EF"/>
    <w:rsid w:val="00CC4CA9"/>
    <w:rsid w:val="00CC4DB5"/>
    <w:rsid w:val="00CC53C4"/>
    <w:rsid w:val="00CC5C53"/>
    <w:rsid w:val="00CC5E1E"/>
    <w:rsid w:val="00CD0F58"/>
    <w:rsid w:val="00CD1186"/>
    <w:rsid w:val="00CD270B"/>
    <w:rsid w:val="00CD2A1E"/>
    <w:rsid w:val="00CD36A9"/>
    <w:rsid w:val="00CD4440"/>
    <w:rsid w:val="00CD5282"/>
    <w:rsid w:val="00CD597B"/>
    <w:rsid w:val="00CD5CFB"/>
    <w:rsid w:val="00CD7CB8"/>
    <w:rsid w:val="00CE02D0"/>
    <w:rsid w:val="00CE0CC0"/>
    <w:rsid w:val="00CE24C2"/>
    <w:rsid w:val="00CE26D3"/>
    <w:rsid w:val="00CE2C4A"/>
    <w:rsid w:val="00CE2FE7"/>
    <w:rsid w:val="00CE40E7"/>
    <w:rsid w:val="00CE4C56"/>
    <w:rsid w:val="00CE5506"/>
    <w:rsid w:val="00CE7AFC"/>
    <w:rsid w:val="00CF04B4"/>
    <w:rsid w:val="00CF2ED7"/>
    <w:rsid w:val="00CF51FD"/>
    <w:rsid w:val="00CF5996"/>
    <w:rsid w:val="00CF5BB2"/>
    <w:rsid w:val="00CF7906"/>
    <w:rsid w:val="00D0279B"/>
    <w:rsid w:val="00D02DF2"/>
    <w:rsid w:val="00D039D2"/>
    <w:rsid w:val="00D10A5B"/>
    <w:rsid w:val="00D11046"/>
    <w:rsid w:val="00D1235C"/>
    <w:rsid w:val="00D125C6"/>
    <w:rsid w:val="00D12E07"/>
    <w:rsid w:val="00D13450"/>
    <w:rsid w:val="00D135FF"/>
    <w:rsid w:val="00D144EC"/>
    <w:rsid w:val="00D164BA"/>
    <w:rsid w:val="00D16505"/>
    <w:rsid w:val="00D17CA3"/>
    <w:rsid w:val="00D20ED2"/>
    <w:rsid w:val="00D215CB"/>
    <w:rsid w:val="00D230AC"/>
    <w:rsid w:val="00D24409"/>
    <w:rsid w:val="00D30320"/>
    <w:rsid w:val="00D35222"/>
    <w:rsid w:val="00D36501"/>
    <w:rsid w:val="00D40AC8"/>
    <w:rsid w:val="00D4117E"/>
    <w:rsid w:val="00D41D86"/>
    <w:rsid w:val="00D433BC"/>
    <w:rsid w:val="00D437D9"/>
    <w:rsid w:val="00D444ED"/>
    <w:rsid w:val="00D45872"/>
    <w:rsid w:val="00D46A08"/>
    <w:rsid w:val="00D47C22"/>
    <w:rsid w:val="00D5159E"/>
    <w:rsid w:val="00D53532"/>
    <w:rsid w:val="00D53B7D"/>
    <w:rsid w:val="00D53FA8"/>
    <w:rsid w:val="00D54956"/>
    <w:rsid w:val="00D55EDF"/>
    <w:rsid w:val="00D56828"/>
    <w:rsid w:val="00D60580"/>
    <w:rsid w:val="00D60A55"/>
    <w:rsid w:val="00D60B95"/>
    <w:rsid w:val="00D60F09"/>
    <w:rsid w:val="00D6130B"/>
    <w:rsid w:val="00D6418A"/>
    <w:rsid w:val="00D663AF"/>
    <w:rsid w:val="00D67D4B"/>
    <w:rsid w:val="00D70892"/>
    <w:rsid w:val="00D70D29"/>
    <w:rsid w:val="00D72263"/>
    <w:rsid w:val="00D7229F"/>
    <w:rsid w:val="00D72346"/>
    <w:rsid w:val="00D73A03"/>
    <w:rsid w:val="00D75C43"/>
    <w:rsid w:val="00D76D16"/>
    <w:rsid w:val="00D8065B"/>
    <w:rsid w:val="00D81430"/>
    <w:rsid w:val="00D83A31"/>
    <w:rsid w:val="00D83BF6"/>
    <w:rsid w:val="00D83F18"/>
    <w:rsid w:val="00D8513D"/>
    <w:rsid w:val="00D86F0A"/>
    <w:rsid w:val="00D87DA4"/>
    <w:rsid w:val="00D87F66"/>
    <w:rsid w:val="00D90C3B"/>
    <w:rsid w:val="00D91045"/>
    <w:rsid w:val="00D91120"/>
    <w:rsid w:val="00D912F8"/>
    <w:rsid w:val="00D95BDC"/>
    <w:rsid w:val="00D96177"/>
    <w:rsid w:val="00D97B60"/>
    <w:rsid w:val="00D97C91"/>
    <w:rsid w:val="00D97E49"/>
    <w:rsid w:val="00DA0D42"/>
    <w:rsid w:val="00DA3469"/>
    <w:rsid w:val="00DA35B6"/>
    <w:rsid w:val="00DA402A"/>
    <w:rsid w:val="00DA5566"/>
    <w:rsid w:val="00DB0BC0"/>
    <w:rsid w:val="00DB39DA"/>
    <w:rsid w:val="00DB4E55"/>
    <w:rsid w:val="00DB7178"/>
    <w:rsid w:val="00DB73BD"/>
    <w:rsid w:val="00DB7FDC"/>
    <w:rsid w:val="00DC2A7D"/>
    <w:rsid w:val="00DC5E43"/>
    <w:rsid w:val="00DC6255"/>
    <w:rsid w:val="00DC6F86"/>
    <w:rsid w:val="00DC7973"/>
    <w:rsid w:val="00DD02FF"/>
    <w:rsid w:val="00DD2915"/>
    <w:rsid w:val="00DD3034"/>
    <w:rsid w:val="00DD37E2"/>
    <w:rsid w:val="00DD38A3"/>
    <w:rsid w:val="00DD3927"/>
    <w:rsid w:val="00DD3D02"/>
    <w:rsid w:val="00DD4842"/>
    <w:rsid w:val="00DD49CA"/>
    <w:rsid w:val="00DD4F2D"/>
    <w:rsid w:val="00DD5709"/>
    <w:rsid w:val="00DE2C2C"/>
    <w:rsid w:val="00DE3F00"/>
    <w:rsid w:val="00DE49B8"/>
    <w:rsid w:val="00DE6310"/>
    <w:rsid w:val="00DE77B3"/>
    <w:rsid w:val="00DF07DF"/>
    <w:rsid w:val="00DF0E28"/>
    <w:rsid w:val="00DF1CC3"/>
    <w:rsid w:val="00DF2035"/>
    <w:rsid w:val="00DF2DBD"/>
    <w:rsid w:val="00DF44F9"/>
    <w:rsid w:val="00DF7323"/>
    <w:rsid w:val="00E00359"/>
    <w:rsid w:val="00E02129"/>
    <w:rsid w:val="00E027D7"/>
    <w:rsid w:val="00E03490"/>
    <w:rsid w:val="00E03C7D"/>
    <w:rsid w:val="00E041DF"/>
    <w:rsid w:val="00E051BB"/>
    <w:rsid w:val="00E07AF9"/>
    <w:rsid w:val="00E1021D"/>
    <w:rsid w:val="00E107B0"/>
    <w:rsid w:val="00E10CD3"/>
    <w:rsid w:val="00E14345"/>
    <w:rsid w:val="00E15996"/>
    <w:rsid w:val="00E15C1C"/>
    <w:rsid w:val="00E16A9D"/>
    <w:rsid w:val="00E207CE"/>
    <w:rsid w:val="00E214E2"/>
    <w:rsid w:val="00E222D0"/>
    <w:rsid w:val="00E23699"/>
    <w:rsid w:val="00E25050"/>
    <w:rsid w:val="00E25B8D"/>
    <w:rsid w:val="00E260D0"/>
    <w:rsid w:val="00E26A46"/>
    <w:rsid w:val="00E27334"/>
    <w:rsid w:val="00E30F8C"/>
    <w:rsid w:val="00E319BF"/>
    <w:rsid w:val="00E31A23"/>
    <w:rsid w:val="00E320F0"/>
    <w:rsid w:val="00E34132"/>
    <w:rsid w:val="00E34CA5"/>
    <w:rsid w:val="00E35AD2"/>
    <w:rsid w:val="00E37E73"/>
    <w:rsid w:val="00E41D59"/>
    <w:rsid w:val="00E426B1"/>
    <w:rsid w:val="00E42BDE"/>
    <w:rsid w:val="00E45C01"/>
    <w:rsid w:val="00E45D4B"/>
    <w:rsid w:val="00E46222"/>
    <w:rsid w:val="00E47185"/>
    <w:rsid w:val="00E474B7"/>
    <w:rsid w:val="00E50734"/>
    <w:rsid w:val="00E508BA"/>
    <w:rsid w:val="00E50A44"/>
    <w:rsid w:val="00E51835"/>
    <w:rsid w:val="00E51ED0"/>
    <w:rsid w:val="00E51FD5"/>
    <w:rsid w:val="00E53416"/>
    <w:rsid w:val="00E534F6"/>
    <w:rsid w:val="00E53F27"/>
    <w:rsid w:val="00E564ED"/>
    <w:rsid w:val="00E56979"/>
    <w:rsid w:val="00E6011C"/>
    <w:rsid w:val="00E608EA"/>
    <w:rsid w:val="00E627F3"/>
    <w:rsid w:val="00E636BA"/>
    <w:rsid w:val="00E66B1F"/>
    <w:rsid w:val="00E67054"/>
    <w:rsid w:val="00E70F87"/>
    <w:rsid w:val="00E720CE"/>
    <w:rsid w:val="00E729C0"/>
    <w:rsid w:val="00E74019"/>
    <w:rsid w:val="00E74534"/>
    <w:rsid w:val="00E768B3"/>
    <w:rsid w:val="00E77226"/>
    <w:rsid w:val="00E8024E"/>
    <w:rsid w:val="00E80936"/>
    <w:rsid w:val="00E812D2"/>
    <w:rsid w:val="00E81D43"/>
    <w:rsid w:val="00E840B6"/>
    <w:rsid w:val="00E9163D"/>
    <w:rsid w:val="00E92162"/>
    <w:rsid w:val="00E92C07"/>
    <w:rsid w:val="00E93227"/>
    <w:rsid w:val="00E947A3"/>
    <w:rsid w:val="00E9758B"/>
    <w:rsid w:val="00EA0586"/>
    <w:rsid w:val="00EA0A11"/>
    <w:rsid w:val="00EA0EFB"/>
    <w:rsid w:val="00EA4084"/>
    <w:rsid w:val="00EA5979"/>
    <w:rsid w:val="00EA5C8D"/>
    <w:rsid w:val="00EA6035"/>
    <w:rsid w:val="00EA6648"/>
    <w:rsid w:val="00EB0FD8"/>
    <w:rsid w:val="00EB1222"/>
    <w:rsid w:val="00EB2436"/>
    <w:rsid w:val="00EB3751"/>
    <w:rsid w:val="00EB37B9"/>
    <w:rsid w:val="00EB43EB"/>
    <w:rsid w:val="00EB6A37"/>
    <w:rsid w:val="00EB73F8"/>
    <w:rsid w:val="00EC0425"/>
    <w:rsid w:val="00EC2EAA"/>
    <w:rsid w:val="00EC46C9"/>
    <w:rsid w:val="00EC48F9"/>
    <w:rsid w:val="00EC4DB3"/>
    <w:rsid w:val="00EC6926"/>
    <w:rsid w:val="00EC6EF4"/>
    <w:rsid w:val="00EC7A08"/>
    <w:rsid w:val="00ED25E2"/>
    <w:rsid w:val="00ED33A0"/>
    <w:rsid w:val="00ED3C9D"/>
    <w:rsid w:val="00ED3EFD"/>
    <w:rsid w:val="00ED7CA1"/>
    <w:rsid w:val="00EE0CAE"/>
    <w:rsid w:val="00EE119D"/>
    <w:rsid w:val="00EE1608"/>
    <w:rsid w:val="00EE2568"/>
    <w:rsid w:val="00EE350B"/>
    <w:rsid w:val="00EE3535"/>
    <w:rsid w:val="00EE4332"/>
    <w:rsid w:val="00EE4CC6"/>
    <w:rsid w:val="00EE4FBD"/>
    <w:rsid w:val="00EE6F4A"/>
    <w:rsid w:val="00EF0405"/>
    <w:rsid w:val="00EF1D23"/>
    <w:rsid w:val="00EF2B5E"/>
    <w:rsid w:val="00EF4DF7"/>
    <w:rsid w:val="00EF4FD9"/>
    <w:rsid w:val="00EF554D"/>
    <w:rsid w:val="00EF7E93"/>
    <w:rsid w:val="00F0014C"/>
    <w:rsid w:val="00F0016D"/>
    <w:rsid w:val="00F00F43"/>
    <w:rsid w:val="00F01B02"/>
    <w:rsid w:val="00F03234"/>
    <w:rsid w:val="00F03526"/>
    <w:rsid w:val="00F040DB"/>
    <w:rsid w:val="00F05D5D"/>
    <w:rsid w:val="00F06590"/>
    <w:rsid w:val="00F074A1"/>
    <w:rsid w:val="00F12DD8"/>
    <w:rsid w:val="00F15269"/>
    <w:rsid w:val="00F15363"/>
    <w:rsid w:val="00F158AC"/>
    <w:rsid w:val="00F1657B"/>
    <w:rsid w:val="00F16FBB"/>
    <w:rsid w:val="00F20601"/>
    <w:rsid w:val="00F21E42"/>
    <w:rsid w:val="00F256CF"/>
    <w:rsid w:val="00F26162"/>
    <w:rsid w:val="00F30383"/>
    <w:rsid w:val="00F3056D"/>
    <w:rsid w:val="00F312BB"/>
    <w:rsid w:val="00F3332E"/>
    <w:rsid w:val="00F3382F"/>
    <w:rsid w:val="00F34FD8"/>
    <w:rsid w:val="00F35C72"/>
    <w:rsid w:val="00F40A20"/>
    <w:rsid w:val="00F40A91"/>
    <w:rsid w:val="00F4177B"/>
    <w:rsid w:val="00F47770"/>
    <w:rsid w:val="00F5201B"/>
    <w:rsid w:val="00F52AA6"/>
    <w:rsid w:val="00F53B91"/>
    <w:rsid w:val="00F54298"/>
    <w:rsid w:val="00F54571"/>
    <w:rsid w:val="00F554DD"/>
    <w:rsid w:val="00F5610C"/>
    <w:rsid w:val="00F5747E"/>
    <w:rsid w:val="00F602ED"/>
    <w:rsid w:val="00F60E54"/>
    <w:rsid w:val="00F63C4C"/>
    <w:rsid w:val="00F63D80"/>
    <w:rsid w:val="00F64853"/>
    <w:rsid w:val="00F711A6"/>
    <w:rsid w:val="00F716E6"/>
    <w:rsid w:val="00F73AA5"/>
    <w:rsid w:val="00F73B09"/>
    <w:rsid w:val="00F76AC5"/>
    <w:rsid w:val="00F77614"/>
    <w:rsid w:val="00F7770C"/>
    <w:rsid w:val="00F77BA6"/>
    <w:rsid w:val="00F82B3F"/>
    <w:rsid w:val="00F860D9"/>
    <w:rsid w:val="00F87572"/>
    <w:rsid w:val="00F90683"/>
    <w:rsid w:val="00F90C08"/>
    <w:rsid w:val="00F91565"/>
    <w:rsid w:val="00F933D7"/>
    <w:rsid w:val="00F938F4"/>
    <w:rsid w:val="00F94920"/>
    <w:rsid w:val="00F9588B"/>
    <w:rsid w:val="00F95DB2"/>
    <w:rsid w:val="00F971B7"/>
    <w:rsid w:val="00F9770E"/>
    <w:rsid w:val="00FA0008"/>
    <w:rsid w:val="00FA119F"/>
    <w:rsid w:val="00FA2BFF"/>
    <w:rsid w:val="00FA2D92"/>
    <w:rsid w:val="00FA365B"/>
    <w:rsid w:val="00FA4B16"/>
    <w:rsid w:val="00FA4B29"/>
    <w:rsid w:val="00FA5351"/>
    <w:rsid w:val="00FA592F"/>
    <w:rsid w:val="00FA6969"/>
    <w:rsid w:val="00FA6D0F"/>
    <w:rsid w:val="00FA70A7"/>
    <w:rsid w:val="00FA7FA6"/>
    <w:rsid w:val="00FB013D"/>
    <w:rsid w:val="00FB04DF"/>
    <w:rsid w:val="00FB1371"/>
    <w:rsid w:val="00FB2BA2"/>
    <w:rsid w:val="00FB49CA"/>
    <w:rsid w:val="00FB58E9"/>
    <w:rsid w:val="00FB6942"/>
    <w:rsid w:val="00FB78AA"/>
    <w:rsid w:val="00FC0ECD"/>
    <w:rsid w:val="00FC164A"/>
    <w:rsid w:val="00FC2843"/>
    <w:rsid w:val="00FC2AF7"/>
    <w:rsid w:val="00FC3582"/>
    <w:rsid w:val="00FC3B87"/>
    <w:rsid w:val="00FC4969"/>
    <w:rsid w:val="00FC5094"/>
    <w:rsid w:val="00FC613D"/>
    <w:rsid w:val="00FC6175"/>
    <w:rsid w:val="00FC6E50"/>
    <w:rsid w:val="00FD2305"/>
    <w:rsid w:val="00FD2F59"/>
    <w:rsid w:val="00FD4FA9"/>
    <w:rsid w:val="00FD5F94"/>
    <w:rsid w:val="00FD6563"/>
    <w:rsid w:val="00FD6CAE"/>
    <w:rsid w:val="00FD77C5"/>
    <w:rsid w:val="00FE1000"/>
    <w:rsid w:val="00FE1E33"/>
    <w:rsid w:val="00FE1ECA"/>
    <w:rsid w:val="00FE3458"/>
    <w:rsid w:val="00FE5494"/>
    <w:rsid w:val="00FE56CA"/>
    <w:rsid w:val="00FE6D4C"/>
    <w:rsid w:val="00FE6DA9"/>
    <w:rsid w:val="00FE71AD"/>
    <w:rsid w:val="00FF27BE"/>
    <w:rsid w:val="00FF295B"/>
    <w:rsid w:val="00FF2B17"/>
    <w:rsid w:val="00FF3300"/>
    <w:rsid w:val="00FF6533"/>
    <w:rsid w:val="00FF7F49"/>
    <w:rsid w:val="013EF9F0"/>
    <w:rsid w:val="0C732E78"/>
    <w:rsid w:val="19E37944"/>
    <w:rsid w:val="1CC2DD84"/>
    <w:rsid w:val="21F290F7"/>
    <w:rsid w:val="250A64F1"/>
    <w:rsid w:val="327EF1B3"/>
    <w:rsid w:val="3533A47B"/>
    <w:rsid w:val="39CE647F"/>
    <w:rsid w:val="4623E569"/>
    <w:rsid w:val="4638F2AD"/>
    <w:rsid w:val="46B345D4"/>
    <w:rsid w:val="48FEFC41"/>
    <w:rsid w:val="4A3C8F44"/>
    <w:rsid w:val="4C1CA8BA"/>
    <w:rsid w:val="4CBD7D7B"/>
    <w:rsid w:val="508F8A26"/>
    <w:rsid w:val="52DE71D3"/>
    <w:rsid w:val="551AA335"/>
    <w:rsid w:val="55512FA0"/>
    <w:rsid w:val="56205D64"/>
    <w:rsid w:val="5623C492"/>
    <w:rsid w:val="57441F08"/>
    <w:rsid w:val="57799419"/>
    <w:rsid w:val="5F8D6FD5"/>
    <w:rsid w:val="6437F7C8"/>
    <w:rsid w:val="669EA9BB"/>
    <w:rsid w:val="742DA4A6"/>
    <w:rsid w:val="745C8021"/>
    <w:rsid w:val="7BA89612"/>
    <w:rsid w:val="7F1BABC7"/>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293A2"/>
  <w15:chartTrackingRefBased/>
  <w15:docId w15:val="{03F39F9E-9C27-4AE7-AD64-5CA27059C0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4DC9"/>
    <w:pPr>
      <w:spacing w:before="120" w:after="120" w:line="276" w:lineRule="auto"/>
    </w:pPr>
    <w:rPr>
      <w:rFonts w:ascii="Arial" w:hAnsi="Arial"/>
      <w:sz w:val="22"/>
    </w:rPr>
  </w:style>
  <w:style w:type="paragraph" w:styleId="Heading1">
    <w:name w:val="heading 1"/>
    <w:basedOn w:val="Normal"/>
    <w:next w:val="Normal"/>
    <w:link w:val="Heading1Char"/>
    <w:uiPriority w:val="9"/>
    <w:qFormat/>
    <w:rsid w:val="004E3AD3"/>
    <w:pPr>
      <w:keepNext/>
      <w:keepLines/>
      <w:numPr>
        <w:numId w:val="2"/>
      </w:numPr>
      <w:spacing w:before="360" w:after="80"/>
      <w:outlineLvl w:val="0"/>
    </w:pPr>
    <w:rPr>
      <w:rFonts w:eastAsiaTheme="majorEastAsia" w:cstheme="majorBidi"/>
      <w:b/>
      <w:bCs/>
      <w:color w:val="0F4761" w:themeColor="accent1" w:themeShade="BF"/>
      <w:sz w:val="32"/>
      <w:szCs w:val="28"/>
    </w:rPr>
  </w:style>
  <w:style w:type="paragraph" w:styleId="Heading2">
    <w:name w:val="heading 2"/>
    <w:basedOn w:val="Normal"/>
    <w:next w:val="Normal"/>
    <w:link w:val="Heading2Char"/>
    <w:uiPriority w:val="9"/>
    <w:unhideWhenUsed/>
    <w:qFormat/>
    <w:rsid w:val="00661190"/>
    <w:pPr>
      <w:keepNext/>
      <w:keepLines/>
      <w:numPr>
        <w:ilvl w:val="1"/>
        <w:numId w:val="2"/>
      </w:numPr>
      <w:spacing w:before="240" w:after="80"/>
      <w:outlineLvl w:val="1"/>
    </w:pPr>
    <w:rPr>
      <w:rFonts w:eastAsiaTheme="majorEastAsia" w:cstheme="majorBidi"/>
      <w:b/>
      <w:color w:val="0F4761" w:themeColor="accent1" w:themeShade="BF"/>
      <w:sz w:val="28"/>
      <w:szCs w:val="32"/>
    </w:rPr>
  </w:style>
  <w:style w:type="paragraph" w:styleId="Heading3">
    <w:name w:val="heading 3"/>
    <w:basedOn w:val="Heading2"/>
    <w:next w:val="Normal"/>
    <w:link w:val="Heading3Char"/>
    <w:uiPriority w:val="9"/>
    <w:unhideWhenUsed/>
    <w:qFormat/>
    <w:rsid w:val="006C258F"/>
    <w:pPr>
      <w:numPr>
        <w:ilvl w:val="2"/>
      </w:numPr>
      <w:outlineLvl w:val="2"/>
    </w:pPr>
    <w:rPr>
      <w:sz w:val="24"/>
      <w:szCs w:val="28"/>
    </w:rPr>
  </w:style>
  <w:style w:type="paragraph" w:styleId="Heading4">
    <w:name w:val="heading 4"/>
    <w:basedOn w:val="Normal"/>
    <w:next w:val="Normal"/>
    <w:link w:val="Heading4Char"/>
    <w:uiPriority w:val="9"/>
    <w:unhideWhenUsed/>
    <w:qFormat/>
    <w:rsid w:val="006C258F"/>
    <w:pPr>
      <w:keepNext/>
      <w:keepLines/>
      <w:spacing w:before="80" w:after="40"/>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BA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3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3AD3"/>
    <w:rPr>
      <w:rFonts w:ascii="Arial" w:hAnsi="Arial" w:eastAsiaTheme="majorEastAsia" w:cstheme="majorBidi"/>
      <w:b/>
      <w:bCs/>
      <w:color w:val="0F4761" w:themeColor="accent1" w:themeShade="BF"/>
      <w:sz w:val="32"/>
      <w:szCs w:val="28"/>
    </w:rPr>
  </w:style>
  <w:style w:type="character" w:styleId="Heading2Char" w:customStyle="1">
    <w:name w:val="Heading 2 Char"/>
    <w:basedOn w:val="DefaultParagraphFont"/>
    <w:link w:val="Heading2"/>
    <w:uiPriority w:val="9"/>
    <w:rsid w:val="006C258F"/>
    <w:rPr>
      <w:rFonts w:ascii="Arial" w:hAnsi="Arial" w:eastAsiaTheme="majorEastAsia" w:cstheme="majorBidi"/>
      <w:b/>
      <w:color w:val="0F4761" w:themeColor="accent1" w:themeShade="BF"/>
      <w:sz w:val="28"/>
      <w:szCs w:val="32"/>
    </w:rPr>
  </w:style>
  <w:style w:type="character" w:styleId="Heading3Char" w:customStyle="1">
    <w:name w:val="Heading 3 Char"/>
    <w:basedOn w:val="DefaultParagraphFont"/>
    <w:link w:val="Heading3"/>
    <w:uiPriority w:val="9"/>
    <w:rsid w:val="006C258F"/>
    <w:rPr>
      <w:rFonts w:ascii="Arial" w:hAnsi="Arial" w:eastAsiaTheme="majorEastAsia" w:cstheme="majorBidi"/>
      <w:b/>
      <w:color w:val="0F4761" w:themeColor="accent1" w:themeShade="BF"/>
      <w:szCs w:val="28"/>
    </w:rPr>
  </w:style>
  <w:style w:type="character" w:styleId="Heading4Char" w:customStyle="1">
    <w:name w:val="Heading 4 Char"/>
    <w:basedOn w:val="DefaultParagraphFont"/>
    <w:link w:val="Heading4"/>
    <w:uiPriority w:val="9"/>
    <w:rsid w:val="006C258F"/>
    <w:rPr>
      <w:rFonts w:ascii="Neue Haas Grotesk Text Pro" w:hAnsi="Neue Haas Grotesk Text Pro" w:eastAsiaTheme="majorEastAsia" w:cstheme="majorBidi"/>
      <w:b/>
      <w:iCs/>
      <w:color w:val="0F4761" w:themeColor="accent1" w:themeShade="BF"/>
    </w:rPr>
  </w:style>
  <w:style w:type="character" w:styleId="Heading5Char" w:customStyle="1">
    <w:name w:val="Heading 5 Char"/>
    <w:basedOn w:val="DefaultParagraphFont"/>
    <w:link w:val="Heading5"/>
    <w:uiPriority w:val="9"/>
    <w:rsid w:val="00BA6C3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6C3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A6C3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A6C3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A6C34"/>
    <w:rPr>
      <w:rFonts w:eastAsiaTheme="majorEastAsia" w:cstheme="majorBidi"/>
      <w:color w:val="272727" w:themeColor="text1" w:themeTint="D8"/>
    </w:rPr>
  </w:style>
  <w:style w:type="paragraph" w:styleId="Title">
    <w:name w:val="Title"/>
    <w:basedOn w:val="Normal"/>
    <w:next w:val="Normal"/>
    <w:link w:val="TitleChar"/>
    <w:uiPriority w:val="10"/>
    <w:qFormat/>
    <w:rsid w:val="00BA6C3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A6C3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A6C3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A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34"/>
    <w:pPr>
      <w:spacing w:before="160"/>
      <w:jc w:val="center"/>
    </w:pPr>
    <w:rPr>
      <w:i/>
      <w:iCs/>
      <w:color w:val="404040" w:themeColor="text1" w:themeTint="BF"/>
    </w:rPr>
  </w:style>
  <w:style w:type="character" w:styleId="QuoteChar" w:customStyle="1">
    <w:name w:val="Quote Char"/>
    <w:basedOn w:val="DefaultParagraphFont"/>
    <w:link w:val="Quote"/>
    <w:uiPriority w:val="29"/>
    <w:rsid w:val="00BA6C34"/>
    <w:rPr>
      <w:i/>
      <w:iCs/>
      <w:color w:val="404040" w:themeColor="text1" w:themeTint="BF"/>
    </w:rPr>
  </w:style>
  <w:style w:type="paragraph" w:styleId="ListParagraph">
    <w:name w:val="List Paragraph"/>
    <w:basedOn w:val="Normal"/>
    <w:uiPriority w:val="34"/>
    <w:qFormat/>
    <w:rsid w:val="00C60DF6"/>
    <w:pPr>
      <w:ind w:left="720"/>
      <w:contextualSpacing/>
    </w:pPr>
  </w:style>
  <w:style w:type="character" w:styleId="IntenseEmphasis">
    <w:name w:val="Intense Emphasis"/>
    <w:basedOn w:val="DefaultParagraphFont"/>
    <w:uiPriority w:val="21"/>
    <w:qFormat/>
    <w:rsid w:val="00BA6C34"/>
    <w:rPr>
      <w:i/>
      <w:iCs/>
      <w:color w:val="0F4761" w:themeColor="accent1" w:themeShade="BF"/>
    </w:rPr>
  </w:style>
  <w:style w:type="paragraph" w:styleId="IntenseQuote">
    <w:name w:val="Intense Quote"/>
    <w:basedOn w:val="Normal"/>
    <w:next w:val="Normal"/>
    <w:link w:val="IntenseQuoteChar"/>
    <w:uiPriority w:val="30"/>
    <w:qFormat/>
    <w:rsid w:val="00BA6C3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A6C34"/>
    <w:rPr>
      <w:i/>
      <w:iCs/>
      <w:color w:val="0F4761" w:themeColor="accent1" w:themeShade="BF"/>
    </w:rPr>
  </w:style>
  <w:style w:type="character" w:styleId="IntenseReference">
    <w:name w:val="Intense Reference"/>
    <w:basedOn w:val="DefaultParagraphFont"/>
    <w:uiPriority w:val="32"/>
    <w:qFormat/>
    <w:rsid w:val="00BA6C34"/>
    <w:rPr>
      <w:b/>
      <w:bCs/>
      <w:smallCaps/>
      <w:color w:val="0F4761" w:themeColor="accent1" w:themeShade="BF"/>
      <w:spacing w:val="5"/>
    </w:rPr>
  </w:style>
  <w:style w:type="table" w:styleId="TableGrid">
    <w:name w:val="Table Grid"/>
    <w:basedOn w:val="TableNormal"/>
    <w:uiPriority w:val="39"/>
    <w:rsid w:val="00C249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Bullet">
    <w:name w:val="List Bullet"/>
    <w:basedOn w:val="Normal"/>
    <w:uiPriority w:val="99"/>
    <w:unhideWhenUsed/>
    <w:rsid w:val="001A55CA"/>
    <w:pPr>
      <w:numPr>
        <w:numId w:val="1"/>
      </w:numPr>
      <w:ind w:left="720"/>
      <w:contextualSpacing/>
    </w:pPr>
  </w:style>
  <w:style w:type="paragraph" w:styleId="TOCHeading">
    <w:name w:val="TOC Heading"/>
    <w:basedOn w:val="Heading1"/>
    <w:next w:val="Normal"/>
    <w:uiPriority w:val="39"/>
    <w:unhideWhenUsed/>
    <w:qFormat/>
    <w:rsid w:val="001518DE"/>
    <w:pPr>
      <w:numPr>
        <w:numId w:val="0"/>
      </w:numPr>
      <w:spacing w:before="240" w:after="0" w:line="259" w:lineRule="auto"/>
      <w:outlineLvl w:val="9"/>
    </w:pPr>
    <w:rPr>
      <w:rFonts w:asciiTheme="majorHAnsi" w:hAnsiTheme="majorHAnsi"/>
      <w:b w:val="0"/>
      <w:bCs w:val="0"/>
      <w:kern w:val="0"/>
      <w:szCs w:val="32"/>
      <w:lang w:val="en-US" w:eastAsia="en-US"/>
      <w14:ligatures w14:val="none"/>
    </w:rPr>
  </w:style>
  <w:style w:type="paragraph" w:styleId="TOC1">
    <w:name w:val="toc 1"/>
    <w:basedOn w:val="Normal"/>
    <w:next w:val="Normal"/>
    <w:autoRedefine/>
    <w:uiPriority w:val="39"/>
    <w:unhideWhenUsed/>
    <w:rsid w:val="001518DE"/>
    <w:pPr>
      <w:spacing w:after="100"/>
    </w:pPr>
  </w:style>
  <w:style w:type="paragraph" w:styleId="TOC2">
    <w:name w:val="toc 2"/>
    <w:basedOn w:val="Normal"/>
    <w:next w:val="Normal"/>
    <w:autoRedefine/>
    <w:uiPriority w:val="39"/>
    <w:unhideWhenUsed/>
    <w:rsid w:val="001518DE"/>
    <w:pPr>
      <w:spacing w:after="100"/>
      <w:ind w:left="220"/>
    </w:pPr>
  </w:style>
  <w:style w:type="paragraph" w:styleId="TOC3">
    <w:name w:val="toc 3"/>
    <w:basedOn w:val="Normal"/>
    <w:next w:val="Normal"/>
    <w:autoRedefine/>
    <w:uiPriority w:val="39"/>
    <w:unhideWhenUsed/>
    <w:rsid w:val="001518DE"/>
    <w:pPr>
      <w:spacing w:after="100"/>
      <w:ind w:left="440"/>
    </w:pPr>
  </w:style>
  <w:style w:type="character" w:styleId="Hyperlink">
    <w:name w:val="Hyperlink"/>
    <w:basedOn w:val="DefaultParagraphFont"/>
    <w:uiPriority w:val="99"/>
    <w:unhideWhenUsed/>
    <w:rsid w:val="001518DE"/>
    <w:rPr>
      <w:color w:val="467886" w:themeColor="hyperlink"/>
      <w:u w:val="single"/>
    </w:rPr>
  </w:style>
  <w:style w:type="paragraph" w:styleId="Caption">
    <w:name w:val="caption"/>
    <w:basedOn w:val="Normal"/>
    <w:next w:val="Normal"/>
    <w:uiPriority w:val="35"/>
    <w:unhideWhenUsed/>
    <w:qFormat/>
    <w:rsid w:val="00A02583"/>
    <w:pPr>
      <w:spacing w:after="200" w:line="240" w:lineRule="auto"/>
      <w:jc w:val="center"/>
    </w:pPr>
    <w:rPr>
      <w:i/>
      <w:iCs/>
      <w:color w:val="0E2841" w:themeColor="text2"/>
      <w:sz w:val="18"/>
      <w:szCs w:val="18"/>
    </w:rPr>
  </w:style>
  <w:style w:type="table" w:styleId="SJ" w:customStyle="1">
    <w:name w:val="SJ"/>
    <w:basedOn w:val="TableGrid"/>
    <w:uiPriority w:val="99"/>
    <w:rsid w:val="002C6A9F"/>
    <w:tblPr/>
    <w:trPr>
      <w:cantSplit/>
    </w:trPr>
    <w:tblStylePr w:type="firstRow">
      <w:rPr>
        <w:b/>
        <w:color w:val="FFFFFF" w:themeColor="background1"/>
      </w:rPr>
      <w:tblPr/>
      <w:trPr>
        <w:tblHeader/>
      </w:trPr>
      <w:tcPr>
        <w:shd w:val="clear" w:color="auto" w:fill="0070C0"/>
        <w:vAlign w:val="center"/>
      </w:tcPr>
    </w:tblStylePr>
  </w:style>
  <w:style w:type="paragraph" w:styleId="TOC4">
    <w:name w:val="toc 4"/>
    <w:basedOn w:val="Normal"/>
    <w:next w:val="Normal"/>
    <w:autoRedefine/>
    <w:uiPriority w:val="39"/>
    <w:unhideWhenUsed/>
    <w:rsid w:val="00866A66"/>
    <w:pPr>
      <w:spacing w:after="100" w:line="278" w:lineRule="auto"/>
      <w:ind w:left="720"/>
    </w:pPr>
    <w:rPr>
      <w:rFonts w:asciiTheme="minorHAnsi" w:hAnsiTheme="minorHAnsi"/>
      <w:sz w:val="24"/>
    </w:rPr>
  </w:style>
  <w:style w:type="paragraph" w:styleId="TOC5">
    <w:name w:val="toc 5"/>
    <w:basedOn w:val="Normal"/>
    <w:next w:val="Normal"/>
    <w:autoRedefine/>
    <w:uiPriority w:val="39"/>
    <w:unhideWhenUsed/>
    <w:rsid w:val="00866A66"/>
    <w:pPr>
      <w:spacing w:after="100" w:line="278" w:lineRule="auto"/>
      <w:ind w:left="960"/>
    </w:pPr>
    <w:rPr>
      <w:rFonts w:asciiTheme="minorHAnsi" w:hAnsiTheme="minorHAnsi"/>
      <w:sz w:val="24"/>
    </w:rPr>
  </w:style>
  <w:style w:type="paragraph" w:styleId="TOC6">
    <w:name w:val="toc 6"/>
    <w:basedOn w:val="Normal"/>
    <w:next w:val="Normal"/>
    <w:autoRedefine/>
    <w:uiPriority w:val="39"/>
    <w:unhideWhenUsed/>
    <w:rsid w:val="00866A66"/>
    <w:pPr>
      <w:spacing w:after="100" w:line="278" w:lineRule="auto"/>
      <w:ind w:left="1200"/>
    </w:pPr>
    <w:rPr>
      <w:rFonts w:asciiTheme="minorHAnsi" w:hAnsiTheme="minorHAnsi"/>
      <w:sz w:val="24"/>
    </w:rPr>
  </w:style>
  <w:style w:type="paragraph" w:styleId="TOC7">
    <w:name w:val="toc 7"/>
    <w:basedOn w:val="Normal"/>
    <w:next w:val="Normal"/>
    <w:autoRedefine/>
    <w:uiPriority w:val="39"/>
    <w:unhideWhenUsed/>
    <w:rsid w:val="00866A66"/>
    <w:pPr>
      <w:spacing w:after="100" w:line="278" w:lineRule="auto"/>
      <w:ind w:left="1440"/>
    </w:pPr>
    <w:rPr>
      <w:rFonts w:asciiTheme="minorHAnsi" w:hAnsiTheme="minorHAnsi"/>
      <w:sz w:val="24"/>
    </w:rPr>
  </w:style>
  <w:style w:type="paragraph" w:styleId="TOC8">
    <w:name w:val="toc 8"/>
    <w:basedOn w:val="Normal"/>
    <w:next w:val="Normal"/>
    <w:autoRedefine/>
    <w:uiPriority w:val="39"/>
    <w:unhideWhenUsed/>
    <w:rsid w:val="00866A66"/>
    <w:pPr>
      <w:spacing w:after="100" w:line="278" w:lineRule="auto"/>
      <w:ind w:left="1680"/>
    </w:pPr>
    <w:rPr>
      <w:rFonts w:asciiTheme="minorHAnsi" w:hAnsiTheme="minorHAnsi"/>
      <w:sz w:val="24"/>
    </w:rPr>
  </w:style>
  <w:style w:type="paragraph" w:styleId="TOC9">
    <w:name w:val="toc 9"/>
    <w:basedOn w:val="Normal"/>
    <w:next w:val="Normal"/>
    <w:autoRedefine/>
    <w:uiPriority w:val="39"/>
    <w:unhideWhenUsed/>
    <w:rsid w:val="00866A66"/>
    <w:pPr>
      <w:spacing w:after="100" w:line="278" w:lineRule="auto"/>
      <w:ind w:left="1920"/>
    </w:pPr>
    <w:rPr>
      <w:rFonts w:asciiTheme="minorHAnsi" w:hAnsiTheme="minorHAnsi"/>
      <w:sz w:val="24"/>
    </w:rPr>
  </w:style>
  <w:style w:type="character" w:styleId="UnresolvedMention">
    <w:name w:val="Unresolved Mention"/>
    <w:basedOn w:val="DefaultParagraphFont"/>
    <w:uiPriority w:val="99"/>
    <w:semiHidden/>
    <w:unhideWhenUsed/>
    <w:rsid w:val="00866A66"/>
    <w:rPr>
      <w:color w:val="605E5C"/>
      <w:shd w:val="clear" w:color="auto" w:fill="E1DFDD"/>
    </w:rPr>
  </w:style>
  <w:style w:type="paragraph" w:styleId="Header">
    <w:name w:val="header"/>
    <w:basedOn w:val="Normal"/>
    <w:link w:val="HeaderChar"/>
    <w:uiPriority w:val="99"/>
    <w:unhideWhenUsed/>
    <w:rsid w:val="000640FF"/>
    <w:pPr>
      <w:tabs>
        <w:tab w:val="center" w:pos="4513"/>
        <w:tab w:val="right" w:pos="9026"/>
      </w:tabs>
      <w:spacing w:after="0" w:line="240" w:lineRule="auto"/>
    </w:pPr>
  </w:style>
  <w:style w:type="character" w:styleId="HeaderChar" w:customStyle="1">
    <w:name w:val="Header Char"/>
    <w:basedOn w:val="DefaultParagraphFont"/>
    <w:link w:val="Header"/>
    <w:uiPriority w:val="99"/>
    <w:rsid w:val="000640FF"/>
    <w:rPr>
      <w:rFonts w:ascii="Arial" w:hAnsi="Arial"/>
      <w:sz w:val="22"/>
    </w:rPr>
  </w:style>
  <w:style w:type="paragraph" w:styleId="Footer">
    <w:name w:val="footer"/>
    <w:basedOn w:val="Normal"/>
    <w:link w:val="FooterChar"/>
    <w:uiPriority w:val="99"/>
    <w:unhideWhenUsed/>
    <w:rsid w:val="000640FF"/>
    <w:pPr>
      <w:tabs>
        <w:tab w:val="center" w:pos="4513"/>
        <w:tab w:val="right" w:pos="9026"/>
      </w:tabs>
      <w:spacing w:after="0" w:line="240" w:lineRule="auto"/>
    </w:pPr>
  </w:style>
  <w:style w:type="character" w:styleId="FooterChar" w:customStyle="1">
    <w:name w:val="Footer Char"/>
    <w:basedOn w:val="DefaultParagraphFont"/>
    <w:link w:val="Footer"/>
    <w:uiPriority w:val="99"/>
    <w:rsid w:val="000640FF"/>
    <w:rPr>
      <w:rFonts w:ascii="Arial" w:hAnsi="Arial"/>
      <w:sz w:val="22"/>
    </w:rPr>
  </w:style>
  <w:style w:type="character" w:styleId="CommentReference">
    <w:name w:val="Comment Reference"/>
    <w:basedOn w:val="DefaultParagraphFont"/>
    <w:uiPriority w:val="99"/>
    <w:semiHidden/>
    <w:unhideWhenUsed/>
    <w:rsid w:val="009D6252"/>
    <w:rPr>
      <w:sz w:val="16"/>
      <w:szCs w:val="16"/>
    </w:rPr>
  </w:style>
  <w:style w:type="paragraph" w:styleId="CommentText">
    <w:name w:val="Comment Text"/>
    <w:basedOn w:val="Normal"/>
    <w:link w:val="CommentTextChar"/>
    <w:uiPriority w:val="99"/>
    <w:unhideWhenUsed/>
    <w:rsid w:val="009D6252"/>
    <w:pPr>
      <w:spacing w:line="240" w:lineRule="auto"/>
    </w:pPr>
    <w:rPr>
      <w:sz w:val="20"/>
      <w:szCs w:val="20"/>
    </w:rPr>
  </w:style>
  <w:style w:type="character" w:styleId="CommentTextChar" w:customStyle="1">
    <w:name w:val="Comment Text Char"/>
    <w:basedOn w:val="DefaultParagraphFont"/>
    <w:link w:val="CommentText"/>
    <w:uiPriority w:val="99"/>
    <w:rsid w:val="009D6252"/>
    <w:rPr>
      <w:rFonts w:ascii="Arial" w:hAnsi="Arial"/>
      <w:sz w:val="20"/>
      <w:szCs w:val="20"/>
    </w:rPr>
  </w:style>
  <w:style w:type="paragraph" w:styleId="CommentSubject">
    <w:name w:val="Comment Subject"/>
    <w:basedOn w:val="CommentText"/>
    <w:next w:val="CommentText"/>
    <w:link w:val="CommentSubjectChar"/>
    <w:uiPriority w:val="99"/>
    <w:semiHidden/>
    <w:unhideWhenUsed/>
    <w:rsid w:val="009D6252"/>
    <w:rPr>
      <w:b/>
      <w:bCs/>
    </w:rPr>
  </w:style>
  <w:style w:type="character" w:styleId="CommentSubjectChar" w:customStyle="1">
    <w:name w:val="Comment Subject Char"/>
    <w:basedOn w:val="CommentTextChar"/>
    <w:link w:val="CommentSubject"/>
    <w:uiPriority w:val="99"/>
    <w:semiHidden/>
    <w:rsid w:val="009D6252"/>
    <w:rPr>
      <w:rFonts w:ascii="Arial" w:hAnsi="Arial"/>
      <w:b/>
      <w:bCs/>
      <w:sz w:val="20"/>
      <w:szCs w:val="20"/>
    </w:rPr>
  </w:style>
  <w:style w:type="paragraph" w:styleId="Revision">
    <w:name w:val="Revision"/>
    <w:hidden/>
    <w:uiPriority w:val="99"/>
    <w:semiHidden/>
    <w:rsid w:val="00B26EED"/>
    <w:pPr>
      <w:spacing w:after="0" w:line="240" w:lineRule="auto"/>
    </w:pPr>
    <w:rPr>
      <w:rFonts w:ascii="Arial" w:hAnsi="Arial"/>
      <w:sz w:val="22"/>
    </w:rPr>
  </w:style>
  <w:style w:type="character" w:styleId="Mention">
    <w:name w:val="Mention"/>
    <w:basedOn w:val="DefaultParagraphFont"/>
    <w:uiPriority w:val="99"/>
    <w:unhideWhenUsed/>
    <w:rsid w:val="00FE6D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8B0671703380574CA53766BB29A3623A" ma:contentTypeVersion="3" ma:contentTypeDescription="Tạo tài liệu mới." ma:contentTypeScope="" ma:versionID="6651eb1a2ed57f7248876365b1b1bfa8">
  <xsd:schema xmlns:xsd="http://www.w3.org/2001/XMLSchema" xmlns:xs="http://www.w3.org/2001/XMLSchema" xmlns:p="http://schemas.microsoft.com/office/2006/metadata/properties" xmlns:ns2="70a267a6-0d2b-4593-92f3-c5f4f4fa3218" targetNamespace="http://schemas.microsoft.com/office/2006/metadata/properties" ma:root="true" ma:fieldsID="d9bdb5b79ec07cecd04dd7ae69d6b30c" ns2:_="">
    <xsd:import namespace="70a267a6-0d2b-4593-92f3-c5f4f4fa32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267a6-0d2b-4593-92f3-c5f4f4fa3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C60220-19C7-4EB8-8E2D-B700007D557F}">
  <ds:schemaRefs>
    <ds:schemaRef ds:uri="http://schemas.openxmlformats.org/officeDocument/2006/bibliography"/>
  </ds:schemaRefs>
</ds:datastoreItem>
</file>

<file path=customXml/itemProps2.xml><?xml version="1.0" encoding="utf-8"?>
<ds:datastoreItem xmlns:ds="http://schemas.openxmlformats.org/officeDocument/2006/customXml" ds:itemID="{74E8BB09-71ED-442A-B9B1-3AF889338C1F}">
  <ds:schemaRefs>
    <ds:schemaRef ds:uri="http://schemas.microsoft.com/sharepoint/v3/contenttype/forms"/>
  </ds:schemaRefs>
</ds:datastoreItem>
</file>

<file path=customXml/itemProps3.xml><?xml version="1.0" encoding="utf-8"?>
<ds:datastoreItem xmlns:ds="http://schemas.openxmlformats.org/officeDocument/2006/customXml" ds:itemID="{D3A738FE-1D0E-4EDD-940D-B271C39BD288}">
  <ds:schemaRefs>
    <ds:schemaRef ds:uri="http://schemas.microsoft.com/office/2006/metadata/properties"/>
    <ds:schemaRef ds:uri="http://schemas.microsoft.com/office/infopath/2007/PartnerControls"/>
    <ds:schemaRef ds:uri="faea74a1-e769-45bb-b834-eeace2b4187e"/>
    <ds:schemaRef ds:uri="6300b30a-c349-4403-8df4-42943b9382b7"/>
  </ds:schemaRefs>
</ds:datastoreItem>
</file>

<file path=customXml/itemProps4.xml><?xml version="1.0" encoding="utf-8"?>
<ds:datastoreItem xmlns:ds="http://schemas.openxmlformats.org/officeDocument/2006/customXml" ds:itemID="{291A2504-572C-4372-9F27-F8699E38E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2</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Feng WONG</dc:creator>
  <cp:keywords/>
  <dc:description/>
  <cp:lastModifiedBy>Huy Dương (BU6.BA)</cp:lastModifiedBy>
  <cp:revision>194</cp:revision>
  <dcterms:created xsi:type="dcterms:W3CDTF">2026-05-23T12:16:00Z</dcterms:created>
  <dcterms:modified xsi:type="dcterms:W3CDTF">2026-06-08T03:07:24Z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0x0101008B0671703380574CA53766BB29A3623A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y fmtid="{D5CDD505-2E9C-101B-9397-08002B2CF9AE}" pid="8" name="MSIP_Label_4aaa7e78-45b1-4890-b8a3-003d1d728a3e_Enabled">
    <vt:lpwstr>true</vt:lpwstr>
  </property>
  <property fmtid="{D5CDD505-2E9C-101B-9397-08002B2CF9AE}" pid="9" name="MSIP_Label_4aaa7e78-45b1-4890-b8a3-003d1d728a3e_SetDate">
    <vt:lpwstr>2026-05-22T06:16:47Z</vt:lpwstr>
  </property>
  <property fmtid="{D5CDD505-2E9C-101B-9397-08002B2CF9AE}" pid="10" name="MSIP_Label_4aaa7e78-45b1-4890-b8a3-003d1d728a3e_Method">
    <vt:lpwstr>Privileged</vt:lpwstr>
  </property>
  <property fmtid="{D5CDD505-2E9C-101B-9397-08002B2CF9AE}" pid="11" name="MSIP_Label_4aaa7e78-45b1-4890-b8a3-003d1d728a3e_Name">
    <vt:lpwstr>Non Sensitive</vt:lpwstr>
  </property>
  <property fmtid="{D5CDD505-2E9C-101B-9397-08002B2CF9AE}" pid="12" name="MSIP_Label_4aaa7e78-45b1-4890-b8a3-003d1d728a3e_SiteId">
    <vt:lpwstr>0b11c524-9a1c-4e1b-84cb-6336aefc2243</vt:lpwstr>
  </property>
  <property fmtid="{D5CDD505-2E9C-101B-9397-08002B2CF9AE}" pid="13" name="MSIP_Label_4aaa7e78-45b1-4890-b8a3-003d1d728a3e_ActionId">
    <vt:lpwstr>0b02b585-bd8a-40ff-b2e5-a4e8d19ecb47</vt:lpwstr>
  </property>
  <property fmtid="{D5CDD505-2E9C-101B-9397-08002B2CF9AE}" pid="14" name="MSIP_Label_4aaa7e78-45b1-4890-b8a3-003d1d728a3e_ContentBits">
    <vt:lpwstr>0</vt:lpwstr>
  </property>
  <property fmtid="{D5CDD505-2E9C-101B-9397-08002B2CF9AE}" pid="15" name="MSIP_Label_4aaa7e78-45b1-4890-b8a3-003d1d728a3e_Tag">
    <vt:lpwstr>10, 0, 1, 1</vt:lpwstr>
  </property>
</Properties>
</file>